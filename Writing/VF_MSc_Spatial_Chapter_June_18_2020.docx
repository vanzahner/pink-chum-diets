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E546" w14:textId="77777777" w:rsidR="00372150" w:rsidRPr="000B7AAD"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54026DBE" w14:textId="77777777" w:rsidR="00372150" w:rsidRPr="000B7AAD" w:rsidRDefault="00372150" w:rsidP="00266C78">
      <w:pPr>
        <w:spacing w:line="480" w:lineRule="auto"/>
        <w:rPr>
          <w:rFonts w:eastAsia="Times New Roman" w:cstheme="minorHAnsi"/>
          <w:lang w:val="en-CA"/>
        </w:rPr>
      </w:pPr>
    </w:p>
    <w:p w14:paraId="7C38FE84" w14:textId="77777777" w:rsidR="000B7AAD" w:rsidRDefault="000B7AAD" w:rsidP="00266C78">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14:paraId="31890EC2" w14:textId="77777777" w:rsidR="00BE1091" w:rsidRDefault="00BE1091" w:rsidP="00266C78">
      <w:pPr>
        <w:spacing w:line="480" w:lineRule="auto"/>
        <w:rPr>
          <w:rFonts w:eastAsia="Times New Roman" w:cstheme="minorHAnsi"/>
          <w:b/>
          <w:bCs/>
          <w:color w:val="000000"/>
          <w:lang w:val="en-CA"/>
        </w:rPr>
      </w:pPr>
    </w:p>
    <w:p w14:paraId="7207E53E"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14:paraId="33F26147" w14:textId="77777777" w:rsidR="00BE1091" w:rsidRDefault="00BE1091" w:rsidP="00266C78">
      <w:pPr>
        <w:spacing w:line="480" w:lineRule="auto"/>
        <w:rPr>
          <w:rFonts w:eastAsia="Times New Roman" w:cstheme="minorHAnsi"/>
          <w:color w:val="000000"/>
          <w:lang w:val="en-CA"/>
        </w:rPr>
      </w:pPr>
    </w:p>
    <w:p w14:paraId="748AAE0B"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14:paraId="0743C041"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14:paraId="4D333296" w14:textId="77777777" w:rsidR="00BE1091" w:rsidRDefault="00BE1091" w:rsidP="00266C78">
      <w:pPr>
        <w:spacing w:line="480" w:lineRule="auto"/>
        <w:rPr>
          <w:rFonts w:eastAsia="Times New Roman" w:cstheme="minorHAnsi"/>
          <w:color w:val="000000"/>
          <w:lang w:val="en-CA"/>
        </w:rPr>
      </w:pPr>
    </w:p>
    <w:p w14:paraId="40288E71" w14:textId="65017428" w:rsidR="00BE1091" w:rsidRPr="00BE1091" w:rsidRDefault="00BE1091" w:rsidP="00266C78">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w:t>
      </w:r>
      <w:r w:rsidR="00855CF6">
        <w:rPr>
          <w:rFonts w:eastAsia="Times New Roman" w:cstheme="minorHAnsi"/>
          <w:color w:val="000000"/>
          <w:lang w:val="en-CA"/>
        </w:rPr>
        <w:t>Ju</w:t>
      </w:r>
      <w:ins w:id="0" w:author="Vanessa Fladmark" w:date="2020-07-01T12:08:00Z">
        <w:r w:rsidR="00BD3710">
          <w:rPr>
            <w:rFonts w:eastAsia="Times New Roman" w:cstheme="minorHAnsi"/>
            <w:color w:val="000000"/>
            <w:lang w:val="en-CA"/>
          </w:rPr>
          <w:t>ly 1</w:t>
        </w:r>
        <w:r w:rsidR="00BD3710" w:rsidRPr="00BD3710">
          <w:rPr>
            <w:rFonts w:eastAsia="Times New Roman" w:cstheme="minorHAnsi"/>
            <w:color w:val="000000"/>
            <w:vertAlign w:val="superscript"/>
            <w:lang w:val="en-CA"/>
            <w:rPrChange w:id="1" w:author="Vanessa Fladmark" w:date="2020-07-01T12:08:00Z">
              <w:rPr>
                <w:rFonts w:eastAsia="Times New Roman" w:cstheme="minorHAnsi"/>
                <w:color w:val="000000"/>
                <w:lang w:val="en-CA"/>
              </w:rPr>
            </w:rPrChange>
          </w:rPr>
          <w:t>st</w:t>
        </w:r>
      </w:ins>
      <w:del w:id="2" w:author="Vanessa Fladmark" w:date="2020-07-01T12:08:00Z">
        <w:r w:rsidR="00855CF6" w:rsidDel="00BD3710">
          <w:rPr>
            <w:rFonts w:eastAsia="Times New Roman" w:cstheme="minorHAnsi"/>
            <w:color w:val="000000"/>
            <w:lang w:val="en-CA"/>
          </w:rPr>
          <w:delText xml:space="preserve">ne </w:delText>
        </w:r>
      </w:del>
      <w:del w:id="3" w:author="Vanessa Fladmark" w:date="2020-06-23T11:48:00Z">
        <w:r w:rsidR="00855CF6" w:rsidDel="007C42C5">
          <w:rPr>
            <w:rFonts w:eastAsia="Times New Roman" w:cstheme="minorHAnsi"/>
            <w:color w:val="000000"/>
            <w:lang w:val="en-CA"/>
          </w:rPr>
          <w:delText>18</w:delText>
        </w:r>
        <w:r w:rsidRPr="00BE1091" w:rsidDel="007C42C5">
          <w:rPr>
            <w:rFonts w:eastAsia="Times New Roman" w:cstheme="minorHAnsi"/>
            <w:color w:val="000000"/>
            <w:vertAlign w:val="superscript"/>
            <w:lang w:val="en-CA"/>
          </w:rPr>
          <w:delText>th</w:delText>
        </w:r>
      </w:del>
      <w:r w:rsidRPr="00BE1091">
        <w:rPr>
          <w:rFonts w:eastAsia="Times New Roman" w:cstheme="minorHAnsi"/>
          <w:color w:val="000000"/>
          <w:lang w:val="en-CA"/>
        </w:rPr>
        <w:t>, 2020</w:t>
      </w:r>
    </w:p>
    <w:p w14:paraId="6EED58BE" w14:textId="77777777" w:rsidR="00372150" w:rsidRPr="000B7AAD" w:rsidRDefault="00372150" w:rsidP="00266C78">
      <w:pPr>
        <w:spacing w:line="480" w:lineRule="auto"/>
        <w:rPr>
          <w:rFonts w:eastAsia="Times New Roman" w:cstheme="minorHAnsi"/>
          <w:lang w:val="en-CA"/>
        </w:rPr>
      </w:pPr>
    </w:p>
    <w:p w14:paraId="22726D1B" w14:textId="77777777" w:rsidR="00BE1091" w:rsidRPr="00BE1091"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1AD076DC" w14:textId="77777777" w:rsidR="00BE1091" w:rsidRDefault="00BE1091" w:rsidP="00266C78">
      <w:pPr>
        <w:spacing w:line="480" w:lineRule="auto"/>
        <w:rPr>
          <w:rFonts w:eastAsia="Times New Roman" w:cstheme="minorHAnsi"/>
          <w:b/>
          <w:bCs/>
          <w:color w:val="000000"/>
          <w:lang w:val="en-CA"/>
        </w:rPr>
      </w:pPr>
    </w:p>
    <w:p w14:paraId="4A6C856D" w14:textId="77777777" w:rsidR="00BE1091" w:rsidRDefault="00BE1091" w:rsidP="00266C78">
      <w:pPr>
        <w:spacing w:line="480" w:lineRule="auto"/>
        <w:rPr>
          <w:rFonts w:eastAsia="Times New Roman" w:cstheme="minorHAnsi"/>
          <w:b/>
          <w:bCs/>
          <w:color w:val="000000"/>
          <w:lang w:val="en-CA"/>
        </w:rPr>
      </w:pPr>
    </w:p>
    <w:p w14:paraId="40478695" w14:textId="77777777" w:rsidR="00BE1091" w:rsidRDefault="00BE1091" w:rsidP="00266C78">
      <w:pPr>
        <w:spacing w:line="480" w:lineRule="auto"/>
        <w:rPr>
          <w:rFonts w:eastAsia="Times New Roman" w:cstheme="minorHAnsi"/>
          <w:b/>
          <w:bCs/>
          <w:color w:val="000000"/>
          <w:lang w:val="en-CA"/>
        </w:rPr>
      </w:pPr>
    </w:p>
    <w:p w14:paraId="1302CFC2" w14:textId="77777777" w:rsidR="00BE1091" w:rsidRDefault="00BE1091" w:rsidP="00266C78">
      <w:pPr>
        <w:spacing w:line="480" w:lineRule="auto"/>
        <w:rPr>
          <w:rFonts w:eastAsia="Times New Roman" w:cstheme="minorHAnsi"/>
          <w:b/>
          <w:bCs/>
          <w:color w:val="000000"/>
          <w:lang w:val="en-CA"/>
        </w:rPr>
      </w:pPr>
    </w:p>
    <w:p w14:paraId="6DE8FFD8" w14:textId="77777777" w:rsidR="00BE1091" w:rsidRDefault="00BE1091" w:rsidP="00266C78">
      <w:pPr>
        <w:spacing w:line="480" w:lineRule="auto"/>
        <w:rPr>
          <w:rFonts w:eastAsia="Times New Roman" w:cstheme="minorHAnsi"/>
          <w:b/>
          <w:bCs/>
          <w:color w:val="000000"/>
          <w:lang w:val="en-CA"/>
        </w:rPr>
      </w:pPr>
    </w:p>
    <w:p w14:paraId="1EABEE6B" w14:textId="77777777" w:rsidR="00BE1091" w:rsidRDefault="00BE1091" w:rsidP="00266C78">
      <w:pPr>
        <w:spacing w:line="480" w:lineRule="auto"/>
        <w:rPr>
          <w:rFonts w:eastAsia="Times New Roman" w:cstheme="minorHAnsi"/>
          <w:b/>
          <w:bCs/>
          <w:color w:val="000000"/>
          <w:lang w:val="en-CA"/>
        </w:rPr>
      </w:pPr>
    </w:p>
    <w:p w14:paraId="44E6368B" w14:textId="77777777" w:rsidR="00BE1091" w:rsidRDefault="00BE1091" w:rsidP="00266C78">
      <w:pPr>
        <w:spacing w:line="480" w:lineRule="auto"/>
        <w:rPr>
          <w:rFonts w:eastAsia="Times New Roman" w:cstheme="minorHAnsi"/>
          <w:b/>
          <w:bCs/>
          <w:color w:val="000000"/>
          <w:lang w:val="en-CA"/>
        </w:rPr>
      </w:pPr>
    </w:p>
    <w:p w14:paraId="4EC74AC3" w14:textId="77777777" w:rsidR="00BE1091" w:rsidRDefault="00BE1091" w:rsidP="00266C78">
      <w:pPr>
        <w:spacing w:line="480" w:lineRule="auto"/>
        <w:rPr>
          <w:rFonts w:eastAsia="Times New Roman" w:cstheme="minorHAnsi"/>
          <w:b/>
          <w:bCs/>
          <w:color w:val="000000"/>
          <w:lang w:val="en-CA"/>
        </w:rPr>
      </w:pPr>
    </w:p>
    <w:p w14:paraId="4E8BF3A1" w14:textId="77777777" w:rsidR="00BE1091" w:rsidRDefault="00BE1091" w:rsidP="00266C78">
      <w:pPr>
        <w:spacing w:line="480" w:lineRule="auto"/>
        <w:rPr>
          <w:rFonts w:eastAsia="Times New Roman" w:cstheme="minorHAnsi"/>
          <w:b/>
          <w:bCs/>
          <w:color w:val="000000"/>
          <w:lang w:val="en-CA"/>
        </w:rPr>
      </w:pPr>
    </w:p>
    <w:p w14:paraId="6A0E4AB1"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14:paraId="41545506" w14:textId="77777777" w:rsidR="00372150" w:rsidRPr="000B7AAD" w:rsidRDefault="00372150" w:rsidP="00266C78">
      <w:pPr>
        <w:spacing w:line="480" w:lineRule="auto"/>
        <w:rPr>
          <w:rFonts w:eastAsia="Times New Roman" w:cstheme="minorHAnsi"/>
          <w:lang w:val="en-CA"/>
        </w:rPr>
      </w:pPr>
    </w:p>
    <w:p w14:paraId="5B4E9029"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t>2.1 Introduction</w:t>
      </w:r>
    </w:p>
    <w:p w14:paraId="6FFD4B95" w14:textId="77777777" w:rsidR="00372150" w:rsidRPr="000B7AAD" w:rsidRDefault="00372150" w:rsidP="00266C78">
      <w:pPr>
        <w:spacing w:line="480" w:lineRule="auto"/>
        <w:rPr>
          <w:rFonts w:eastAsia="Times New Roman" w:cstheme="minorHAnsi"/>
          <w:lang w:val="en-CA"/>
        </w:rPr>
      </w:pPr>
    </w:p>
    <w:p w14:paraId="63499966" w14:textId="78BEA93E" w:rsidR="00BE1091" w:rsidRDefault="00372150" w:rsidP="00266C78">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trout","type":"book"},"uris":["http://www.mendeley.com/documents/?uuid=39805030-3885-4885-b3af-283d7f426976"]}],"mendeley":{"formattedCitation":"(Marushka et al., 2019; Quinn, 2018; Wyllie de Echeverria &amp; Thornton, 2019)","plainTextFormattedCitation":"(Marushka et al., 2019; Quinn, 2018; Wyllie de Echeverria &amp; Thornton, 2019)","previouslyFormattedCitation":"(Marushka et al., 2019; Quinn, 2018; Wyllie de Echeverria &amp; Thornton, 2019)"},"properties":{"noteIndex":0},"schema":"https://github.com/citation-style-language/schema/raw/master/csl-citation.json"}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(Marushka et al., 2019; Quinn, 2018; Wyllie de Echeverria &amp; Thornton, 2019)</w:t>
      </w:r>
      <w:r w:rsidR="00DF7973">
        <w:rPr>
          <w:rFonts w:eastAsia="Times New Roman" w:cstheme="minorHAnsi"/>
          <w:color w:val="000000"/>
          <w:lang w:val="en-CA"/>
        </w:rPr>
        <w:fldChar w:fldCharType="end"/>
      </w:r>
      <w:r w:rsidR="00DF7973">
        <w:rPr>
          <w:rFonts w:eastAsia="Times New Roman" w:cstheme="minorHAnsi"/>
          <w:color w:val="000000"/>
          <w:lang w:val="en-CA"/>
        </w:rPr>
        <w:t>.</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 </w:t>
      </w:r>
      <w:proofErr w:type="spellStart"/>
      <w:r w:rsidR="00EC7D5B" w:rsidRPr="00EC7D5B">
        <w:rPr>
          <w:rFonts w:eastAsia="Times New Roman" w:cstheme="minorHAnsi"/>
          <w:i/>
          <w:iCs/>
          <w:color w:val="000000"/>
          <w:lang w:val="en-CA"/>
        </w:rPr>
        <w:t>gorbuscha</w:t>
      </w:r>
      <w:proofErr w:type="spellEnd"/>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America","type":"article-journal","volume":"11"},"uris":["http://www.mendeley.com/documents/?uuid=6e73f511-5dbd-452f-a395-cbd4ce6a13ef"]}],"mendeley":{"formattedCitation":"(Malick &amp; Cox, 2016; Ruggerone &amp; Irvine, 2018)","plainTextFormattedCitation":"(Malick &amp; Cox, 2016; Ruggerone &amp; Irvine, 2018)","previouslyFormattedCitation":"(Malick &amp; Cox, 2016; Ruggerone &amp; Irvine, 2018)"},"properties":{"noteIndex":0},"schema":"https://github.com/citation-style-language/schema/raw/master/csl-citation.json"}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(Malick &amp; Cox, 2016; Ruggerone &amp; Irvine, 2018)</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Conservation","type":"report"},"uris":["http://www.mendeley.com/documents/?uuid=dc111ea6-8674-42f4-a019-37338ee4326f"]}],"mendeley":{"formattedCitation":"(Garner &amp; Parfitt, 2006; Michael C. Healey, 2009)","plainTextFormattedCitation":"(Garner &amp; Parfitt, 2006; Michael C. Healey, 2009)","previouslyFormattedCitation":"(Garner &amp; Parfitt, 2006; Michael C. Healey, 2009)"},"properties":{"noteIndex":0},"schema":"https://github.com/citation-style-language/schema/raw/master/csl-citation.json"}</w:instrText>
      </w:r>
      <w:r w:rsidR="001E3EBB">
        <w:rPr>
          <w:rFonts w:eastAsia="Times New Roman" w:cstheme="minorHAnsi"/>
          <w:color w:val="000000"/>
          <w:lang w:val="en-CA"/>
        </w:rPr>
        <w:fldChar w:fldCharType="separate"/>
      </w:r>
      <w:r w:rsidR="00024A60" w:rsidRPr="00024A60">
        <w:rPr>
          <w:rFonts w:eastAsia="Times New Roman" w:cstheme="minorHAnsi"/>
          <w:noProof/>
          <w:color w:val="000000"/>
          <w:lang w:val="en-CA"/>
        </w:rPr>
        <w:t>(Garner &amp; Parfitt, 2006; Michael C. Healey, 2009)</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w:t>
      </w:r>
      <w:r w:rsidR="000374C3">
        <w:rPr>
          <w:rFonts w:eastAsia="Times New Roman" w:cstheme="minorHAnsi"/>
          <w:color w:val="000000"/>
          <w:lang w:val="en-CA"/>
        </w:rPr>
        <w:t xml:space="preserve">highly </w:t>
      </w:r>
      <w:r w:rsidR="00EC7D5B">
        <w:rPr>
          <w:rFonts w:eastAsia="Times New Roman" w:cstheme="minorHAnsi"/>
          <w:color w:val="000000"/>
          <w:lang w:val="en-CA"/>
        </w:rPr>
        <w:t>variable, often lower than expected, and salmon fisheries become difficult to manage</w:t>
      </w:r>
      <w:r w:rsidR="00DF7973">
        <w:rPr>
          <w:rFonts w:eastAsia="Times New Roman" w:cstheme="minorHAnsi"/>
          <w:color w:val="000000"/>
          <w:lang w:val="en-CA"/>
        </w:rPr>
        <w:t xml:space="preserve"> </w:t>
      </w:r>
      <w:commentRangeStart w:id="4"/>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research","type":"article-journal","volume":"18"},"uris":["http://www.mendeley.com/documents/?uuid=4a51d0b2-48c7-47d9-9109-6accdb919f15"]}],"mendeley":{"formattedCitation":"(Beamish, 2017)","manualFormatting":"(Beamish 2017)","plainTextFormattedCitation":"(Beamish, 2017)","previouslyFormattedCitation":"(Beamish,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commentRangeEnd w:id="4"/>
      <w:r w:rsidR="009C36C9">
        <w:rPr>
          <w:rStyle w:val="CommentReference"/>
        </w:rPr>
        <w:commentReference w:id="4"/>
      </w:r>
      <w:r w:rsidR="00EC7D5B">
        <w:rPr>
          <w:rFonts w:eastAsia="Times New Roman" w:cstheme="minorHAnsi"/>
          <w:color w:val="000000"/>
          <w:lang w:val="en-CA"/>
        </w:rPr>
        <w:t>.</w:t>
      </w:r>
    </w:p>
    <w:p w14:paraId="198ECB14" w14:textId="77777777" w:rsidR="00EE0173" w:rsidRDefault="00EE0173" w:rsidP="00266C78">
      <w:pPr>
        <w:spacing w:line="480" w:lineRule="auto"/>
        <w:rPr>
          <w:rFonts w:eastAsia="Times New Roman" w:cstheme="minorHAnsi"/>
          <w:color w:val="000000"/>
          <w:lang w:val="en-CA"/>
        </w:rPr>
      </w:pPr>
    </w:p>
    <w:p w14:paraId="16117CC2" w14:textId="38FFE148" w:rsidR="000D2776" w:rsidRDefault="00EE0173" w:rsidP="00266C78">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w:t>
      </w:r>
      <w:r w:rsidR="002B2430">
        <w:rPr>
          <w:rFonts w:eastAsia="Times New Roman" w:cstheme="minorHAnsi"/>
          <w:color w:val="000000"/>
          <w:lang w:val="en-CA"/>
        </w:rPr>
        <w:t>gh</w:t>
      </w:r>
      <w:r w:rsidR="000D2776" w:rsidRPr="000B7AAD">
        <w:rPr>
          <w:rFonts w:eastAsia="Times New Roman" w:cstheme="minorHAnsi"/>
          <w:color w:val="000000"/>
          <w:lang w:val="en-CA"/>
        </w:rPr>
        <w:t xml:space="preserve">t towards the estuary and the ocean and are therefore relatively small and </w:t>
      </w:r>
      <w:r w:rsidR="000A2946">
        <w:rPr>
          <w:rFonts w:eastAsia="Times New Roman" w:cstheme="minorHAnsi"/>
          <w:color w:val="000000"/>
          <w:lang w:val="en-CA"/>
        </w:rPr>
        <w:t>must</w:t>
      </w:r>
      <w:r w:rsidR="000A2946" w:rsidRPr="000B7AAD">
        <w:rPr>
          <w:rFonts w:eastAsia="Times New Roman" w:cstheme="minorHAnsi"/>
          <w:color w:val="000000"/>
          <w:lang w:val="en-CA"/>
        </w:rPr>
        <w:t xml:space="preserve"> </w:t>
      </w:r>
      <w:r w:rsidR="000D2776" w:rsidRPr="000B7AAD">
        <w:rPr>
          <w:rFonts w:eastAsia="Times New Roman" w:cstheme="minorHAnsi"/>
          <w:color w:val="000000"/>
          <w:lang w:val="en-CA"/>
        </w:rPr>
        <w:t>grow quickly</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&amp; Margolis, 1991)","plainTextFormattedCitation":"(Groot &amp; Margolis, 1991)","previouslyFormattedCitation":"(Groot &amp;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(Groot &amp;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w:t>
      </w:r>
      <w:r w:rsidR="0028260B">
        <w:rPr>
          <w:rFonts w:eastAsia="Times New Roman" w:cstheme="minorHAnsi"/>
          <w:color w:val="000000"/>
          <w:lang w:val="en-CA"/>
        </w:rPr>
        <w:t>,</w:t>
      </w:r>
      <w:r w:rsidR="000D2776" w:rsidRPr="000B7AAD">
        <w:rPr>
          <w:rFonts w:eastAsia="Times New Roman" w:cstheme="minorHAnsi"/>
          <w:color w:val="000000"/>
          <w:lang w:val="en-CA"/>
        </w:rPr>
        <w:t xml:space="preserve">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xml:space="preserve">. </w:t>
      </w:r>
      <w:r w:rsidR="0028260B">
        <w:rPr>
          <w:rFonts w:eastAsia="Times New Roman" w:cstheme="minorHAnsi"/>
          <w:color w:val="000000"/>
          <w:lang w:val="en-CA"/>
        </w:rPr>
        <w:t xml:space="preserve">Mortality </w:t>
      </w:r>
      <w:r w:rsidR="000D2776">
        <w:rPr>
          <w:rFonts w:eastAsia="Times New Roman" w:cstheme="minorHAnsi"/>
          <w:color w:val="000000"/>
          <w:lang w:val="en-CA"/>
        </w:rPr>
        <w:t>for salmon smolts</w:t>
      </w:r>
      <w:r w:rsidR="0028260B">
        <w:rPr>
          <w:rFonts w:eastAsia="Times New Roman" w:cstheme="minorHAnsi"/>
          <w:color w:val="000000"/>
          <w:lang w:val="en-CA"/>
        </w:rPr>
        <w:t xml:space="preserve"> can be high</w:t>
      </w:r>
      <w:r w:rsidR="000D2776">
        <w:rPr>
          <w:rFonts w:eastAsia="Times New Roman" w:cstheme="minorHAnsi"/>
          <w:color w:val="000000"/>
          <w:lang w:val="en-CA"/>
        </w:rPr>
        <w:t xml:space="preserve">, </w:t>
      </w:r>
      <w:r w:rsidR="0028260B">
        <w:rPr>
          <w:rFonts w:eastAsia="Times New Roman" w:cstheme="minorHAnsi"/>
          <w:color w:val="000000"/>
          <w:lang w:val="en-CA"/>
        </w:rPr>
        <w:t xml:space="preserve">and </w:t>
      </w:r>
      <w:r w:rsidR="000D2776">
        <w:rPr>
          <w:rFonts w:eastAsia="Times New Roman" w:cstheme="minorHAnsi"/>
          <w:color w:val="000000"/>
          <w:lang w:val="en-CA"/>
        </w:rPr>
        <w:t xml:space="preserve">research has shown growth in the early marine phase </w:t>
      </w:r>
      <w:r w:rsidR="0028260B">
        <w:rPr>
          <w:rFonts w:eastAsia="Times New Roman" w:cstheme="minorHAnsi"/>
          <w:color w:val="000000"/>
          <w:lang w:val="en-CA"/>
        </w:rPr>
        <w:t xml:space="preserve">is an important </w:t>
      </w:r>
      <w:r w:rsidR="000D2776">
        <w:rPr>
          <w:rFonts w:eastAsia="Times New Roman" w:cstheme="minorHAnsi"/>
          <w:color w:val="000000"/>
          <w:lang w:val="en-CA"/>
        </w:rPr>
        <w:t>determin</w:t>
      </w:r>
      <w:r w:rsidR="0028260B">
        <w:rPr>
          <w:rFonts w:eastAsia="Times New Roman" w:cstheme="minorHAnsi"/>
          <w:color w:val="000000"/>
          <w:lang w:val="en-CA"/>
        </w:rPr>
        <w:t>ant</w:t>
      </w:r>
      <w:r w:rsidR="000D2776">
        <w:rPr>
          <w:rFonts w:eastAsia="Times New Roman" w:cstheme="minorHAnsi"/>
          <w:color w:val="000000"/>
          <w:lang w:val="en-CA"/>
        </w:rPr>
        <w:t xml:space="preserve"> </w:t>
      </w:r>
      <w:r w:rsidR="0028260B">
        <w:rPr>
          <w:rFonts w:eastAsia="Times New Roman" w:cstheme="minorHAnsi"/>
          <w:color w:val="000000"/>
          <w:lang w:val="en-CA"/>
        </w:rPr>
        <w:t xml:space="preserve">of </w:t>
      </w:r>
      <w:r w:rsidR="000D2776">
        <w:rPr>
          <w:rFonts w:eastAsia="Times New Roman" w:cstheme="minorHAnsi"/>
          <w:color w:val="000000"/>
          <w:lang w:val="en-CA"/>
        </w:rPr>
        <w:t>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&amp; Mahnken, 2001)","plainTextFormattedCitation":"(Beamish &amp; Mahnken, 2001)","previouslyFormattedCitation":"(Beamish &amp;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(Beamish &amp;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14:paraId="37EBE4AF" w14:textId="77777777" w:rsidR="000D2776" w:rsidRDefault="000D2776" w:rsidP="00266C78">
      <w:pPr>
        <w:spacing w:line="480" w:lineRule="auto"/>
        <w:rPr>
          <w:rFonts w:eastAsia="Times New Roman" w:cstheme="minorHAnsi"/>
          <w:color w:val="000000"/>
          <w:lang w:val="en-CA"/>
        </w:rPr>
      </w:pPr>
    </w:p>
    <w:p w14:paraId="5D905EAF" w14:textId="3931D10D" w:rsidR="00CA6BD3" w:rsidRDefault="000D2776" w:rsidP="00266C78">
      <w:pPr>
        <w:spacing w:line="480" w:lineRule="auto"/>
        <w:rPr>
          <w:rFonts w:eastAsia="Times New Roman" w:cstheme="minorHAnsi"/>
          <w:color w:val="000000"/>
          <w:lang w:val="en-CA"/>
        </w:rPr>
      </w:pPr>
      <w:r>
        <w:rPr>
          <w:rFonts w:eastAsia="Times New Roman" w:cstheme="minorHAnsi"/>
          <w:color w:val="000000"/>
          <w:lang w:val="en-CA"/>
        </w:rPr>
        <w:tab/>
      </w:r>
      <w:r w:rsidRPr="000A2946">
        <w:rPr>
          <w:rFonts w:eastAsia="Times New Roman" w:cstheme="minorHAnsi"/>
          <w:color w:val="000000"/>
          <w:lang w:val="en-CA"/>
        </w:rPr>
        <w:t>Prey</w:t>
      </w:r>
      <w:r>
        <w:rPr>
          <w:rFonts w:eastAsia="Times New Roman" w:cstheme="minorHAnsi"/>
          <w:color w:val="000000"/>
          <w:lang w:val="en-CA"/>
        </w:rPr>
        <w:t xml:space="preserve">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w:t>
      </w:r>
      <w:r w:rsidR="00674289">
        <w:rPr>
          <w:rStyle w:val="FootnoteReference"/>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Pacific","type":"article-journal"},"uris":["http://www.mendeley.com/documents/?uuid=7fa5aeb2-a216-4bca-b79a-278d8310e261"]}],"mendeley":{"formattedCitation":"(R. D. Brodeur, 1990)","manualFormatting":"(Brodeur, 1990)","plainTextFormattedCitation":"(R. D. Brodeur, 1990)","previouslyFormattedCitation":"(R. D. 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noProof/>
          <w:color w:val="000000"/>
          <w:lang w:val="en-CA"/>
        </w:rPr>
        <w:t>(Brodeur,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w:t>
      </w:r>
      <w:r w:rsidR="00BE54A2" w:rsidRPr="00BE54A2">
        <w:rPr>
          <w:rFonts w:eastAsia="Times New Roman" w:cstheme="minorHAnsi"/>
          <w:color w:val="000000"/>
          <w:lang w:val="en-CA"/>
        </w:rPr>
        <w:t xml:space="preserve"> </w:t>
      </w:r>
      <w:r w:rsidR="00BE54A2">
        <w:rPr>
          <w:rFonts w:eastAsia="Times New Roman" w:cstheme="minorHAnsi"/>
          <w:color w:val="000000"/>
          <w:lang w:val="en-CA"/>
        </w:rPr>
        <w:t>The salmon species have unique foraging behaviour and preferences</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{"citationItems":[{"id":"ITEM-1","itemData":{"abstract":"Studies of the early ocean period of salmon life history conducted in the coastal areas off Canada's west coast are reviewed. The role of the ocean in the dynamics of salmon populations has received considerably less study than their life cycle in fresh water, even though Pacific salmon in general spend more time in the ocean than in fresh water and the survivals in the ocean are extremely low and variable. Feeding, growth and distribution studies from the late 1950s until the present have contributed to an improved appreciation of biology of salmon during the marine phase of their life history. However, conclusions about the processes that cause the high and variable mortality in the ocean remain speculative. How fishing impacts interact with natural processes also remain to be clarified. Recent studies have demonstrated that ocean and climate conditions are important contributors to the total marine mortality of a number of species, and to the stock and recruitment relationship. It is suggested that it is time to conduct the definitive studies that will identify the processes that regulate the survival of Pacific salmon throughout their entire life cycle. It is proposed that an international effort to study the early marine period is the way to change the current beliefs and speculations into explanations.","author":[{"dropping-particle":"","family":"Beamish","given":"R J","non-dropping-particle":"","parse-names":false,"suffix":""},{"dropping-particle":"","family":"Pearsall","given":"I a","non-dropping-particle":"","parse-names":false,"suffix":""},{"dropping-particle":"","family":"Healey","given":"M C","non-dropping-particle":"","parse-names":false,"suffix":""}],"container-title":"NPAFC Bulletin","id":"ITEM-1","issue":"3","issued":{"date-parts":[["2003"]]},"page":"1-40","title":"A history of the research on the early marine life of Pacific salmon off Canada's Pacific coast","type":"article-journal","volume":"3"},"uris":["http://www.mendeley.com/documents/?uuid=afe6b572-cd57-4ffd-9420-69e288340f0c"]}],"mendeley":{"formattedCitation":"(Beamish et al., 2003)","plainTextFormattedCitation":"(Beamish et al., 2003)","previouslyFormattedCitation":"(Beamish et al., 2003)"},"properties":{"noteIndex":0},"schema":"https://github.com/citation-style-language/schema/raw/master/csl-citation.json"}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(Beamish et al., 2003)</w:t>
      </w:r>
      <w:r w:rsidR="00C12468">
        <w:rPr>
          <w:rFonts w:eastAsia="Times New Roman" w:cstheme="minorHAnsi"/>
          <w:color w:val="000000"/>
          <w:lang w:val="en-CA"/>
        </w:rPr>
        <w:fldChar w:fldCharType="end"/>
      </w:r>
      <w:r w:rsidR="00C12468">
        <w:rPr>
          <w:rFonts w:eastAsia="Times New Roman" w:cstheme="minorHAnsi"/>
          <w:color w:val="000000"/>
          <w:lang w:val="en-CA"/>
        </w:rPr>
        <w:t xml:space="preserve">, </w:t>
      </w:r>
      <w:r w:rsidR="00BE54A2">
        <w:rPr>
          <w:rFonts w:eastAsia="Times New Roman" w:cstheme="minorHAnsi"/>
          <w:color w:val="000000"/>
          <w:lang w:val="en-CA"/>
        </w:rPr>
        <w:t xml:space="preserve">for example, </w:t>
      </w:r>
      <w:r w:rsidR="00CB61B8">
        <w:rPr>
          <w:rFonts w:eastAsia="Times New Roman" w:cstheme="minorHAnsi"/>
          <w:color w:val="000000"/>
          <w:lang w:val="en-CA"/>
        </w:rPr>
        <w:t>pink and chum salmon are both planktivorous during early marine life</w:t>
      </w:r>
      <w:r w:rsidR="009C36C9">
        <w:rPr>
          <w:rFonts w:eastAsia="Times New Roman" w:cstheme="minorHAnsi"/>
          <w:color w:val="000000"/>
          <w:lang w:val="en-CA"/>
        </w:rPr>
        <w:t xml:space="preserve"> and therefore </w:t>
      </w:r>
      <w:r w:rsidR="00CB61B8">
        <w:rPr>
          <w:rFonts w:eastAsia="Times New Roman" w:cstheme="minorHAnsi"/>
          <w:color w:val="000000"/>
          <w:lang w:val="en-CA"/>
        </w:rPr>
        <w:t xml:space="preserve"> have the potential to </w:t>
      </w:r>
      <w:r w:rsidR="009C36C9">
        <w:rPr>
          <w:rFonts w:eastAsia="Times New Roman" w:cstheme="minorHAnsi"/>
          <w:color w:val="000000"/>
          <w:lang w:val="en-CA"/>
        </w:rPr>
        <w:t xml:space="preserve">either </w:t>
      </w:r>
      <w:r w:rsidR="00CB61B8">
        <w:rPr>
          <w:rFonts w:eastAsia="Times New Roman" w:cstheme="minorHAnsi"/>
          <w:color w:val="000000"/>
          <w:lang w:val="en-CA"/>
        </w:rPr>
        <w:t xml:space="preserve">compete for food or occupy different trophic niches </w:t>
      </w:r>
      <w:r w:rsidR="00CB61B8">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14:paraId="60D813FA" w14:textId="5C833DF4" w:rsidR="008E06FB" w:rsidRDefault="008E06FB" w:rsidP="00266C78">
      <w:pPr>
        <w:spacing w:line="480" w:lineRule="auto"/>
        <w:rPr>
          <w:rFonts w:eastAsia="Times New Roman" w:cstheme="minorHAnsi"/>
          <w:color w:val="000000"/>
          <w:lang w:val="en-CA"/>
        </w:rPr>
      </w:pPr>
    </w:p>
    <w:p w14:paraId="31EC9534" w14:textId="75479AEC" w:rsidR="008E06FB" w:rsidRDefault="008E06FB" w:rsidP="00266C78">
      <w:pPr>
        <w:spacing w:line="480" w:lineRule="auto"/>
        <w:rPr>
          <w:rFonts w:eastAsia="Times New Roman" w:cstheme="minorHAnsi"/>
          <w:color w:val="000000"/>
          <w:lang w:val="en-CA"/>
        </w:rPr>
      </w:pPr>
      <w:r>
        <w:rPr>
          <w:rFonts w:eastAsia="Times New Roman" w:cstheme="minorHAnsi"/>
          <w:color w:val="000000"/>
          <w:lang w:val="en-CA"/>
        </w:rPr>
        <w:tab/>
        <w:t>Niche can be defined as a combination of the conditions allowing a species to satisfy the minimum requirements of survival and the impact of the species on environmental conditions</w:t>
      </w:r>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{"citationItems":[{"id":"ITEM-1","itemData":{"author":[{"dropping-particle":"","family":"Chase","given":"Jonathan M.","non-dropping-particle":"","parse-names":false,"suffix":""},{"dropping-particle":"","family":"Leibold","given":"Mathew A.","non-dropping-particle":"","parse-names":false,"suffix":""}],"container-title":"Ecological Niches: Linking Classical and Contemporary Approaches","id":"ITEM-1","issued":{"date-parts":[["2003"]]},"page":"1-18","title":"Introduction: History, context, and purpose","type":"chapter"},"uris":["http://www.mendeley.com/documents/?uuid=4251dea6-c6fb-446f-9f50-c5d489985707"]}],"mendeley":{"formattedCitation":"(Chase &amp; Leibold, 2003)","plainTextFormattedCitation":"(Chase &amp; Leibold, 2003)","previouslyFormattedCitation":"(Chase &amp; Leibold, 2003)"},"properties":{"noteIndex":0},"schema":"https://github.com/citation-style-language/schema/raw/master/csl-citation.json"}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(Chase &amp; Leibold, 2003)</w:t>
      </w:r>
      <w:r w:rsidR="003E451F">
        <w:rPr>
          <w:rFonts w:eastAsia="Times New Roman" w:cstheme="minorHAnsi"/>
          <w:color w:val="000000"/>
          <w:lang w:val="en-CA"/>
        </w:rPr>
        <w:fldChar w:fldCharType="end"/>
      </w:r>
      <w:r>
        <w:rPr>
          <w:rFonts w:eastAsia="Times New Roman" w:cstheme="minorHAnsi"/>
          <w:color w:val="000000"/>
          <w:lang w:val="en-CA"/>
        </w:rPr>
        <w:t>. Therefore, “trophic niche” can be considered the prey resources consumed to meet energetic demands and the effect of species foraging on the zooplankton community and other species</w:t>
      </w:r>
      <w:r w:rsidR="000A705A">
        <w:rPr>
          <w:rFonts w:eastAsia="Times New Roman" w:cstheme="minorHAnsi"/>
          <w:color w:val="000000"/>
          <w:lang w:val="en-CA"/>
        </w:rPr>
        <w:t xml:space="preserve"> </w:t>
      </w:r>
      <w:r w:rsidR="000A705A">
        <w:rPr>
          <w:rFonts w:eastAsia="Times New Roman" w:cstheme="minorHAnsi"/>
          <w:color w:val="000000"/>
          <w:lang w:val="en-CA"/>
        </w:rPr>
        <w:fldChar w:fldCharType="begin" w:fldLock="1"/>
      </w:r>
      <w:r w:rsidR="00776754">
        <w:rPr>
          <w:rFonts w:eastAsia="Times New Roman" w:cstheme="minorHAnsi"/>
          <w:color w:val="000000"/>
          <w:lang w:val="en-CA"/>
        </w:rPr>
        <w:instrText>ADDIN CSL_CITATION {"citationItems":[{"id":"ITEM-1","itemData":{"abstract":"The ecological niche of a population is dynamic and will be affected by changes in the ecosystem and as a population migrates. An ontogenetic niche shift can also occur as organisms grow and can include changes in morphology, habitat, and feeding behaviour. Although they are the two most abundant salmon species, and are further augmented through hatchery stocking, it is unclear the degree to which the niches of juvenile pink salmon (Oncorhynchus gorbuscha) and chum salmon (O. keta) overlap. Furthermore, juvenile pink salmon and chum salmon undergo a period of rapid growth during their first summer at sea and it is unclear how their ecological niche changes with their ontogeny. Understanding the foodweb dynamics of juvenile salmon in the coastal marine environment is important because a large proportion of the overall mortality of salmon is thought to occur during their first summer at sea. The purpose of this study is to determine the degree to which the niches of juvenile pink salmon and chum salmon overlap, how their trophic position and food source changes as they grow into a new ontogenetic niche, and how these processes are affected by ocean conditions. I expected that years of poorer feeding conditions and increased competition would result in reduced trophic position and greater overlap of the niches of juvenile pink salmon and chum salmon. I hypothesized that juvenile salmon would shift their diet to a more offshore-based foodweb as they grew and that their trophic position would increase with size, but that the shift would be stronger when feeding conditions were improved. Statistical analysis showed evidence that the overlap of the niches of pink salmon and chum salmon increased when the abundance of salmon was high. Contrary to expectations, the trophic position of salmon appeared to decrease under favourable conditions. The trophic position of both pink salmon and chum salmon was higher in the southern portion of the study area, and increased when juvenile abundance was high. I suggest that the higher trophic position among juvenile salmon when there is more competition might result from increased reliance on gelatinous zooplankton, which are carnivorous, but a nutritionally poor food choice compared to other common prey items. The ontogenetic shift from summer to fall among juvenile salmon included a shift to a more offshore-based diet and a higher trophic position. In the northern portion of the study area, which was comprised of the south…","author":[{"dropping-particle":"","family":"Jenkins","given":"Erica","non-dropping-particle":"","parse-names":false,"suffix":""}],"id":"ITEM-1","issued":{"date-parts":[["2011"]]},"number-of-pages":"129","title":"Trophic niche and foodweb dynamics within and among juvenile salmon species in years of contrasting ocean conditions","type":"thesis"},"uris":["http://www.mendeley.com/documents/?uuid=9e76f61a-2980-4b13-84ec-d38333ec2e9e"]}],"mendeley":{"formattedCitation":"(Jenkins, 2011)","plainTextFormattedCitation":"(Jenkins, 2011)","previouslyFormattedCitation":"(Jenkins, 2011)"},"properties":{"noteIndex":0},"schema":"https://github.com/citation-style-language/schema/raw/master/csl-citation.json"}</w:instrText>
      </w:r>
      <w:r w:rsidR="000A705A">
        <w:rPr>
          <w:rFonts w:eastAsia="Times New Roman" w:cstheme="minorHAnsi"/>
          <w:color w:val="000000"/>
          <w:lang w:val="en-CA"/>
        </w:rPr>
        <w:fldChar w:fldCharType="separate"/>
      </w:r>
      <w:r w:rsidR="000A705A" w:rsidRPr="000A705A">
        <w:rPr>
          <w:rFonts w:eastAsia="Times New Roman" w:cstheme="minorHAnsi"/>
          <w:noProof/>
          <w:color w:val="000000"/>
          <w:lang w:val="en-CA"/>
        </w:rPr>
        <w:t>(Jenkins, 2011)</w:t>
      </w:r>
      <w:r w:rsidR="000A705A">
        <w:rPr>
          <w:rFonts w:eastAsia="Times New Roman" w:cstheme="minorHAnsi"/>
          <w:color w:val="000000"/>
          <w:lang w:val="en-CA"/>
        </w:rPr>
        <w:fldChar w:fldCharType="end"/>
      </w:r>
      <w:r>
        <w:rPr>
          <w:rFonts w:eastAsia="Times New Roman" w:cstheme="minorHAnsi"/>
          <w:color w:val="000000"/>
          <w:lang w:val="en-CA"/>
        </w:rPr>
        <w:t>. Essentially, trophic niche is an organism’s role within the food web, it can be dynamic over time and coexisting species cannot occupy the same niche or one species will outcompete the other</w:t>
      </w:r>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r w:rsidR="000A705A">
        <w:rPr>
          <w:rFonts w:eastAsia="Times New Roman" w:cstheme="minorHAnsi"/>
          <w:color w:val="000000"/>
          <w:lang w:val="en-CA"/>
        </w:rPr>
        <w:instrText>ADDIN CSL_CITATION {"citationItems":[{"id":"ITEM-1","itemData":{"author":[{"dropping-particle":"","family":"Hardin","given":"Garrett","non-dropping-particle":"","parse-names":false,"suffix":""}],"container-title":"Science","id":"ITEM-1","issued":{"date-parts":[["1960"]]},"page":"1292-1297","title":"The Competitive Exclusion Principle","type":"article-journal","volume":"131"},"uris":["http://www.mendeley.com/documents/?uuid=21f7081a-e3b0-4f9e-9948-b150d35b5f4b"]}],"mendeley":{"formattedCitation":"(Hardin, 1960)","plainTextFormattedCitation":"(Hardin, 1960)","previouslyFormattedCitation":"(Hardin, 1960)"},"properties":{"noteIndex":0},"schema":"https://github.com/citation-style-language/schema/raw/master/csl-citation.json"}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(Hardin, 1960)</w:t>
      </w:r>
      <w:r w:rsidR="003E451F">
        <w:rPr>
          <w:rFonts w:eastAsia="Times New Roman" w:cstheme="minorHAnsi"/>
          <w:color w:val="000000"/>
          <w:lang w:val="en-CA"/>
        </w:rPr>
        <w:fldChar w:fldCharType="end"/>
      </w:r>
      <w:r>
        <w:rPr>
          <w:rFonts w:eastAsia="Times New Roman" w:cstheme="minorHAnsi"/>
          <w:color w:val="000000"/>
          <w:lang w:val="en-CA"/>
        </w:rPr>
        <w:t>.</w:t>
      </w:r>
    </w:p>
    <w:p w14:paraId="233AD0DF" w14:textId="77777777" w:rsidR="00CA6BD3" w:rsidRDefault="00CA6BD3" w:rsidP="00266C78">
      <w:pPr>
        <w:spacing w:line="480" w:lineRule="auto"/>
        <w:rPr>
          <w:rFonts w:eastAsia="Times New Roman" w:cstheme="minorHAnsi"/>
          <w:color w:val="000000"/>
          <w:lang w:val="en-CA"/>
        </w:rPr>
      </w:pPr>
    </w:p>
    <w:p w14:paraId="5E714821" w14:textId="63577E40" w:rsidR="000D2776" w:rsidRDefault="00CB61B8" w:rsidP="00266C78">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w:t>
      </w:r>
      <w:r w:rsidR="008E06FB">
        <w:rPr>
          <w:rFonts w:eastAsia="Times New Roman" w:cstheme="minorHAnsi"/>
          <w:color w:val="000000"/>
          <w:lang w:val="en-CA"/>
        </w:rPr>
        <w:t xml:space="preserve"> an example of </w:t>
      </w:r>
      <w:r w:rsidR="000D2776">
        <w:rPr>
          <w:rFonts w:eastAsia="Times New Roman" w:cstheme="minorHAnsi"/>
          <w:color w:val="000000"/>
          <w:lang w:val="en-CA"/>
        </w:rPr>
        <w:t>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Islands","type":"article-journal","volume":"27"},"uris":["http://www.mendeley.com/documents/?uuid=ef1076ea-d7b8-40dd-a04e-ca078a06f130"]},{"id":"ITEM-2","itemData":{"DOI":"10.1007/s11160-004-6927-0","ISSN":"09603166","abstract":"Relatively little is known about fish species interactions in offshore areas of the world's oceans because adequate experimental controls are typically unavailable in such vast areas. However, pink salmon (Oncorhynchus gorbuscha) are numerous and have an alternating-year pattern of abundance that provides a natural experimental control to test for interspecific competition in the North Pacific Ocean and Bering Sea. Since a number of studies have recently examined pink salmon interactions with other salmon, we reviewed them in an effort to describe patterns of interaction over broad regions of the ocean. Research consistently indicated that pink salmon significantly altered prey abundance of other salmon species (e.g., zooplankton, squid), leading to altered diet, reduced total prey consumption and growth, delayed maturation, and reduced survival, depending on species and locale. Reduced survival was observed in chum salmon (O. keta) and Chinook salmon (O. tshawytscha) originating from Puget Sound and in Bristol Bay sockeye salmon (O. nerka). Growth of pink salmon was not measurably affected by other salmon species, but their growth was sometimes inversely related to their own abundance. In all marine studies, pink salmon affected other species through exploitation of prey resources rather than interference. Interspecific competition was observed in nearshore and offshore waters of the North Pacific Ocean and Bering Sea, and one study documented competition between species originating from different continents. Climate change had variable effects on competition. In the North Pacific Ocean, competition was observed before and after the ocean regime shift in 1977 that significantly altered abundances of many marine species, whereas a study in the Pacific Northwest reported a shift from predation- to competition-based mortality in response to the 1982/1983 El Nino. Key traits of pink salmon that influenced competition with other salmonids included great abundance, high consumption rates and rapid growth, degree of diet overlap or consumption of lower trophic level prey, and early migration timing into the ocean. The consistent pattern of findings from multiple regions of the ocean provides evidence that interspecific competition can significantly influence salmon population dynamics and that pink salmon may be the dominant competitor among salmon in marine waters. © Springer 2005.","author":[{"dropping-particle":"","family":"Ruggerone","given":"Gregory T.","non-dropping-particle":"","parse-names":false,"suffix":""},{"dropping-particle":"","family":"Nielsen","given":"Jennifer L.","non-dropping-particle":"","parse-names":false,"suffix":""}],"container-title":"Reviews in Fish Biology and Fisheries","id":"ITEM-2","issue":"3","issued":{"date-parts":[["2004"]]},"page":"371-390","title":"Evidence for competitive dominance of Pink salmon (Oncorhynchus gorbuscha) over other Salmonids in the North Pacific Ocean","type":"article-journal","volume":"14"},"uris":["http://www.mendeley.com/documents/?uuid=d629c253-4e31-42ea-8131-30d273ed0c10"]}],"mendeley":{"formattedCitation":"(Batten et al., 2018; Ruggerone &amp; Nielsen, 2004)","plainTextFormattedCitation":"(Batten et al., 2018; Ruggerone &amp; Nielsen, 2004)","previouslyFormattedCitation":"(Batten et al., 2018; Ruggerone &amp; Nielsen,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(Batten et al., 2018; Ruggerone &amp; Nielsen,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{"citationItems":[{"id":"ITEM-1","itemData":{"author":[{"dropping-particle":"","family":"Beamish","given":"R.J.","non-dropping-particle":"","parse-names":false,"suffix":""},{"dropping-particle":"","family":"Sweeting","given":"Ruston M","non-dropping-particle":"","parse-names":false,"suffix":""},{"dropping-particle":"","family":"Neville","given":"Chrys M","non-dropping-particle":"","parse-names":false,"suffix":""},{"dropping-particle":"","family":"Lange","given":"Krista L","non-dropping-particle":"","parse-names":false,"suffix":""}],"container-title":"NPAFC Doc. 1284","id":"ITEM-1","issue":"January","issued":{"date-parts":[["2010"]]},"title":"Competitive Interactions Between Pink Salmon and Other Juvenile Pacific Salmon in the Strait of Georgia","type":"article-journal"},"uris":["http://www.mendeley.com/documents/?uuid=0c80a2ec-e515-442a-a676-e9d290e11111"]},{"id":"ITEM-2","itemData":{"DOI":"10.1007/s11160-011-9225-7","ISSN":"09603166","abstract":"This paper updates previous reviews of the 1993 stock decline of Pacific herring (Clupea pallasi) in Prince William Sound, Alaska, and focuses on hypotheses about subsequent poor recovery. Recent age structured assessment modeling with covariate analysis indicates that the population dynamics of the sound's herring are influenced by oceanic factors, nutrition, and, most substantially, hatchery releases of juvenile pink salmon. For the 1993 decline, poor nutrition remains the most probable cause with disease a secondary response. Concerning poor recovery, we examined 16 potential factors and found three to be causal: oceanic factors, poor nutrition, and hatchery releases of juvenile pink salmon. Absences of strong year classes at both Sitka and Prince William Sound after 1993 indicate the action of large-scale ocean processes. Beyond regional-scale environmental factors, two factors specific to the sound influence the population dynamics of herring and are likely impeding recovery. First, pink salmon fry releases have increased to about 600 million annually and may disrupt feeding in young herring, which require adequate nutrition for growth and overwintering survival. Juvenile pink salmon and age-1 herring co-occur in nearshore areas of bays in late spring and summer, and available data on dietary overlap indicates potential competition between the age-1 juvenile herring and juvenile pink salmon. Field studies demonstrate that juvenile herring reduce food intake substantially in the presence of juvenile pink salmon. Second, overwintering humpback whales may consume potentially large amounts of adult herring, but further studies must confirm to what extent whale predation reduces herring biomass. © 2011 The Author(s).","author":[{"dropping-particle":"","family":"Pearson","given":"Walter H.","non-dropping-particle":"","parse-names":false,"suffix":""},{"dropping-particle":"","family":"Deriso","given":"Richard B.","non-dropping-particle":"","parse-names":false,"suffix":""},{"dropping-particle":"","family":"Elston","given":"Ralph A.","non-dropping-particle":"","parse-names":false,"suffix":""},{"dropping-particle":"","family":"Hook","given":"Sharon E.","non-dropping-particle":"","parse-names":false,"suffix":""},{"dropping-particle":"","family":"Parker","given":"Keith R.","non-dropping-particle":"","parse-names":false,"suffix":""},{"dropping-particle":"","family":"Anderson","given":"Jack W.","non-dropping-particle":"","parse-names":false,"suffix":""}],"container-title":"Reviews in Fish Biology and Fisheries","id":"ITEM-2","issue":"1","issued":{"date-parts":[["2012"]]},"page":"95-135","title":"Hypotheses concerning the decline and poor recovery of Pacific herring in Prince William Sound, Alaska","type":"article-journal","volume":"22"},"uris":["http://www.mendeley.com/documents/?uuid=6095532c-c946-4196-a80f-2521203fe768"]},{"id":"ITEM-3","itemData":{"DOI":"10.3354/meps12835","ISSN":"01718630","abstract":"We report on an unprecedented, synchronized biennial pattern of birth and mortality in an apex predator inhabiting the eastern North Pacific Ocean — the critically endangered southern resident killer whale Orcinus orca. From 1998−2017, mortality of newborn and older whales was 3.6 times higher (61 versus 17 whales) and successful births 50% lower (16 versus 32 whales) in even years than in odd years as the population decreased from 92 to only 76 whales. Percent mortality was 3.1 times higher in even years during the recent 20 yr period of population decline than during an earlier 22 yr period (1976−1997) of population increase and relative high abundance, whereas mortality in recent odd years was 43% lower. Recognized potential mechanisms of decline (low abundance of a key prey species, Chinook salmon Oncorhynchus tshawytscha, toxic contaminants, and ship noise) cannot explain this biennial pattern. We present evidence that the causal mechanism is indirectly linked to pink salmon (O. gorbuscha), which exhibit a unique and extreme biennial pattern of abundance and interact strongly with other species in marine ecosystems in the North Pacific. Further investigation of this unique biennial pattern in southern resident killer whales is needed to inform recovery efforts for the population.","author":[{"dropping-particle":"","family":"Ruggerone","given":"Gregory T.","non-dropping-particle":"","parse-names":false,"suffix":""},{"dropping-particle":"","family":"Springer","given":"Alan M.","non-dropping-particle":"","parse-names":false,"suffix":""},{"dropping-particle":"","family":"Shaul","given":"Leon D.","non-dropping-particle":"","parse-names":false,"suffix":""},{"dropping-particle":"","family":"Vliet","given":"Gus B.","non-dropping-particle":"van","parse-names":false,"suffix":""}],"container-title":"Marine Ecology Progress Series","id":"ITEM-3","issue":"1","issued":{"date-parts":[["2019"]]},"page":"291-296","title":"Unprecedented biennial pattern of birth and mortality in an endangered apex predator, the southern resident killer whale, in the eastern North Pacific Ocean","type":"article-journal","volume":"608"},"uris":["http://www.mendeley.com/documents/?uuid=fae5cf49-c070-4f74-bf46-931ec6f727a8"]},{"id":"ITEM-4","itemData":{"DOI":"10.1073/pnas.1720577115","ISSN":"10916490","abstract":"Pink salmon (Oncorhynchus gorbuscha) in the North Pacific Ocean have flourished since the 1970s, with growth in wild populations augmented by rising hatchery production. As their abundance has grown, so too has evidence that they are having important effects on other species and on ocean ecosystems. In alternating years of high abundance, they can initiate pelagic trophic cascades in the northern North Pacific Ocean and Bering Sea and depress the availability of common prey resources of other species of salmon, resident seabirds, and other pelagic species. We now propose that the geographic scale of ecosystem disservices of pink salmon is far greater due to a 15,000-kilometer transhemispheric teleconnection in a Pacific Ocean macrosystem maintained by short-tailed shearwaters (Ardenna tenuirostris), seabirds that migrate annually between their nesting grounds in the South Pacific Ocean and wintering grounds in the North Pacific Ocean. Over this century, the frequency and magnitude of mass mortalities of shearwaters as they arrive in Australia, and their abundance and productivity, have been related to the abundance of pink salmon. This has influenced human social, economic, and cultural traditions there, and has the potential to alter the role shearwaters play in insular terrestrial ecology. We can view the unique biennial pulses of pink salmon as a large, replicated, natural experiment that offers basin-scale opportunities to better learn how these ecosystems function. By exploring trophic interaction chains driven by pink salmon, we may achieve a deeper conservation conscientiousness for these northern open oceans.","author":[{"dropping-particle":"","family":"Springer","given":"Alan M.","non-dropping-particle":"","parse-names":false,"suffix":""},{"dropping-particle":"","family":"Vliet","given":"Gus B.","non-dropping-particle":"Van","parse-names":false,"suffix":""},{"dropping-particle":"","family":"Bool","given":"Natalie","non-dropping-particle":"","parse-names":false,"suffix":""},{"dropping-particle":"","family":"Crowley","given":"Mike","non-dropping-particle":"","parse-names":false,"suffix":""},{"dropping-particle":"","family":"Fullagar","given":"Peter","non-dropping-particle":"","parse-names":false,"suffix":""},{"dropping-particle":"","family":"Lea","given":"Mary Anne","non-dropping-particle":"","parse-names":false,"suffix":""},{"dropping-particle":"","family":"Monash","given":"Ross","non-dropping-particle":"","parse-names":false,"suffix":""},{"dropping-particle":"","family":"Price","given":"Cassandra","non-dropping-particle":"","parse-names":false,"suffix":""},{"dropping-particle":"","family":"Vertigan","given":"Caitlin","non-dropping-particle":"","parse-names":false,"suffix":""},{"dropping-particle":"","family":"Woehler","given":"Eric J.","non-dropping-particle":"","parse-names":false,"suffix":""}],"container-title":"Proceedings of the National Academy of Sciences of the United States of America","id":"ITEM-4","issue":"22","issued":{"date-parts":[["2018"]]},"page":"E5038-E5045","title":"Transhemispheric ecosystem disservices of pink salmon in a Pacific Ocean macrosystem","type":"article-journal","volume":"115"},"uris":["http://www.mendeley.com/documents/?uuid=55e93191-23f2-4e75-9bbf-db432b36988e"]}],"mendeley":{"formattedCitation":"(Beamish et al., 2010; Pearson et al., 2012; Ruggerone et al., 2019; Springer et al., 2018)","plainTextFormattedCitation":"(Beamish et al., 2010; Pearson et al., 2012; Ruggerone et al., 2019; Springer et al., 2018)","previouslyFormattedCitation":"(Beamish et al., 2010; Pearson et al., 2012; Ruggerone et al., 2019; Springer et al., 2018)"},"properties":{"noteIndex":0},"schema":"https://github.com/citation-style-language/schema/raw/master/csl-citation.json"}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(Beamish et al., 2010; Pearson et al., 2012; Ruggerone et al., 2019; Springer et al., 2018)</w:t>
      </w:r>
      <w:r w:rsidR="00C12468">
        <w:rPr>
          <w:rFonts w:eastAsia="Times New Roman" w:cstheme="minorHAnsi"/>
          <w:color w:val="000000"/>
          <w:lang w:val="en-CA"/>
        </w:rPr>
        <w:fldChar w:fldCharType="end"/>
      </w:r>
      <w:r w:rsidR="00C12468">
        <w:rPr>
          <w:rFonts w:eastAsia="Times New Roman" w:cstheme="minorHAnsi"/>
          <w:color w:val="000000"/>
          <w:lang w:val="en-CA"/>
        </w:rPr>
        <w:t xml:space="preserve">. </w:t>
      </w:r>
      <w:r w:rsidR="000D2776">
        <w:rPr>
          <w:rFonts w:eastAsia="Times New Roman" w:cstheme="minorHAnsi"/>
          <w:color w:val="000000"/>
          <w:lang w:val="en-CA"/>
        </w:rPr>
        <w:t>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024A60">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research","type":"article-journal","volume":"24"},"uris":["http://www.mendeley.com/documents/?uuid=f253d530-868a-4ae0-8135-3e075f44ece6"]}],"mendeley":{"formattedCitation":"(S. P. Johnson &amp; Schindler, 2009; Tadokoro et al., 1996)","manualFormatting":"(Johnson &amp; Schindler, 2009; Tadokoro et al., 1996)","plainTextFormattedCitation":"(S. P. Johnson &amp; Schindler, 2009; Tadokoro et al., 1996)","previouslyFormattedCitation":"(S. P. Johnson &amp; Schindler, 2009;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C12468" w:rsidRPr="00C12468">
        <w:rPr>
          <w:rFonts w:eastAsia="Times New Roman" w:cstheme="minorHAnsi"/>
          <w:bCs/>
          <w:noProof/>
          <w:color w:val="000000"/>
        </w:rPr>
        <w:t>(Johnson &amp; Schindler, 2009; Tadokoro et al., 1996)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r w:rsidR="0028260B">
        <w:rPr>
          <w:rFonts w:eastAsia="Times New Roman" w:cstheme="minorHAnsi"/>
          <w:color w:val="000000"/>
          <w:lang w:val="en-CA"/>
        </w:rPr>
        <w:t>Chum salmon have a substantially larger stomach than other salmon which enables them to specialize on large gelatinous prey</w:t>
      </w:r>
      <w:r w:rsidR="00ED6720">
        <w:rPr>
          <w:rFonts w:eastAsia="Times New Roman" w:cstheme="minorHAnsi"/>
          <w:color w:val="000000"/>
          <w:lang w:val="en-CA"/>
        </w:rPr>
        <w:t xml:space="preserve"> to meet their energetic </w:t>
      </w:r>
      <w:r w:rsidR="008E06FB">
        <w:rPr>
          <w:rFonts w:eastAsia="Times New Roman" w:cstheme="minorHAnsi"/>
          <w:color w:val="000000"/>
          <w:lang w:val="en-CA"/>
        </w:rPr>
        <w:t>requirements</w:t>
      </w:r>
      <w:r w:rsidR="0028260B">
        <w:rPr>
          <w:rFonts w:eastAsia="Times New Roman" w:cstheme="minorHAnsi"/>
          <w:color w:val="000000"/>
          <w:lang w:val="en-CA"/>
        </w:rPr>
        <w:t xml:space="preserve"> </w:t>
      </w:r>
      <w:r w:rsidR="000374C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{"citationItems":[{"id":"ITEM-1","itemData":{"DOI":"10.1139/z97-112","ISSN":"00084301","abstract":"The stomach (but not the intestine) of chum salmon (Oncorhynchus keta) is greatly enlarged relative to that of other species of Pacific salmon. This permits the exploitation of gelatinous zooplankton (jellyfish, etenophores, and salps), an abundant but low-energy prey unused by other species of salmon, as a major food source. The unique gut structure of chum salmon therefore allows efficient feeding on a little-exploited branch of the food web and reduces interspecific trophic competition. The development of this remarkable anatomical specialization suggests that salmon abundances were previously high enough that the resulting trophic competition led to evolutionary selection to reduce trophic competition. As total salmon abundances in the North Pacific are now probably the highest of this century, the carrying capacity of the ocean rather than that of fresh water could limit overall salmon production if abundances are once again approaching pre-exploitation levels.","author":[{"dropping-particle":"","family":"Welch","given":"D. W.","non-dropping-particle":"","parse-names":false,"suffix":""}],"container-title":"Canadian Journal of Zoology","id":"ITEM-1","issue":"6","issued":{"date-parts":[["1997"]]},"page":"936-942","title":"Anatomical specialization in the gut of Pacific salmon (Oncorhynchus): Evidence for oceanic limits to salmon production?","type":"article-journal","volume":"75"},"uris":["http://www.mendeley.com/documents/?uuid=9483a6f4-fa3d-4ae9-8984-35d99dfafdbe"]}],"mendeley":{"formattedCitation":"(Welch, 1997)","plainTextFormattedCitation":"(Welch, 1997)","previouslyFormattedCitation":"(Welch, 1997)"},"properties":{"noteIndex":0},"schema":"https://github.com/citation-style-language/schema/raw/master/csl-citation.json"}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(Welch, 1997)</w:t>
      </w:r>
      <w:r w:rsidR="000374C3">
        <w:rPr>
          <w:rFonts w:eastAsia="Times New Roman" w:cstheme="minorHAnsi"/>
          <w:color w:val="000000"/>
          <w:lang w:val="en-CA"/>
        </w:rPr>
        <w:fldChar w:fldCharType="end"/>
      </w:r>
      <w:r w:rsidR="000374C3">
        <w:rPr>
          <w:rFonts w:eastAsia="Times New Roman" w:cstheme="minorHAnsi"/>
          <w:color w:val="000000"/>
          <w:lang w:val="en-CA"/>
        </w:rPr>
        <w:t>.</w:t>
      </w:r>
    </w:p>
    <w:p w14:paraId="3AE91519" w14:textId="77777777" w:rsidR="00CB61B8" w:rsidRDefault="00CB61B8" w:rsidP="00266C78">
      <w:pPr>
        <w:spacing w:line="480" w:lineRule="auto"/>
        <w:rPr>
          <w:rFonts w:eastAsia="Times New Roman" w:cstheme="minorHAnsi"/>
          <w:color w:val="000000"/>
          <w:lang w:val="en-CA"/>
        </w:rPr>
      </w:pPr>
    </w:p>
    <w:p w14:paraId="1ADB2445" w14:textId="55FC300A" w:rsidR="000D2776" w:rsidRDefault="000D2776" w:rsidP="00266C78">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et al., 2001)","plainTextFormattedCitation":"(Mackas et al., 2001)","previouslyFormattedCitation":"(Mackas et al.,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(Mackas et al.,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w:t>
      </w:r>
      <w:r w:rsidR="00ED6720">
        <w:rPr>
          <w:rFonts w:eastAsia="Times New Roman" w:cstheme="minorHAnsi"/>
          <w:color w:val="000000"/>
          <w:lang w:val="en-CA"/>
        </w:rPr>
        <w:t xml:space="preserve"> the majority of pink and chum salmon originate from the Fraser River and the</w:t>
      </w:r>
      <w:r>
        <w:rPr>
          <w:rFonts w:eastAsia="Times New Roman" w:cstheme="minorHAnsi"/>
          <w:color w:val="000000"/>
          <w:lang w:val="en-CA"/>
        </w:rPr>
        <w:t xml:space="preserve"> juvenile</w:t>
      </w:r>
      <w:r w:rsidR="00ED6720">
        <w:rPr>
          <w:rFonts w:eastAsia="Times New Roman" w:cstheme="minorHAnsi"/>
          <w:color w:val="000000"/>
          <w:lang w:val="en-CA"/>
        </w:rPr>
        <w:t>s</w:t>
      </w:r>
      <w:r>
        <w:rPr>
          <w:rFonts w:eastAsia="Times New Roman" w:cstheme="minorHAnsi"/>
          <w:color w:val="000000"/>
          <w:lang w:val="en-CA"/>
        </w:rPr>
        <w:t xml:space="preserve"> migrate northward through the Strait of Georgia, a seasonally stratified and productive region</w:t>
      </w:r>
      <w:r w:rsidR="004415A1">
        <w:rPr>
          <w:rFonts w:eastAsia="Times New Roman" w:cstheme="minorHAnsi"/>
          <w:color w:val="000000"/>
          <w:lang w:val="en-CA"/>
        </w:rPr>
        <w:t xml:space="preserve"> </w:t>
      </w:r>
      <w:r w:rsidR="004415A1">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{"citationItems":[{"id":"ITEM-1","itemData":{"author":[{"dropping-particle":"","family":"DFO","given":"","non-dropping-particle":"","parse-names":false,"suffix":""}],"id":"ITEM-1","issued":{"date-parts":[["2020"]]},"number-of-pages":"561","title":"Salmon Southern BC Integrated Fisheries Management Plan","type":"report"},"uris":["http://www.mendeley.com/documents/?uuid=5945668f-3081-4769-87f8-fe65c16bfd30"]}],"mendeley":{"formattedCitation":"(DFO, 2020)","plainTextFormattedCitation":"(DFO, 2020)","previouslyFormattedCitation":"(DFO, 2020)"},"properties":{"noteIndex":0},"schema":"https://github.com/citation-style-language/schema/raw/master/csl-citation.json"}</w:instrText>
      </w:r>
      <w:r w:rsidR="004415A1">
        <w:rPr>
          <w:rFonts w:eastAsia="Times New Roman" w:cstheme="minorHAnsi"/>
          <w:color w:val="000000"/>
          <w:lang w:val="en-CA"/>
        </w:rPr>
        <w:fldChar w:fldCharType="separate"/>
      </w:r>
      <w:r w:rsidR="00DB41F8" w:rsidRPr="00DB41F8">
        <w:rPr>
          <w:rFonts w:eastAsia="Times New Roman" w:cstheme="minorHAnsi"/>
          <w:noProof/>
          <w:color w:val="000000"/>
          <w:lang w:val="en-CA"/>
        </w:rPr>
        <w:t>(DFO, 2020)</w:t>
      </w:r>
      <w:r w:rsidR="004415A1">
        <w:rPr>
          <w:rFonts w:eastAsia="Times New Roman" w:cstheme="minorHAnsi"/>
          <w:color w:val="000000"/>
          <w:lang w:val="en-CA"/>
        </w:rPr>
        <w:fldChar w:fldCharType="end"/>
      </w:r>
      <w:r w:rsidR="004415A1">
        <w:rPr>
          <w:rFonts w:eastAsia="Times New Roman" w:cstheme="minorHAnsi"/>
          <w:color w:val="000000"/>
          <w:lang w:val="en-CA"/>
        </w:rPr>
        <w:t>.</w:t>
      </w:r>
      <w:r>
        <w:rPr>
          <w:rFonts w:eastAsia="Times New Roman" w:cstheme="minorHAnsi"/>
          <w:color w:val="000000"/>
          <w:lang w:val="en-CA"/>
        </w:rPr>
        <w:t xml:space="preserve"> </w:t>
      </w:r>
      <w:r w:rsidR="00ED6720">
        <w:rPr>
          <w:rFonts w:eastAsia="Times New Roman" w:cstheme="minorHAnsi"/>
          <w:color w:val="000000"/>
          <w:lang w:val="en-CA"/>
        </w:rPr>
        <w:t xml:space="preserve">North of the Strait of Georgia </w:t>
      </w:r>
      <w:r w:rsidR="00063D72">
        <w:rPr>
          <w:rFonts w:eastAsia="Times New Roman" w:cstheme="minorHAnsi"/>
          <w:color w:val="000000"/>
          <w:lang w:val="en-CA"/>
        </w:rPr>
        <w:t>are</w:t>
      </w:r>
      <w:r w:rsidR="00ED6720">
        <w:rPr>
          <w:rFonts w:eastAsia="Times New Roman" w:cstheme="minorHAnsi"/>
          <w:color w:val="000000"/>
          <w:lang w:val="en-CA"/>
        </w:rPr>
        <w:t xml:space="preserve"> the complex</w:t>
      </w:r>
      <w:r w:rsidR="00063D72">
        <w:rPr>
          <w:rFonts w:eastAsia="Times New Roman" w:cstheme="minorHAnsi"/>
          <w:color w:val="000000"/>
          <w:lang w:val="en-CA"/>
        </w:rPr>
        <w:t xml:space="preserve"> and</w:t>
      </w:r>
      <w:r w:rsidR="00ED6720">
        <w:rPr>
          <w:rFonts w:eastAsia="Times New Roman" w:cstheme="minorHAnsi"/>
          <w:color w:val="000000"/>
          <w:lang w:val="en-CA"/>
        </w:rPr>
        <w:t xml:space="preserve"> tidally mixed </w:t>
      </w:r>
      <w:r w:rsidR="00063D72">
        <w:rPr>
          <w:rFonts w:eastAsia="Times New Roman" w:cstheme="minorHAnsi"/>
          <w:color w:val="000000"/>
          <w:lang w:val="en-CA"/>
        </w:rPr>
        <w:t>areas</w:t>
      </w:r>
      <w:r w:rsidR="00ED6720">
        <w:rPr>
          <w:rFonts w:eastAsia="Times New Roman" w:cstheme="minorHAnsi"/>
          <w:color w:val="000000"/>
          <w:lang w:val="en-CA"/>
        </w:rPr>
        <w:t xml:space="preserve"> of </w:t>
      </w:r>
      <w:r w:rsidR="00063D72">
        <w:rPr>
          <w:rFonts w:eastAsia="Times New Roman" w:cstheme="minorHAnsi"/>
          <w:color w:val="000000"/>
          <w:lang w:val="en-CA"/>
        </w:rPr>
        <w:t xml:space="preserve">the </w:t>
      </w:r>
      <w:r w:rsidR="00ED6720">
        <w:rPr>
          <w:rFonts w:eastAsia="Times New Roman" w:cstheme="minorHAnsi"/>
          <w:color w:val="000000"/>
          <w:lang w:val="en-CA"/>
        </w:rPr>
        <w:t xml:space="preserve">Discovery Islands and Johnstone Strait, </w:t>
      </w:r>
      <w:r w:rsidR="00063D72">
        <w:rPr>
          <w:rFonts w:eastAsia="Times New Roman" w:cstheme="minorHAnsi"/>
          <w:color w:val="000000"/>
          <w:lang w:val="en-CA"/>
        </w:rPr>
        <w:t>which</w:t>
      </w:r>
      <w:r w:rsidR="00ED6720">
        <w:rPr>
          <w:rFonts w:eastAsia="Times New Roman" w:cstheme="minorHAnsi"/>
          <w:color w:val="000000"/>
          <w:lang w:val="en-CA"/>
        </w:rPr>
        <w:t xml:space="preserve"> differ in oceanographic properties and zooplankton communities</w:t>
      </w:r>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r w:rsidR="00776754">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id":"ITEM-2","itemData":{"author":[{"dropping-particle":"","family":"Mahara","given":"Natalie","non-dropping-particle":"","parse-names":false,"suffix":""}],"id":"ITEM-2","issued":{"date-parts":[["2018"]]},"number-of-pages":"91","title":"Zooplankton Community Composition Across a Range of Productivity Regimes in Coastal British Columbia","type":"thesis"},"uris":["http://www.mendeley.com/documents/?uuid=620d8be9-e6eb-4ba3-b5d2-6b09389d1e7b"]}],"mendeley":{"formattedCitation":"(Khangaonkar et al., 2017; Mahara, 2018)","plainTextFormattedCitation":"(Khangaonkar et al., 2017; Mahara, 2018)","previouslyFormattedCitation":"(Khangaonkar et al., 2017; Mahara, 2018)"},"properties":{"noteIndex":0},"schema":"https://github.com/citation-style-language/schema/raw/master/csl-citation.json"}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(Khangaonkar et al., 2017; Mahara, 2018)</w:t>
      </w:r>
      <w:r w:rsidR="00776754">
        <w:rPr>
          <w:rFonts w:eastAsia="Times New Roman" w:cstheme="minorHAnsi"/>
          <w:color w:val="000000"/>
          <w:lang w:val="en-CA"/>
        </w:rPr>
        <w:fldChar w:fldCharType="end"/>
      </w:r>
      <w:r w:rsidR="00ED6720">
        <w:rPr>
          <w:rFonts w:eastAsia="Times New Roman" w:cstheme="minorHAnsi"/>
          <w:color w:val="000000"/>
          <w:lang w:val="en-CA"/>
        </w:rPr>
        <w:t xml:space="preserve">. </w:t>
      </w:r>
      <w:r w:rsidR="00063D72">
        <w:rPr>
          <w:rFonts w:eastAsia="Times New Roman" w:cstheme="minorHAnsi"/>
          <w:color w:val="000000"/>
          <w:lang w:val="en-CA"/>
        </w:rPr>
        <w:t xml:space="preserve">Recent studies have hypothesized these regions to be a </w:t>
      </w:r>
      <w:r w:rsidR="00814F85">
        <w:rPr>
          <w:rFonts w:eastAsia="Times New Roman" w:cstheme="minorHAnsi"/>
          <w:color w:val="000000"/>
          <w:lang w:val="en-CA"/>
        </w:rPr>
        <w:t>“</w:t>
      </w:r>
      <w:r w:rsidR="00063D72">
        <w:rPr>
          <w:rFonts w:eastAsia="Times New Roman" w:cstheme="minorHAnsi"/>
          <w:color w:val="000000"/>
          <w:lang w:val="en-CA"/>
        </w:rPr>
        <w:t>trophic gauntlet</w:t>
      </w:r>
      <w:r w:rsidR="00814F85">
        <w:rPr>
          <w:rFonts w:eastAsia="Times New Roman" w:cstheme="minorHAnsi"/>
          <w:color w:val="000000"/>
          <w:lang w:val="en-CA"/>
        </w:rPr>
        <w:t>”</w:t>
      </w:r>
      <w:r w:rsidR="00063D72">
        <w:rPr>
          <w:rFonts w:eastAsia="Times New Roman" w:cstheme="minorHAnsi"/>
          <w:color w:val="000000"/>
          <w:lang w:val="en-CA"/>
        </w:rPr>
        <w:t xml:space="preserve"> for juvenile salmon, </w:t>
      </w:r>
      <w:r w:rsidR="00814F85">
        <w:rPr>
          <w:rFonts w:eastAsia="Times New Roman" w:cstheme="minorHAnsi"/>
          <w:color w:val="000000"/>
          <w:lang w:val="en-CA"/>
        </w:rPr>
        <w:t>sockeye salmon were indeed food limited in these tidally mixed waters, consuming &lt;0.5% of their body weight</w:t>
      </w:r>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salmon","type":"article-journal","volume":"23"},"uris":["http://www.mendeley.com/documents/?uuid=450dba1f-2d53-42ad-be71-9cfe900303a6"]},{"id":"ITEM-2","itemData":{"DOI":"10.1111/fog.12471","ISSN":"1054-6006","abstract":"The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Oceanography","id":"ITEM-2","issue":"3","issued":{"date-parts":[["2020"]]},"page":"0-2","title":"Running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 Mckinnell et al., 2014)","plainTextFormattedCitation":"(James et al., 2020; Mckinnell et al., 2014)","previouslyFormattedCitation":"(James et al., 2020; Mckinnell et al., 2014)"},"properties":{"noteIndex":0},"schema":"https://github.com/citation-style-language/schema/raw/master/csl-citation.json"}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(James et al., 2020; Mckinnell et al., 2014)</w:t>
      </w:r>
      <w:r w:rsidR="00776754">
        <w:rPr>
          <w:rFonts w:eastAsia="Times New Roman" w:cstheme="minorHAnsi"/>
          <w:color w:val="000000"/>
          <w:lang w:val="en-CA"/>
        </w:rPr>
        <w:fldChar w:fldCharType="end"/>
      </w:r>
      <w:r w:rsidR="00814F85">
        <w:rPr>
          <w:rFonts w:eastAsia="Times New Roman" w:cstheme="minorHAnsi"/>
          <w:color w:val="000000"/>
          <w:lang w:val="en-CA"/>
        </w:rPr>
        <w:t>. Since pink and chum salmon have similar foraging and migration as sockeye, pink and chum likely also experience this gauntlet, impacting competition, growth and survival</w:t>
      </w:r>
      <w:r w:rsidR="00024A60">
        <w:rPr>
          <w:rFonts w:eastAsia="Times New Roman" w:cstheme="minorHAnsi"/>
          <w:color w:val="000000"/>
          <w:lang w:val="en-CA"/>
        </w:rPr>
        <w:t xml:space="preserve"> </w:t>
      </w:r>
      <w:r w:rsidR="00024A60">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{"citationItems":[{"id":"ITEM-1","itemData":{"DOI":"10.1577/1548-8659(1991)120","abstract":"Juvenile pink salmon Oncorhynchus gorbuscha, chum salmon O. keta, and sockeye salmon O. nerka were sampled in Hecate Strait, British Columbia, during July and August of 1986 and 1987.1 described their seasonal and species-specific patterns of feeding, and I tested assump- tions and predictions of models relating feeding success of juvenile salmon during their first summer at sea to survival and recruitment. The three species consumed a wide variety of taxa, but a few taxa made up most of the daily food intake. Diet composition was more similar among species within sampling periods than within species among sampling periods, although there were some apparent species-specific feeding preferences. Patterns of changing diet composition with increasing time and distance between samples were consistent with expected mesoscale patterns of plankton patchiness in coastal waters. Juvenile salmon fed selectively on larger-sized taxa in the plankton community, and larger salmon fed on larger prey. Contrary to the assumption of one model, however, young salmon did not switch to larger prey later in the summer. Weights of stomach contents and estimated daily rations were small enough to limit growth rates for all three species, especially sockeye salmon, and the hypothesis that limitation of growth during early ocean life affects survival and recruitment could not be rejected.","author":[{"dropping-particle":"","family":"Healey","given":"M.C.","non-dropping-particle":"","parse-names":false,"suffix":""}],"id":"ITEM-1","issued":{"date-parts":[["1991"]]},"page":"303-318","title":"Diets and Feeding Rates of Juvenile Pink, Chum, and Sockeye Salmon in Hecate Strait, British Columbia","type":"article-journal","volume":"120"},"uris":["http://www.mendeley.com/documents/?uuid=0b382bd1-37a5-4ec0-b9bb-31b523c8985e"]}],"mendeley":{"formattedCitation":"(M.C. Healey, 1991)","manualFormatting":"(Healey, 1991)","plainTextFormattedCitation":"(M.C. Healey, 1991)","previouslyFormattedCitation":"(M.C. Healey, 1991)"},"properties":{"noteIndex":0},"schema":"https://github.com/citation-style-language/schema/raw/master/csl-citation.json"}</w:instrText>
      </w:r>
      <w:r w:rsidR="00024A60">
        <w:rPr>
          <w:rFonts w:eastAsia="Times New Roman" w:cstheme="minorHAnsi"/>
          <w:color w:val="000000"/>
          <w:lang w:val="en-CA"/>
        </w:rPr>
        <w:fldChar w:fldCharType="separate"/>
      </w:r>
      <w:r w:rsidR="00024A60" w:rsidRPr="00024A60">
        <w:rPr>
          <w:rFonts w:eastAsia="Times New Roman" w:cstheme="minorHAnsi"/>
          <w:noProof/>
          <w:color w:val="000000"/>
          <w:lang w:val="en-CA"/>
        </w:rPr>
        <w:t>(Healey, 1991)</w:t>
      </w:r>
      <w:r w:rsidR="00024A60">
        <w:rPr>
          <w:rFonts w:eastAsia="Times New Roman" w:cstheme="minorHAnsi"/>
          <w:color w:val="000000"/>
          <w:lang w:val="en-CA"/>
        </w:rPr>
        <w:fldChar w:fldCharType="end"/>
      </w:r>
      <w:r w:rsidR="00814F85">
        <w:rPr>
          <w:rFonts w:eastAsia="Times New Roman" w:cstheme="minorHAnsi"/>
          <w:color w:val="000000"/>
          <w:lang w:val="en-CA"/>
        </w:rPr>
        <w:t xml:space="preserve">. </w:t>
      </w:r>
      <w:r>
        <w:rPr>
          <w:rFonts w:eastAsia="Times New Roman" w:cstheme="minorHAnsi"/>
          <w:color w:val="000000"/>
          <w:lang w:val="en-CA"/>
        </w:rPr>
        <w:t xml:space="preserve">Along this route situated between Vancouver Island and mainland B.C., salmon then migrate through Queen Charlotte Strait, where they may be able to </w:t>
      </w:r>
      <w:r w:rsidR="005F1EA6">
        <w:rPr>
          <w:rFonts w:eastAsia="Times New Roman" w:cstheme="minorHAnsi"/>
          <w:color w:val="000000"/>
          <w:lang w:val="en-CA"/>
        </w:rPr>
        <w:t xml:space="preserve">forage successfully and </w:t>
      </w:r>
      <w:r>
        <w:rPr>
          <w:rFonts w:eastAsia="Times New Roman" w:cstheme="minorHAnsi"/>
          <w:color w:val="000000"/>
          <w:lang w:val="en-CA"/>
        </w:rPr>
        <w:t>replenish</w:t>
      </w:r>
      <w:r w:rsidR="00ED6720">
        <w:rPr>
          <w:rFonts w:eastAsia="Times New Roman" w:cstheme="minorHAnsi"/>
          <w:color w:val="000000"/>
          <w:lang w:val="en-CA"/>
        </w:rPr>
        <w:t xml:space="preserve"> from</w:t>
      </w:r>
      <w:r>
        <w:rPr>
          <w:rFonts w:eastAsia="Times New Roman" w:cstheme="minorHAnsi"/>
          <w:color w:val="000000"/>
          <w:lang w:val="en-CA"/>
        </w:rPr>
        <w:t xml:space="preserve"> </w:t>
      </w:r>
      <w:r w:rsidR="005F1EA6">
        <w:rPr>
          <w:rFonts w:eastAsia="Times New Roman" w:cstheme="minorHAnsi"/>
          <w:color w:val="000000"/>
          <w:lang w:val="en-CA"/>
        </w:rPr>
        <w:t>experienced food shortages</w:t>
      </w:r>
      <w:r w:rsidR="00ED67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&amp; Ware, 2006)","plainTextFormattedCitation":"(Mcqueen &amp; Ware, 2006)","previouslyFormattedCitation":"(Mcqueen &amp;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(Mcqueen &amp;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14:paraId="640B29C8" w14:textId="77777777" w:rsidR="000D2776" w:rsidRDefault="000D2776" w:rsidP="00266C78">
      <w:pPr>
        <w:spacing w:line="480" w:lineRule="auto"/>
        <w:rPr>
          <w:rFonts w:eastAsia="Times New Roman" w:cstheme="minorHAnsi"/>
          <w:color w:val="000000"/>
          <w:lang w:val="en-CA"/>
        </w:rPr>
      </w:pPr>
    </w:p>
    <w:p w14:paraId="1B4EB8C6" w14:textId="29AF3D60" w:rsidR="000D2776" w:rsidRPr="0046516F" w:rsidRDefault="000D2776" w:rsidP="00266C78">
      <w:pPr>
        <w:spacing w:line="480" w:lineRule="auto"/>
        <w:rPr>
          <w:rFonts w:eastAsia="Times New Roman" w:cstheme="minorHAnsi"/>
          <w:lang w:val="en-CA"/>
        </w:rPr>
      </w:pPr>
      <w:r>
        <w:rPr>
          <w:rFonts w:eastAsia="Times New Roman" w:cstheme="minorHAnsi"/>
          <w:color w:val="000000"/>
          <w:lang w:val="en-CA"/>
        </w:rPr>
        <w:tab/>
      </w:r>
      <w:r w:rsidRPr="003C4653">
        <w:rPr>
          <w:rFonts w:eastAsia="Times New Roman" w:cstheme="minorHAnsi"/>
          <w:color w:val="000000"/>
          <w:lang w:val="en-CA"/>
        </w:rPr>
        <w:t>The conditions salmon encounter in this region of B.C. will likely be</w:t>
      </w:r>
      <w:r w:rsidR="00804ABE">
        <w:rPr>
          <w:rFonts w:eastAsia="Times New Roman" w:cstheme="minorHAnsi"/>
          <w:color w:val="000000"/>
          <w:lang w:val="en-CA"/>
        </w:rPr>
        <w:t xml:space="preserve"> representative of </w:t>
      </w:r>
      <w:r w:rsidRPr="003C4653">
        <w:rPr>
          <w:rFonts w:eastAsia="Times New Roman" w:cstheme="minorHAnsi"/>
          <w:color w:val="000000"/>
          <w:lang w:val="en-CA"/>
        </w:rPr>
        <w:t>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{"citationItems":[{"id":"ITEM-1","itemData":{"author":[{"dropping-particle":"","family":"Brodeur","given":"Richard D. a","non-dropping-particle":"","parse-names":false,"suffix":""},{"dropping-particle":"","family":"Daly","given":"Elizabeth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America","type":"article-journal","volume":"57"},"uris":["http://www.mendeley.com/documents/?uuid=a58c203a-2ec5-4048-847b-1688919c7394"]}],"mendeley":{"formattedCitation":"(R. D. a Brodeur et al., 2007)","manualFormatting":"(Brodeur et al., 2007)","plainTextFormattedCitation":"(R. D. a Brodeur et al., 2007)","previouslyFormattedCitation":"(R. D. a 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bCs/>
          <w:noProof/>
          <w:color w:val="000000"/>
        </w:rPr>
        <w:t>(Brodeur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r w:rsidR="00F65A95">
        <w:rPr>
          <w:rFonts w:eastAsia="Times New Roman" w:cstheme="minorHAnsi"/>
          <w:color w:val="000000"/>
          <w:lang w:val="en-CA"/>
        </w:rPr>
        <w:t>For example, Southeast Alaska has a similar coastal oceanography, with inlets, channels, archipelagos, and high amounts of tidal mixing that can influence salmon diets</w:t>
      </w:r>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{"citationItems":[{"id":"ITEM-1","itemData":{"DOI":"10.1111/j.1365-2699.2008.01994.x","ISSN":"03050270","abstract":"We provide an overview of the physical oceanographic and geological processes that affect marine biological habitats and production in the marine waters throughout the archipelago and continental shelf of Southeast Alaska. Given the paucity of regional data, our overview summarizes work done in adjacent regions of the Gulf of Alaska shelf and basin, and draws on research carried out in similar settings elsewhere. The geological setting, which critically influences the regional meteorology and oceanography, includes a narrow continental shelf, deep channels that permeate the archipelago, fjords, glaciers and a rugged, mountainous coast. The large-scale meteorology is influenced primarily by seasonal variations in the intensity and position of the Aleutian Low. Winds, freshwater runoff, tides and cross-shelf exchange control the regional oceanography. The large-scale flow field advects mass, heat, salt, nutrients and planktonic organisms northward from British Columbia (and even further south) to the northern Gulf of Alaska along the slope, shelf, and within the channels of Southeast Alaska. The deep channels permeating the island archipelago and narrow continental shelf facilitate communication between basin and interior waters. Water properties and flow fields are subject to large annual variations in response to similarly large variations in winds and coastal freshwater discharge. The complex geological setting leads to large spatial heterogeneity in the physical processes controlling the local circulation fields and mixing, thereby creating numerous and diverse marine biological habitats. These various circulation and mixing processes modify substantially Southeast Alaska water masses and thus influence marine ecosystem processes downstream over the northern and western Gulf of Alaska shelf. © 2008 Blackwell Publishing Ltd.","author":[{"dropping-particle":"","family":"Weingartner","given":"Thomas","non-dropping-particle":"","parse-names":false,"suffix":""},{"dropping-particle":"","family":"Eisner","given":"Lisa","non-dropping-particle":"","parse-names":false,"suffix":""},{"dropping-particle":"","family":"Eckert","given":"Ginny L.","non-dropping-particle":"","parse-names":false,"suffix":""},{"dropping-particle":"","family":"Danielson","given":"Seth","non-dropping-particle":"","parse-names":false,"suffix":""}],"container-title":"Journal of Biogeography","id":"ITEM-1","issue":"3","issued":{"date-parts":[["2009"]]},"page":"387-400","title":"Southeast Alaska: Oceanographic habitats and linkages","type":"article-journal","volume":"36"},"uris":["http://www.mendeley.com/documents/?uuid=b77842cb-8178-4e07-b63d-69559b0f0b41"]}],"mendeley":{"formattedCitation":"(Weingartner et al., 2009)","plainTextFormattedCitation":"(Weingartner et al., 2009)","previouslyFormattedCitation":"(Weingartner et al., 2009)"},"properties":{"noteIndex":0},"schema":"https://github.com/citation-style-language/schema/raw/master/csl-citation.json"}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(Weingartner et al., 2009)</w:t>
      </w:r>
      <w:r w:rsidR="001215CF">
        <w:rPr>
          <w:rFonts w:eastAsia="Times New Roman" w:cstheme="minorHAnsi"/>
          <w:color w:val="000000"/>
          <w:lang w:val="en-CA"/>
        </w:rPr>
        <w:fldChar w:fldCharType="end"/>
      </w:r>
      <w:r w:rsidR="00F65A95">
        <w:rPr>
          <w:rFonts w:eastAsia="Times New Roman" w:cstheme="minorHAnsi"/>
          <w:color w:val="000000"/>
          <w:lang w:val="en-CA"/>
        </w:rPr>
        <w:t xml:space="preserve">. </w:t>
      </w:r>
      <w:r w:rsidRPr="003C4653">
        <w:rPr>
          <w:rFonts w:eastAsia="Times New Roman" w:cstheme="minorHAnsi"/>
          <w:color w:val="000000"/>
          <w:lang w:val="en-CA"/>
        </w:rPr>
        <w:t xml:space="preserve">Therefore, not only does the Discovery Islands and Johnstone Strait region represent an important section of the salmon migration route, but is a microcosm of coastal conditions, </w:t>
      </w:r>
      <w:r w:rsidR="00F65A95">
        <w:rPr>
          <w:rFonts w:eastAsia="Times New Roman" w:cstheme="minorHAnsi"/>
          <w:color w:val="000000"/>
          <w:lang w:val="en-CA"/>
        </w:rPr>
        <w:t xml:space="preserve">and may represent a foraging challenge for pink and chum salmon, that </w:t>
      </w:r>
      <w:r w:rsidR="00912321">
        <w:rPr>
          <w:rFonts w:eastAsia="Times New Roman" w:cstheme="minorHAnsi"/>
          <w:color w:val="000000"/>
          <w:lang w:val="en-CA"/>
        </w:rPr>
        <w:t>c</w:t>
      </w:r>
      <w:r w:rsidR="00F65A95">
        <w:rPr>
          <w:rFonts w:eastAsia="Times New Roman" w:cstheme="minorHAnsi"/>
          <w:color w:val="000000"/>
          <w:lang w:val="en-CA"/>
        </w:rPr>
        <w:t>ould impact their survival.</w:t>
      </w:r>
    </w:p>
    <w:p w14:paraId="3613329C" w14:textId="77777777" w:rsidR="000D2776" w:rsidRDefault="000D2776" w:rsidP="00266C78">
      <w:pPr>
        <w:spacing w:line="480" w:lineRule="auto"/>
        <w:rPr>
          <w:rFonts w:eastAsia="Times New Roman" w:cstheme="minorHAnsi"/>
          <w:color w:val="000000"/>
          <w:lang w:val="en-CA"/>
        </w:rPr>
      </w:pPr>
    </w:p>
    <w:p w14:paraId="0A207490" w14:textId="750C0942" w:rsidR="00C36020" w:rsidRPr="008D6D7B" w:rsidRDefault="0003790E" w:rsidP="00266C78">
      <w:pPr>
        <w:spacing w:line="480" w:lineRule="auto"/>
        <w:rPr>
          <w:rFonts w:eastAsia="Times New Roman" w:cstheme="minorHAnsi"/>
          <w:color w:val="000000"/>
          <w:lang w:val="en-CA"/>
        </w:rPr>
      </w:pPr>
      <w:r>
        <w:rPr>
          <w:rFonts w:eastAsia="Times New Roman" w:cstheme="minorHAnsi"/>
          <w:color w:val="000000"/>
          <w:lang w:val="en-CA"/>
        </w:rPr>
        <w:tab/>
      </w:r>
      <w:r w:rsidR="003578BB">
        <w:rPr>
          <w:rFonts w:eastAsia="Times New Roman" w:cstheme="minorHAnsi"/>
          <w:color w:val="000000"/>
          <w:lang w:val="en-CA"/>
        </w:rPr>
        <w:t>This study aimed (a) to quantify</w:t>
      </w:r>
      <w:r w:rsidR="00C36020">
        <w:rPr>
          <w:rFonts w:eastAsia="Times New Roman" w:cstheme="minorHAnsi"/>
          <w:color w:val="000000"/>
          <w:lang w:val="en-CA"/>
        </w:rPr>
        <w:t xml:space="preserve"> </w:t>
      </w:r>
      <w:r w:rsidR="003578BB">
        <w:rPr>
          <w:rFonts w:eastAsia="Times New Roman" w:cstheme="minorHAnsi"/>
          <w:color w:val="000000"/>
          <w:lang w:val="en-CA"/>
        </w:rPr>
        <w:t xml:space="preserve">juvenile pink and chum salmon </w:t>
      </w:r>
      <w:r w:rsidR="00C36020">
        <w:rPr>
          <w:rFonts w:eastAsia="Times New Roman" w:cstheme="minorHAnsi"/>
          <w:color w:val="000000"/>
          <w:lang w:val="en-CA"/>
        </w:rPr>
        <w:t xml:space="preserve">diets </w:t>
      </w:r>
      <w:r w:rsidR="003578BB">
        <w:rPr>
          <w:rFonts w:eastAsia="Times New Roman" w:cstheme="minorHAnsi"/>
          <w:color w:val="000000"/>
          <w:lang w:val="en-CA"/>
        </w:rPr>
        <w:t xml:space="preserve">in </w:t>
      </w:r>
      <w:r w:rsidR="00C36020">
        <w:rPr>
          <w:rFonts w:eastAsia="Times New Roman" w:cstheme="minorHAnsi"/>
          <w:color w:val="000000"/>
          <w:lang w:val="en-CA"/>
        </w:rPr>
        <w:t xml:space="preserve">the </w:t>
      </w:r>
      <w:r w:rsidR="003578BB">
        <w:rPr>
          <w:rFonts w:eastAsia="Times New Roman" w:cstheme="minorHAnsi"/>
          <w:color w:val="000000"/>
          <w:lang w:val="en-CA"/>
        </w:rPr>
        <w:t>potential trophic gauntlet and foraging refuge area in</w:t>
      </w:r>
      <w:r w:rsidR="00C36020">
        <w:rPr>
          <w:rFonts w:eastAsia="Times New Roman" w:cstheme="minorHAnsi"/>
          <w:color w:val="000000"/>
          <w:lang w:val="en-CA"/>
        </w:rPr>
        <w:t xml:space="preserve"> southern</w:t>
      </w:r>
      <w:r w:rsidR="003578BB">
        <w:rPr>
          <w:rFonts w:eastAsia="Times New Roman" w:cstheme="minorHAnsi"/>
          <w:color w:val="000000"/>
          <w:lang w:val="en-CA"/>
        </w:rPr>
        <w:t xml:space="preserve"> B.C. </w:t>
      </w:r>
      <w:r w:rsidR="00F30AAC">
        <w:rPr>
          <w:rFonts w:eastAsia="Times New Roman" w:cstheme="minorHAnsi"/>
          <w:color w:val="000000"/>
          <w:lang w:val="en-CA"/>
        </w:rPr>
        <w:t xml:space="preserve">and </w:t>
      </w:r>
      <w:r w:rsidR="003578BB">
        <w:rPr>
          <w:rFonts w:eastAsia="Times New Roman" w:cstheme="minorHAnsi"/>
          <w:color w:val="000000"/>
          <w:lang w:val="en-CA"/>
        </w:rPr>
        <w:t xml:space="preserve">(b) describe </w:t>
      </w:r>
      <w:r w:rsidR="00F30AAC">
        <w:rPr>
          <w:rFonts w:eastAsia="Times New Roman" w:cstheme="minorHAnsi"/>
          <w:color w:val="000000"/>
          <w:lang w:val="en-CA"/>
        </w:rPr>
        <w:t xml:space="preserve">the </w:t>
      </w:r>
      <w:r w:rsidR="003578BB">
        <w:rPr>
          <w:rFonts w:eastAsia="Times New Roman" w:cstheme="minorHAnsi"/>
          <w:color w:val="000000"/>
          <w:lang w:val="en-CA"/>
        </w:rPr>
        <w:t>trophic niche</w:t>
      </w:r>
      <w:r w:rsidR="00F30AAC">
        <w:rPr>
          <w:rFonts w:eastAsia="Times New Roman" w:cstheme="minorHAnsi"/>
          <w:color w:val="000000"/>
          <w:lang w:val="en-CA"/>
        </w:rPr>
        <w:t>s</w:t>
      </w:r>
      <w:r w:rsidR="003578BB">
        <w:rPr>
          <w:rFonts w:eastAsia="Times New Roman" w:cstheme="minorHAnsi"/>
          <w:color w:val="000000"/>
          <w:lang w:val="en-CA"/>
        </w:rPr>
        <w:t xml:space="preserve"> pink and chum salmon</w:t>
      </w:r>
      <w:r w:rsidR="00F30AAC">
        <w:rPr>
          <w:rFonts w:eastAsia="Times New Roman" w:cstheme="minorHAnsi"/>
          <w:color w:val="000000"/>
          <w:lang w:val="en-CA"/>
        </w:rPr>
        <w:t xml:space="preserve"> occupy. The diets and niche overlap between salmon species lead to (c) assessment of potential competition and (d) how competition shifts with </w:t>
      </w:r>
      <w:r w:rsidR="00C36020">
        <w:rPr>
          <w:rFonts w:eastAsia="Times New Roman" w:cstheme="minorHAnsi"/>
          <w:color w:val="000000"/>
          <w:lang w:val="en-CA"/>
        </w:rPr>
        <w:t>foraging opportunity</w:t>
      </w:r>
      <w:r w:rsidR="00F30AAC">
        <w:rPr>
          <w:rFonts w:eastAsia="Times New Roman" w:cstheme="minorHAnsi"/>
          <w:color w:val="000000"/>
          <w:lang w:val="en-CA"/>
        </w:rPr>
        <w:t xml:space="preserve">. </w:t>
      </w:r>
    </w:p>
    <w:p w14:paraId="763667BC" w14:textId="4B30AEA7" w:rsidR="008D6D7B" w:rsidRPr="000D2776" w:rsidRDefault="008D6D7B" w:rsidP="00266C78">
      <w:pPr>
        <w:spacing w:line="480" w:lineRule="auto"/>
        <w:rPr>
          <w:rFonts w:eastAsia="Times New Roman" w:cstheme="minorHAnsi"/>
          <w:color w:val="000000"/>
          <w:lang w:val="en-CA"/>
        </w:rPr>
      </w:pPr>
      <w:r>
        <w:rPr>
          <w:rFonts w:eastAsia="Times New Roman" w:cstheme="minorHAnsi"/>
          <w:color w:val="000000"/>
          <w:lang w:val="en-CA"/>
        </w:rPr>
        <w:t>This research will determine if a trophic gauntlet exists for juvenile pink and chum salmon and how salmon behaviour shifts under high and low foraging (measured by stomach fullness)</w:t>
      </w:r>
      <w:r w:rsidR="00767845">
        <w:rPr>
          <w:rFonts w:eastAsia="Times New Roman" w:cstheme="minorHAnsi"/>
          <w:color w:val="000000"/>
          <w:lang w:val="en-CA"/>
        </w:rPr>
        <w:t>.</w:t>
      </w:r>
      <w:r>
        <w:rPr>
          <w:rFonts w:eastAsia="Times New Roman" w:cstheme="minorHAnsi"/>
          <w:color w:val="000000"/>
          <w:lang w:val="en-CA"/>
        </w:rPr>
        <w:t xml:space="preserve"> </w:t>
      </w:r>
      <w:r w:rsidR="00767845">
        <w:rPr>
          <w:rFonts w:eastAsia="Times New Roman" w:cstheme="minorHAnsi"/>
          <w:color w:val="000000"/>
          <w:lang w:val="en-CA"/>
        </w:rPr>
        <w:t>I</w:t>
      </w:r>
      <w:r>
        <w:rPr>
          <w:rFonts w:eastAsia="Times New Roman" w:cstheme="minorHAnsi"/>
          <w:color w:val="000000"/>
          <w:lang w:val="en-CA"/>
        </w:rPr>
        <w:t>f foraging is low, species will compete, decreasing survival, or will separat</w:t>
      </w:r>
      <w:r w:rsidR="00767845">
        <w:rPr>
          <w:rFonts w:eastAsia="Times New Roman" w:cstheme="minorHAnsi"/>
          <w:color w:val="000000"/>
          <w:lang w:val="en-CA"/>
        </w:rPr>
        <w:t>e</w:t>
      </w:r>
      <w:r>
        <w:rPr>
          <w:rFonts w:eastAsia="Times New Roman" w:cstheme="minorHAnsi"/>
          <w:color w:val="000000"/>
          <w:lang w:val="en-CA"/>
        </w:rPr>
        <w:t xml:space="preserve"> by niche</w:t>
      </w:r>
      <w:r w:rsidR="00767845">
        <w:rPr>
          <w:rFonts w:eastAsia="Times New Roman" w:cstheme="minorHAnsi"/>
          <w:color w:val="000000"/>
          <w:lang w:val="en-CA"/>
        </w:rPr>
        <w:t xml:space="preserve"> to coexist</w:t>
      </w:r>
      <w:r>
        <w:rPr>
          <w:rFonts w:eastAsia="Times New Roman" w:cstheme="minorHAnsi"/>
          <w:color w:val="000000"/>
          <w:lang w:val="en-CA"/>
        </w:rPr>
        <w:t>.</w:t>
      </w:r>
    </w:p>
    <w:p w14:paraId="47D05C87" w14:textId="77777777" w:rsidR="00372150" w:rsidRPr="003C4653" w:rsidRDefault="00372150" w:rsidP="00266C78">
      <w:pPr>
        <w:spacing w:line="480" w:lineRule="auto"/>
        <w:rPr>
          <w:rFonts w:eastAsia="Times New Roman" w:cstheme="minorHAnsi"/>
          <w:lang w:val="en-CA"/>
        </w:rPr>
      </w:pPr>
    </w:p>
    <w:p w14:paraId="1F7A83A8"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2.2 Methods</w:t>
      </w:r>
    </w:p>
    <w:p w14:paraId="3A198AFD" w14:textId="77777777" w:rsidR="00372150" w:rsidRPr="003C4653" w:rsidRDefault="00372150" w:rsidP="00266C78">
      <w:pPr>
        <w:spacing w:line="480" w:lineRule="auto"/>
        <w:rPr>
          <w:rFonts w:eastAsia="Times New Roman" w:cstheme="minorHAnsi"/>
          <w:lang w:val="en-CA"/>
        </w:rPr>
      </w:pPr>
    </w:p>
    <w:p w14:paraId="440415D3" w14:textId="4CDD2BD3" w:rsidR="003E0C2D"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sidR="00F53F3B">
        <w:rPr>
          <w:rFonts w:eastAsia="Times New Roman" w:cstheme="minorHAnsi"/>
          <w:color w:val="000000"/>
          <w:lang w:val="en-CA"/>
        </w:rPr>
        <w:t xml:space="preserve">The Hakai Institute’s Juvenile Salmon Program </w:t>
      </w:r>
      <w:r w:rsidR="0022733A">
        <w:rPr>
          <w:rFonts w:eastAsia="Times New Roman" w:cstheme="minorHAnsi"/>
          <w:color w:val="000000"/>
          <w:lang w:val="en-CA"/>
        </w:rPr>
        <w:t xml:space="preserve">was established in 2015 as a collaboration between </w:t>
      </w:r>
      <w:r w:rsidRPr="003C4653">
        <w:rPr>
          <w:rFonts w:eastAsia="Times New Roman" w:cstheme="minorHAnsi"/>
          <w:color w:val="000000"/>
          <w:lang w:val="en-CA"/>
        </w:rPr>
        <w:t xml:space="preserve">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r w:rsidR="00E51FC4">
        <w:rPr>
          <w:rFonts w:eastAsia="Times New Roman" w:cstheme="minorHAnsi"/>
          <w:color w:val="000000"/>
          <w:lang w:val="en-CA"/>
        </w:rPr>
        <w:t>,</w:t>
      </w:r>
      <w:r w:rsidR="00E511DA">
        <w:rPr>
          <w:rFonts w:eastAsia="Times New Roman" w:cstheme="minorHAnsi"/>
          <w:color w:val="000000"/>
          <w:lang w:val="en-CA"/>
        </w:rPr>
        <w:t xml:space="preserve"> </w:t>
      </w:r>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w:t>
      </w:r>
      <w:r w:rsidR="0022733A">
        <w:rPr>
          <w:rFonts w:eastAsia="Times New Roman" w:cstheme="minorHAnsi"/>
          <w:color w:val="000000"/>
          <w:lang w:val="en-CA"/>
        </w:rPr>
        <w:t xml:space="preserve">. This program </w:t>
      </w:r>
      <w:r w:rsidR="005675E6">
        <w:rPr>
          <w:rFonts w:eastAsia="Times New Roman" w:cstheme="minorHAnsi"/>
          <w:color w:val="000000"/>
          <w:lang w:val="en-CA"/>
        </w:rPr>
        <w:t>annually</w:t>
      </w:r>
      <w:r w:rsidR="0022733A">
        <w:rPr>
          <w:rFonts w:eastAsia="Times New Roman" w:cstheme="minorHAnsi"/>
          <w:color w:val="000000"/>
          <w:lang w:val="en-CA"/>
        </w:rPr>
        <w:t xml:space="preserve"> samples juvenile salmon as they migrate through the Discovery Islands and Johnstone Strait during the main outmigration period (May to July).  The objective of the program is to improve </w:t>
      </w:r>
      <w:r w:rsidR="0022733A" w:rsidRPr="003C4653">
        <w:rPr>
          <w:rFonts w:eastAsia="Times New Roman" w:cstheme="minorHAnsi"/>
          <w:color w:val="000000"/>
          <w:lang w:val="en-CA"/>
        </w:rPr>
        <w:t>understand</w:t>
      </w:r>
      <w:r w:rsidR="0022733A">
        <w:rPr>
          <w:rFonts w:eastAsia="Times New Roman" w:cstheme="minorHAnsi"/>
          <w:color w:val="000000"/>
          <w:lang w:val="en-CA"/>
        </w:rPr>
        <w:t>ing of</w:t>
      </w:r>
      <w:r w:rsidR="0022733A" w:rsidRPr="003C4653">
        <w:rPr>
          <w:rFonts w:eastAsia="Times New Roman" w:cstheme="minorHAnsi"/>
          <w:color w:val="000000"/>
          <w:lang w:val="en-CA"/>
        </w:rPr>
        <w:t xml:space="preserve"> the early marine phase of Pacific salmon</w:t>
      </w:r>
      <w:r w:rsidR="0022733A">
        <w:rPr>
          <w:rFonts w:eastAsia="Times New Roman" w:cstheme="minorHAnsi"/>
          <w:color w:val="000000"/>
          <w:lang w:val="en-CA"/>
        </w:rPr>
        <w:t>, particularly factors contributing to health and survival</w:t>
      </w:r>
      <w:r w:rsidR="000374C3">
        <w:rPr>
          <w:rFonts w:eastAsia="Times New Roman" w:cstheme="minorHAnsi"/>
          <w:color w:val="000000"/>
          <w:lang w:val="en-CA"/>
        </w:rPr>
        <w:t xml:space="preserve"> </w:t>
      </w:r>
      <w:r w:rsidR="000374C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(Hunt et al., 2018)</w:t>
      </w:r>
      <w:r w:rsidR="000374C3">
        <w:rPr>
          <w:rFonts w:eastAsia="Times New Roman" w:cstheme="minorHAnsi"/>
          <w:color w:val="000000"/>
          <w:lang w:val="en-CA"/>
        </w:rPr>
        <w:fldChar w:fldCharType="end"/>
      </w:r>
      <w:r w:rsidR="005675E6">
        <w:rPr>
          <w:rFonts w:eastAsia="Times New Roman" w:cstheme="minorHAnsi"/>
          <w:color w:val="000000"/>
          <w:lang w:val="en-CA"/>
        </w:rPr>
        <w:t>. This study focussed on 2016, which had the largest spatial coverage of sampling stations in an effort to resolve the primary migration pathways through the region.</w:t>
      </w:r>
      <w:r w:rsidR="004F586B">
        <w:rPr>
          <w:rFonts w:eastAsia="Times New Roman" w:cstheme="minorHAnsi"/>
          <w:color w:val="000000"/>
          <w:lang w:val="en-CA"/>
        </w:rPr>
        <w:t xml:space="preserve"> The previous year 2015 also had similar spatial coverage of sampling but there was expected and observed lower pink abundance, due to their biennial life patterns.</w:t>
      </w:r>
    </w:p>
    <w:p w14:paraId="6F6D92CC" w14:textId="77777777" w:rsidR="003E0C2D" w:rsidRDefault="003E0C2D" w:rsidP="00266C78">
      <w:pPr>
        <w:spacing w:line="480" w:lineRule="auto"/>
        <w:rPr>
          <w:rFonts w:eastAsia="Times New Roman" w:cstheme="minorHAnsi"/>
          <w:color w:val="000000"/>
          <w:lang w:val="en-CA"/>
        </w:rPr>
      </w:pPr>
    </w:p>
    <w:p w14:paraId="745D8BFA" w14:textId="3AFD0417" w:rsidR="001C45E1" w:rsidRDefault="003E0C2D" w:rsidP="00266C78">
      <w:pPr>
        <w:spacing w:line="480" w:lineRule="auto"/>
        <w:rPr>
          <w:rFonts w:eastAsia="Times New Roman" w:cstheme="minorHAnsi"/>
          <w:color w:val="000000"/>
          <w:lang w:val="en-CA"/>
        </w:rPr>
      </w:pPr>
      <w:r>
        <w:rPr>
          <w:rFonts w:eastAsia="Times New Roman" w:cstheme="minorHAnsi"/>
          <w:color w:val="000000"/>
          <w:lang w:val="en-CA"/>
        </w:rPr>
        <w:tab/>
      </w:r>
      <w:r w:rsidR="005D53D1">
        <w:rPr>
          <w:rFonts w:eastAsia="Times New Roman" w:cstheme="minorHAnsi"/>
          <w:color w:val="000000"/>
          <w:lang w:val="en-CA"/>
        </w:rPr>
        <w:t>E</w:t>
      </w:r>
      <w:r w:rsidR="00372150"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00372150" w:rsidRPr="003C4653">
        <w:rPr>
          <w:rFonts w:eastAsia="Times New Roman" w:cstheme="minorHAnsi"/>
          <w:color w:val="000000"/>
          <w:lang w:val="en-CA"/>
        </w:rPr>
        <w:t xml:space="preserve"> researchers head out on oceanographic surveys, starting in May, to capture outmigrating salmon species, zooplankton samples and oceanographic data. </w:t>
      </w:r>
      <w:r w:rsidR="001C45E1">
        <w:rPr>
          <w:rFonts w:eastAsia="Times New Roman" w:cstheme="minorHAnsi"/>
          <w:color w:val="000000"/>
          <w:lang w:val="en-CA"/>
        </w:rPr>
        <w:t xml:space="preserve">In the Discovery Islands, </w:t>
      </w:r>
      <w:r w:rsidR="009827BE">
        <w:rPr>
          <w:rFonts w:eastAsia="Times New Roman" w:cstheme="minorHAnsi"/>
          <w:color w:val="000000"/>
          <w:lang w:val="en-CA"/>
        </w:rPr>
        <w:t>12 sites were sampled in 2016</w:t>
      </w:r>
      <w:r w:rsidR="001C45E1">
        <w:rPr>
          <w:rFonts w:eastAsia="Times New Roman" w:cstheme="minorHAnsi"/>
          <w:color w:val="000000"/>
          <w:lang w:val="en-CA"/>
        </w:rPr>
        <w:t xml:space="preserve">, and in Johnstone Strait, 10 sites were sampled, to provide coverage of all </w:t>
      </w:r>
      <w:r w:rsidR="004F586B">
        <w:rPr>
          <w:rFonts w:eastAsia="Times New Roman" w:cstheme="minorHAnsi"/>
          <w:color w:val="000000"/>
          <w:lang w:val="en-CA"/>
        </w:rPr>
        <w:t xml:space="preserve">possible </w:t>
      </w:r>
      <w:r w:rsidR="001C45E1">
        <w:rPr>
          <w:rFonts w:eastAsia="Times New Roman" w:cstheme="minorHAnsi"/>
          <w:color w:val="000000"/>
          <w:lang w:val="en-CA"/>
        </w:rPr>
        <w:t>salmon migration routes</w:t>
      </w:r>
      <w:r w:rsidR="004F586B">
        <w:rPr>
          <w:rFonts w:eastAsia="Times New Roman" w:cstheme="minorHAnsi"/>
          <w:color w:val="000000"/>
          <w:lang w:val="en-CA"/>
        </w:rPr>
        <w:t xml:space="preserve"> through these regions</w:t>
      </w:r>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r w:rsidR="00830B94">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(Hunt et al., 2018)</w:t>
      </w:r>
      <w:r w:rsidR="001215CF">
        <w:rPr>
          <w:rFonts w:eastAsia="Times New Roman" w:cstheme="minorHAnsi"/>
          <w:color w:val="000000"/>
          <w:lang w:val="en-CA"/>
        </w:rPr>
        <w:fldChar w:fldCharType="end"/>
      </w:r>
      <w:r w:rsidR="001C45E1">
        <w:rPr>
          <w:rFonts w:eastAsia="Times New Roman" w:cstheme="minorHAnsi"/>
          <w:color w:val="000000"/>
          <w:lang w:val="en-CA"/>
        </w:rPr>
        <w:t xml:space="preserve">. Sites were sampled every </w:t>
      </w:r>
      <w:r w:rsidR="00CB23BF">
        <w:rPr>
          <w:rFonts w:eastAsia="Times New Roman" w:cstheme="minorHAnsi"/>
          <w:color w:val="000000"/>
          <w:lang w:val="en-CA"/>
        </w:rPr>
        <w:t>4-7 days throughout the season</w:t>
      </w:r>
      <w:r w:rsidR="001C45E1">
        <w:rPr>
          <w:rFonts w:eastAsia="Times New Roman" w:cstheme="minorHAnsi"/>
          <w:color w:val="000000"/>
          <w:lang w:val="en-CA"/>
        </w:rPr>
        <w:t xml:space="preserve">, depending on </w:t>
      </w:r>
      <w:r w:rsidR="00CB23BF">
        <w:rPr>
          <w:rFonts w:eastAsia="Times New Roman" w:cstheme="minorHAnsi"/>
          <w:color w:val="000000"/>
          <w:lang w:val="en-CA"/>
        </w:rPr>
        <w:t xml:space="preserve">weather </w:t>
      </w:r>
      <w:r w:rsidR="001C45E1">
        <w:rPr>
          <w:rFonts w:eastAsia="Times New Roman" w:cstheme="minorHAnsi"/>
          <w:color w:val="000000"/>
          <w:lang w:val="en-CA"/>
        </w:rPr>
        <w:t xml:space="preserve">conditions. For this study, six sites (three from each region) were selected, </w:t>
      </w:r>
      <w:r w:rsidR="002606FB">
        <w:rPr>
          <w:rFonts w:eastAsia="Times New Roman" w:cstheme="minorHAnsi"/>
          <w:color w:val="000000"/>
          <w:lang w:val="en-CA"/>
        </w:rPr>
        <w:t>in order to obtain</w:t>
      </w:r>
      <w:r w:rsidR="001C45E1">
        <w:rPr>
          <w:rFonts w:eastAsia="Times New Roman" w:cstheme="minorHAnsi"/>
          <w:color w:val="000000"/>
          <w:lang w:val="en-CA"/>
        </w:rPr>
        <w:t xml:space="preserve"> a sample size of 10 pink and 10 chum per set</w:t>
      </w:r>
      <w:r w:rsidR="002606FB">
        <w:rPr>
          <w:rFonts w:eastAsia="Times New Roman" w:cstheme="minorHAnsi"/>
          <w:color w:val="000000"/>
          <w:lang w:val="en-CA"/>
        </w:rPr>
        <w:t xml:space="preserve"> (n=120 total)</w:t>
      </w:r>
      <w:r w:rsidR="001C45E1">
        <w:rPr>
          <w:rFonts w:eastAsia="Times New Roman" w:cstheme="minorHAnsi"/>
          <w:color w:val="000000"/>
          <w:lang w:val="en-CA"/>
        </w:rPr>
        <w:t>, still acquiring sufficient coverage for each region.</w:t>
      </w:r>
      <w:r w:rsidR="009827BE">
        <w:rPr>
          <w:rFonts w:eastAsia="Times New Roman" w:cstheme="minorHAnsi"/>
          <w:color w:val="000000"/>
          <w:lang w:val="en-CA"/>
        </w:rPr>
        <w:t xml:space="preserve"> The dates were chosen in mid-June (Table 1) to align with the peak out-migration of salmon</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024A60">
        <w:rPr>
          <w:rFonts w:eastAsia="Times New Roman" w:cstheme="minorHAnsi"/>
          <w:color w:val="000000"/>
          <w:lang w:val="en-CA"/>
        </w:rPr>
        <w:instrText>ADDIN CSL_CITATION {"citationItems":[{"id":"ITEM-1","itemData":{"DOI":"10.23849/npafctr15/31.39.","ISSN":"10295917","abstract":"The Hakai Institute Juvenile Salmon Program has been monitoring juvenile salmon migrations in the Discovery Islands and Johnstone Strait since 2015 with the specific purpose to understand how ocean conditions experienced by juvenile salmon during their early marine migration impacts their growth, health and ultimately survival. We found that during the two of the warmest years of sea-surface temperature recorded in British Columbia, juvenile sockeye, pink, and chum left the Strait of Georgia one to two weeks earlier than previously. The temporal distribution of sockeye migration timing out of the Strait of Georgia north through the Discovery Islands was skewed right, indicating that many sockeye migrate together in late May and abundance tails off late into June and July. Pink and chum migrations are more protracted, lasting from early May to late July. Our results indicate that juvenile sockeye exit the Strait of Georgia en masse, likely in response to ocean temperature and foraging conditions. This report summarizes migration timing, fish length and weight, sea-louse loads, purse seine catch composition, and ocean temperatures observed from the first four years of this research and monitoring program. Combining key variables from this research program with observations from freshwater and high-seas sampling will provide, for some stocks, a complete account of the conditions salmon experience during their migration from their natal river to the high seas. These measures will further our knowledge of what drives early marine mortality, and better our understanding of how salmon are adapting to climate change.","author":[{"dropping-particle":"","family":"Johnson","given":"Brett","non-dropping-particle":"","parse-names":false,"suffix":""},{"dropping-particle":"","family":"Gan","given":"Julian","non-dropping-particle":"","parse-names":false,"suffix":""},{"dropping-particle":"","family":"Godwin","given":"Sean","non-dropping-particle":"","parse-names":false,"suffix":""},{"dropping-particle":"","family":"Krkosek","given":"Martin","non-dropping-particle":"","parse-names":false,"suffix":""},{"dropping-particle":"","family":"Hunt","given":"Brian","non-dropping-particle":"","parse-names":false,"suffix":""}],"container-title":"Technical Report","id":"ITEM-1","issue":"15","issued":{"date-parts":[["2019"]]},"page":"31-39","title":"Juvenile Salmon Migration Observations in the Discovery Islands and Johnstone Strait in 2018 Compared to 2015–2017","type":"article-journal"},"uris":["http://www.mendeley.com/documents/?uuid=c0903fcd-5da6-4348-9bff-789ea7c5cbdb"]}],"mendeley":{"formattedCitation":"(B. Johnson et al., 2019)","manualFormatting":"(Johnson et al., 2019)","plainTextFormattedCitation":"(B. Johnson et al., 2019)","previouslyFormattedCitation":"(B. Johnson et al., 2019)"},"properties":{"noteIndex":0},"schema":"https://github.com/citation-style-language/schema/raw/master/csl-citation.json"}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(Johnson et al., 2019)</w:t>
      </w:r>
      <w:r w:rsidR="00C12468">
        <w:rPr>
          <w:rFonts w:eastAsia="Times New Roman" w:cstheme="minorHAnsi"/>
          <w:color w:val="000000"/>
          <w:lang w:val="en-CA"/>
        </w:rPr>
        <w:fldChar w:fldCharType="end"/>
      </w:r>
      <w:r w:rsidR="009827BE">
        <w:rPr>
          <w:rFonts w:eastAsia="Times New Roman" w:cstheme="minorHAnsi"/>
          <w:color w:val="000000"/>
          <w:lang w:val="en-CA"/>
        </w:rPr>
        <w:t>.</w:t>
      </w:r>
    </w:p>
    <w:p w14:paraId="75A0A7C2" w14:textId="77777777" w:rsidR="001C45E1" w:rsidRDefault="001C45E1" w:rsidP="00266C78">
      <w:pPr>
        <w:spacing w:line="480" w:lineRule="auto"/>
        <w:rPr>
          <w:rFonts w:eastAsia="Times New Roman" w:cstheme="minorHAnsi"/>
          <w:color w:val="000000"/>
          <w:lang w:val="en-CA"/>
        </w:rPr>
      </w:pPr>
    </w:p>
    <w:p w14:paraId="060A8B73" w14:textId="215F6248" w:rsidR="0078618D" w:rsidRDefault="001C45E1" w:rsidP="00266C78">
      <w:pPr>
        <w:spacing w:line="480" w:lineRule="auto"/>
        <w:rPr>
          <w:rFonts w:eastAsia="Times New Roman" w:cstheme="minorHAnsi"/>
          <w:color w:val="000000"/>
          <w:lang w:val="en-CA"/>
        </w:rPr>
      </w:pPr>
      <w:r>
        <w:rPr>
          <w:rFonts w:eastAsia="Times New Roman" w:cstheme="minorHAnsi"/>
          <w:color w:val="000000"/>
          <w:lang w:val="en-CA"/>
        </w:rPr>
        <w:tab/>
      </w:r>
      <w:r w:rsidR="004452A5">
        <w:rPr>
          <w:rFonts w:eastAsia="Times New Roman" w:cstheme="minorHAnsi"/>
          <w:color w:val="000000"/>
          <w:lang w:val="en-CA"/>
        </w:rPr>
        <w:t>The salmon sampling begins with recording</w:t>
      </w:r>
      <w:r w:rsidR="00AC3D53">
        <w:rPr>
          <w:rFonts w:eastAsia="Times New Roman" w:cstheme="minorHAnsi"/>
          <w:color w:val="000000"/>
          <w:lang w:val="en-CA"/>
        </w:rPr>
        <w:t xml:space="preserve"> weather and sea state </w:t>
      </w:r>
      <w:r w:rsidR="00C12468">
        <w:rPr>
          <w:rFonts w:eastAsia="Times New Roman" w:cstheme="minorHAnsi"/>
          <w:color w:val="000000"/>
          <w:lang w:val="en-CA"/>
        </w:rPr>
        <w:t>data, followed</w:t>
      </w:r>
      <w:r w:rsidR="00AC3D53">
        <w:rPr>
          <w:rFonts w:eastAsia="Times New Roman" w:cstheme="minorHAnsi"/>
          <w:color w:val="000000"/>
          <w:lang w:val="en-CA"/>
        </w:rPr>
        <w:t xml:space="preserve"> by </w:t>
      </w:r>
      <w:r w:rsidR="00372150" w:rsidRPr="003C4653">
        <w:rPr>
          <w:rFonts w:eastAsia="Times New Roman" w:cstheme="minorHAnsi"/>
          <w:color w:val="000000"/>
          <w:lang w:val="en-CA"/>
        </w:rPr>
        <w:t>a visual survey of salmon surface activity</w:t>
      </w:r>
      <w:r w:rsidR="005D22F3">
        <w:rPr>
          <w:rFonts w:eastAsia="Times New Roman" w:cstheme="minorHAnsi"/>
          <w:color w:val="000000"/>
          <w:lang w:val="en-CA"/>
        </w:rPr>
        <w:t>.</w:t>
      </w:r>
      <w:r w:rsidR="00372150" w:rsidRPr="003C4653">
        <w:rPr>
          <w:rFonts w:eastAsia="Times New Roman" w:cstheme="minorHAnsi"/>
          <w:color w:val="000000"/>
          <w:lang w:val="en-CA"/>
        </w:rPr>
        <w:t xml:space="preserve"> </w:t>
      </w:r>
      <w:r w:rsidR="005D22F3">
        <w:rPr>
          <w:rFonts w:eastAsia="Times New Roman" w:cstheme="minorHAnsi"/>
          <w:color w:val="000000"/>
          <w:lang w:val="en-CA"/>
        </w:rPr>
        <w:t>Afterwards, t</w:t>
      </w:r>
      <w:r w:rsidR="00372150" w:rsidRPr="003C4653">
        <w:rPr>
          <w:rFonts w:eastAsia="Times New Roman" w:cstheme="minorHAnsi"/>
          <w:color w:val="000000"/>
          <w:lang w:val="en-CA"/>
        </w:rPr>
        <w:t>he purse seine net</w:t>
      </w:r>
      <w:r w:rsidR="005D22F3">
        <w:rPr>
          <w:rFonts w:eastAsia="Times New Roman" w:cstheme="minorHAnsi"/>
          <w:color w:val="000000"/>
          <w:lang w:val="en-CA"/>
        </w:rPr>
        <w:t xml:space="preserve"> </w:t>
      </w:r>
      <w:r w:rsidR="005D22F3" w:rsidRPr="005D22F3">
        <w:rPr>
          <w:rFonts w:eastAsia="Times New Roman" w:cstheme="minorHAnsi"/>
          <w:color w:val="000000"/>
          <w:lang w:val="en-CA"/>
        </w:rPr>
        <w:t>(bunt: 27 m × 9 m with 13 mm mesh; tow: 46 m × 9 m with 76 mm mesh</w:t>
      </w:r>
      <w:r w:rsidR="005D22F3">
        <w:rPr>
          <w:rFonts w:eastAsia="Times New Roman" w:cstheme="minorHAnsi"/>
          <w:color w:val="000000"/>
          <w:lang w:val="en-CA"/>
        </w:rPr>
        <w:t xml:space="preserve">) </w:t>
      </w:r>
      <w:r w:rsidR="00372150" w:rsidRPr="003C4653">
        <w:rPr>
          <w:rFonts w:eastAsia="Times New Roman" w:cstheme="minorHAnsi"/>
          <w:color w:val="000000"/>
          <w:lang w:val="en-CA"/>
        </w:rPr>
        <w:t xml:space="preserve">on a targeted school of fish, up to </w:t>
      </w:r>
      <w:r w:rsidR="005675E6">
        <w:rPr>
          <w:rFonts w:eastAsia="Times New Roman" w:cstheme="minorHAnsi"/>
          <w:color w:val="000000"/>
          <w:lang w:val="en-CA"/>
        </w:rPr>
        <w:t>30</w:t>
      </w:r>
      <w:r w:rsidR="005675E6" w:rsidRPr="003C4653">
        <w:rPr>
          <w:rFonts w:eastAsia="Times New Roman" w:cstheme="minorHAnsi"/>
          <w:color w:val="000000"/>
          <w:lang w:val="en-CA"/>
        </w:rPr>
        <w:t xml:space="preserve"> </w:t>
      </w:r>
      <w:r w:rsidR="00372150" w:rsidRPr="003C4653">
        <w:rPr>
          <w:rFonts w:eastAsia="Times New Roman" w:cstheme="minorHAnsi"/>
          <w:color w:val="000000"/>
          <w:lang w:val="en-CA"/>
        </w:rPr>
        <w:t xml:space="preserve">sockeye, 10 pink and 10 chum salmon are </w:t>
      </w:r>
      <w:r w:rsidR="005D22F3">
        <w:rPr>
          <w:rFonts w:eastAsia="Times New Roman" w:cstheme="minorHAnsi"/>
          <w:color w:val="000000"/>
          <w:lang w:val="en-CA"/>
        </w:rPr>
        <w:t>retained, the remaining salmon counted and released</w:t>
      </w:r>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00372150" w:rsidRPr="003C4653">
        <w:rPr>
          <w:rFonts w:eastAsia="Times New Roman" w:cstheme="minorHAnsi"/>
          <w:color w:val="000000"/>
          <w:lang w:val="en-CA"/>
        </w:rPr>
        <w:t>.</w:t>
      </w:r>
      <w:r w:rsidR="00D86058">
        <w:rPr>
          <w:rFonts w:eastAsia="Times New Roman" w:cstheme="minorHAnsi"/>
          <w:color w:val="000000"/>
          <w:lang w:val="en-CA"/>
        </w:rPr>
        <w:t xml:space="preserve"> Salmon were euthanized with tricaine </w:t>
      </w:r>
      <w:r w:rsidR="00024A60">
        <w:rPr>
          <w:rFonts w:eastAsia="Times New Roman" w:cstheme="minorHAnsi"/>
          <w:color w:val="000000"/>
          <w:lang w:val="en-CA"/>
        </w:rPr>
        <w:t>methane sulfonate</w:t>
      </w:r>
      <w:r w:rsidR="00D86058">
        <w:rPr>
          <w:rFonts w:eastAsia="Times New Roman" w:cstheme="minorHAnsi"/>
          <w:color w:val="000000"/>
          <w:lang w:val="en-CA"/>
        </w:rPr>
        <w:t xml:space="preserve"> (MS-222) upon removal from the seine net, lengths and weights recorded, and preserved at -196 </w:t>
      </w:r>
      <w:r w:rsidR="00D86058" w:rsidRPr="004C2951">
        <w:rPr>
          <w:rFonts w:eastAsia="Times New Roman" w:cstheme="minorHAnsi"/>
          <w:color w:val="000000"/>
          <w:vertAlign w:val="superscript"/>
          <w:lang w:val="en-CA"/>
        </w:rPr>
        <w:t>o</w:t>
      </w:r>
      <w:r w:rsidR="00D86058">
        <w:rPr>
          <w:rFonts w:eastAsia="Times New Roman" w:cstheme="minorHAnsi"/>
          <w:color w:val="000000"/>
          <w:lang w:val="en-CA"/>
        </w:rPr>
        <w:t xml:space="preserve">C with liquid nitrogen in a dry shipper until the salmon samples were stored in the -80 </w:t>
      </w:r>
      <w:r w:rsidR="00D86058" w:rsidRPr="004C2951">
        <w:rPr>
          <w:rFonts w:eastAsia="Times New Roman" w:cstheme="minorHAnsi"/>
          <w:color w:val="000000"/>
          <w:vertAlign w:val="superscript"/>
          <w:lang w:val="en-CA"/>
        </w:rPr>
        <w:t>o</w:t>
      </w:r>
      <w:r w:rsidR="00D86058">
        <w:rPr>
          <w:rFonts w:eastAsia="Times New Roman" w:cstheme="minorHAnsi"/>
          <w:color w:val="000000"/>
          <w:lang w:val="en-CA"/>
        </w:rPr>
        <w:t xml:space="preserve">C freezer at the lab. </w:t>
      </w:r>
    </w:p>
    <w:p w14:paraId="243F6B16" w14:textId="77777777" w:rsidR="0078618D" w:rsidRDefault="0078618D" w:rsidP="00266C78">
      <w:pPr>
        <w:spacing w:line="480" w:lineRule="auto"/>
        <w:rPr>
          <w:rFonts w:eastAsia="Times New Roman" w:cstheme="minorHAnsi"/>
          <w:color w:val="000000"/>
          <w:lang w:val="en-CA"/>
        </w:rPr>
      </w:pPr>
    </w:p>
    <w:p w14:paraId="7540FF03" w14:textId="6051E318" w:rsidR="004F5C82" w:rsidRPr="004C2951" w:rsidRDefault="004F5C82" w:rsidP="00266C78">
      <w:pPr>
        <w:spacing w:line="480" w:lineRule="auto"/>
        <w:rPr>
          <w:rFonts w:ascii="Times New Roman" w:eastAsia="Times New Roman" w:hAnsi="Times New Roman" w:cs="Times New Roman"/>
          <w:lang w:val="en-CA"/>
        </w:rPr>
      </w:pPr>
      <w:r>
        <w:rPr>
          <w:rFonts w:eastAsia="Times New Roman" w:cstheme="minorHAnsi"/>
          <w:color w:val="000000"/>
          <w:lang w:val="en-CA"/>
        </w:rPr>
        <w:tab/>
        <w:t xml:space="preserve">In addition to salmon sampling, zooplankton samples and oceanographic data were also collected </w:t>
      </w:r>
      <w:r w:rsidR="002D5C0C">
        <w:rPr>
          <w:rFonts w:eastAsia="Times New Roman" w:cstheme="minorHAnsi"/>
          <w:color w:val="000000"/>
          <w:lang w:val="en-CA"/>
        </w:rPr>
        <w:t>during each survey</w:t>
      </w:r>
      <w:r>
        <w:rPr>
          <w:rFonts w:eastAsia="Times New Roman" w:cstheme="minorHAnsi"/>
          <w:color w:val="000000"/>
          <w:lang w:val="en-CA"/>
        </w:rPr>
        <w:t>.</w:t>
      </w:r>
      <w:r w:rsidR="005C4F22">
        <w:rPr>
          <w:rFonts w:eastAsia="Times New Roman" w:cstheme="minorHAnsi"/>
          <w:color w:val="000000"/>
          <w:lang w:val="en-CA"/>
        </w:rPr>
        <w:t xml:space="preserve"> The YSI measured temperature and salinity at the surface and 1-meter depth, recorded while salmon were held for processing in the net.</w:t>
      </w:r>
      <w:r>
        <w:rPr>
          <w:rFonts w:eastAsia="Times New Roman" w:cstheme="minorHAnsi"/>
          <w:color w:val="000000"/>
          <w:lang w:val="en-CA"/>
        </w:rPr>
        <w:t xml:space="preserve"> The zooplankton were </w:t>
      </w:r>
      <w:r w:rsidR="005C4F22">
        <w:rPr>
          <w:rFonts w:eastAsia="Times New Roman" w:cstheme="minorHAnsi"/>
          <w:color w:val="000000"/>
          <w:lang w:val="en-CA"/>
        </w:rPr>
        <w:t>collected</w:t>
      </w:r>
      <w:r w:rsidR="002D5C0C">
        <w:rPr>
          <w:rFonts w:eastAsia="Times New Roman" w:cstheme="minorHAnsi"/>
          <w:color w:val="000000"/>
          <w:lang w:val="en-CA"/>
        </w:rPr>
        <w:t xml:space="preserve"> after salmon and oceanographic sampling</w:t>
      </w:r>
      <w:r>
        <w:rPr>
          <w:rFonts w:eastAsia="Times New Roman" w:cstheme="minorHAnsi"/>
          <w:color w:val="000000"/>
          <w:lang w:val="en-CA"/>
        </w:rPr>
        <w:t xml:space="preserve"> with a 50 cm diameter and 250 </w:t>
      </w:r>
      <w:r w:rsidRPr="004C2951">
        <w:rPr>
          <w:rFonts w:eastAsia="Times New Roman" w:cstheme="minorHAnsi"/>
          <w:color w:val="202122"/>
          <w:shd w:val="clear" w:color="auto" w:fill="F9F9F9"/>
          <w:lang w:val="en-CA"/>
        </w:rPr>
        <w:t>μ</w:t>
      </w:r>
      <w:r>
        <w:rPr>
          <w:rFonts w:eastAsia="Times New Roman" w:cstheme="minorHAnsi"/>
          <w:color w:val="000000"/>
          <w:lang w:val="en-CA"/>
        </w:rPr>
        <w:t>m mesh net, towed horizontally at the surface and preserved in</w:t>
      </w:r>
      <w:r w:rsidR="00663B82">
        <w:rPr>
          <w:rFonts w:eastAsia="Times New Roman" w:cstheme="minorHAnsi"/>
          <w:color w:val="000000"/>
          <w:lang w:val="en-CA"/>
        </w:rPr>
        <w:t xml:space="preserve"> 4% formaldehyde</w:t>
      </w:r>
      <w:r>
        <w:rPr>
          <w:rFonts w:eastAsia="Times New Roman" w:cstheme="minorHAnsi"/>
          <w:color w:val="000000"/>
          <w:lang w:val="en-CA"/>
        </w:rPr>
        <w:t xml:space="preserve"> for </w:t>
      </w:r>
      <w:r w:rsidR="00663B82">
        <w:rPr>
          <w:rFonts w:eastAsia="Times New Roman" w:cstheme="minorHAnsi"/>
          <w:color w:val="000000"/>
          <w:lang w:val="en-CA"/>
        </w:rPr>
        <w:t xml:space="preserve">future </w:t>
      </w:r>
      <w:r>
        <w:rPr>
          <w:rFonts w:eastAsia="Times New Roman" w:cstheme="minorHAnsi"/>
          <w:color w:val="000000"/>
          <w:lang w:val="en-CA"/>
        </w:rPr>
        <w:t xml:space="preserve">analysis. </w:t>
      </w:r>
    </w:p>
    <w:p w14:paraId="748FE784" w14:textId="77777777" w:rsidR="00372150" w:rsidRPr="003C4653" w:rsidRDefault="00372150" w:rsidP="00266C78">
      <w:pPr>
        <w:spacing w:line="480" w:lineRule="auto"/>
        <w:rPr>
          <w:rFonts w:eastAsia="Times New Roman" w:cstheme="minorHAnsi"/>
          <w:lang w:val="en-CA"/>
        </w:rPr>
      </w:pPr>
    </w:p>
    <w:p w14:paraId="2E0BCCCA" w14:textId="40E80F66" w:rsidR="009A44D9"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sidR="00893DEA">
        <w:rPr>
          <w:rFonts w:eastAsia="Times New Roman" w:cstheme="minorHAnsi"/>
          <w:color w:val="000000"/>
          <w:lang w:val="en-CA"/>
        </w:rPr>
        <w:t xml:space="preserve">In </w:t>
      </w:r>
      <w:r w:rsidRPr="003C4653">
        <w:rPr>
          <w:rFonts w:eastAsia="Times New Roman" w:cstheme="minorHAnsi"/>
          <w:color w:val="000000"/>
          <w:lang w:val="en-CA"/>
        </w:rPr>
        <w:t xml:space="preserve">the lab, juvenile salmon </w:t>
      </w:r>
      <w:r w:rsidR="00893DEA">
        <w:rPr>
          <w:rFonts w:eastAsia="Times New Roman" w:cstheme="minorHAnsi"/>
          <w:color w:val="000000"/>
          <w:lang w:val="en-CA"/>
        </w:rPr>
        <w:t xml:space="preserve">were </w:t>
      </w:r>
      <w:r w:rsidR="004C2951">
        <w:rPr>
          <w:rFonts w:eastAsia="Times New Roman" w:cstheme="minorHAnsi"/>
          <w:color w:val="000000"/>
          <w:lang w:val="en-CA"/>
        </w:rPr>
        <w:t>dissected,</w:t>
      </w:r>
      <w:r w:rsidR="00893DEA">
        <w:rPr>
          <w:rFonts w:eastAsia="Times New Roman" w:cstheme="minorHAnsi"/>
          <w:color w:val="000000"/>
          <w:lang w:val="en-CA"/>
        </w:rPr>
        <w:t xml:space="preserve"> and the </w:t>
      </w:r>
      <w:r w:rsidRPr="003C4653">
        <w:rPr>
          <w:rFonts w:eastAsia="Times New Roman" w:cstheme="minorHAnsi"/>
          <w:color w:val="000000"/>
          <w:lang w:val="en-CA"/>
        </w:rPr>
        <w:t xml:space="preserve">stomachs preserved in 95% ethanol. </w:t>
      </w:r>
      <w:r w:rsidR="00893DEA">
        <w:rPr>
          <w:rFonts w:eastAsia="Times New Roman" w:cstheme="minorHAnsi"/>
          <w:color w:val="000000"/>
          <w:lang w:val="en-CA"/>
        </w:rPr>
        <w:t xml:space="preserve"> Prior to analysis, </w:t>
      </w:r>
      <w:r w:rsidRPr="003C4653">
        <w:rPr>
          <w:rFonts w:eastAsia="Times New Roman" w:cstheme="minorHAnsi"/>
          <w:color w:val="000000"/>
          <w:lang w:val="en-CA"/>
        </w:rPr>
        <w:t xml:space="preserve">salmon stomachs </w:t>
      </w:r>
      <w:r w:rsidR="007F2F83">
        <w:rPr>
          <w:rFonts w:eastAsia="Times New Roman" w:cstheme="minorHAnsi"/>
          <w:color w:val="000000"/>
          <w:lang w:val="en-CA"/>
        </w:rPr>
        <w:t xml:space="preserve">were </w:t>
      </w:r>
      <w:r w:rsidRPr="003C4653">
        <w:rPr>
          <w:rFonts w:eastAsia="Times New Roman" w:cstheme="minorHAnsi"/>
          <w:color w:val="000000"/>
          <w:lang w:val="en-CA"/>
        </w:rPr>
        <w:t>remov</w:t>
      </w:r>
      <w:r w:rsidR="007F2F83">
        <w:rPr>
          <w:rFonts w:eastAsia="Times New Roman" w:cstheme="minorHAnsi"/>
          <w:color w:val="000000"/>
          <w:lang w:val="en-CA"/>
        </w:rPr>
        <w:t xml:space="preserve">ed </w:t>
      </w:r>
      <w:r w:rsidR="004C2951">
        <w:rPr>
          <w:rFonts w:eastAsia="Times New Roman" w:cstheme="minorHAnsi"/>
          <w:color w:val="000000"/>
          <w:lang w:val="en-CA"/>
        </w:rPr>
        <w:t xml:space="preserve">from </w:t>
      </w:r>
      <w:r w:rsidR="004C2951" w:rsidRPr="003C4653">
        <w:rPr>
          <w:rFonts w:eastAsia="Times New Roman" w:cstheme="minorHAnsi"/>
          <w:color w:val="000000"/>
          <w:lang w:val="en-CA"/>
        </w:rPr>
        <w:t>ethanol</w:t>
      </w:r>
      <w:r w:rsidRPr="003C4653">
        <w:rPr>
          <w:rFonts w:eastAsia="Times New Roman" w:cstheme="minorHAnsi"/>
          <w:color w:val="000000"/>
          <w:lang w:val="en-CA"/>
        </w:rPr>
        <w:t xml:space="preserve"> and soak</w:t>
      </w:r>
      <w:r w:rsidR="007F2F83">
        <w:rPr>
          <w:rFonts w:eastAsia="Times New Roman" w:cstheme="minorHAnsi"/>
          <w:color w:val="000000"/>
          <w:lang w:val="en-CA"/>
        </w:rPr>
        <w:t>ed</w:t>
      </w:r>
      <w:r w:rsidRPr="003C4653">
        <w:rPr>
          <w:rFonts w:eastAsia="Times New Roman" w:cstheme="minorHAnsi"/>
          <w:color w:val="000000"/>
          <w:lang w:val="en-CA"/>
        </w:rPr>
        <w:t xml:space="preserve"> </w:t>
      </w:r>
      <w:r w:rsidR="007F2F83">
        <w:rPr>
          <w:rFonts w:eastAsia="Times New Roman" w:cstheme="minorHAnsi"/>
          <w:color w:val="000000"/>
          <w:lang w:val="en-CA"/>
        </w:rPr>
        <w:t xml:space="preserve">unopened </w:t>
      </w:r>
      <w:r w:rsidRPr="003C4653">
        <w:rPr>
          <w:rFonts w:eastAsia="Times New Roman" w:cstheme="minorHAnsi"/>
          <w:color w:val="000000"/>
          <w:lang w:val="en-CA"/>
        </w:rPr>
        <w:t xml:space="preserve">for 30 minutes in </w:t>
      </w:r>
      <w:r w:rsidR="00912321">
        <w:rPr>
          <w:rFonts w:eastAsia="Times New Roman" w:cstheme="minorHAnsi"/>
          <w:color w:val="000000"/>
          <w:lang w:val="en-CA"/>
        </w:rPr>
        <w:t xml:space="preserve">tap </w:t>
      </w:r>
      <w:r w:rsidRPr="003C4653">
        <w:rPr>
          <w:rFonts w:eastAsia="Times New Roman" w:cstheme="minorHAnsi"/>
          <w:color w:val="000000"/>
          <w:lang w:val="en-CA"/>
        </w:rPr>
        <w:t xml:space="preserve">water to reduce </w:t>
      </w:r>
      <w:r w:rsidR="007F2F83">
        <w:rPr>
          <w:rFonts w:eastAsia="Times New Roman" w:cstheme="minorHAnsi"/>
          <w:color w:val="000000"/>
          <w:lang w:val="en-CA"/>
        </w:rPr>
        <w:t xml:space="preserve">the </w:t>
      </w:r>
      <w:r w:rsidRPr="003C4653">
        <w:rPr>
          <w:rFonts w:eastAsia="Times New Roman" w:cstheme="minorHAnsi"/>
          <w:color w:val="000000"/>
          <w:lang w:val="en-CA"/>
        </w:rPr>
        <w:t xml:space="preserve">brittleness of </w:t>
      </w:r>
      <w:r w:rsidR="007F2F83">
        <w:rPr>
          <w:rFonts w:eastAsia="Times New Roman" w:cstheme="minorHAnsi"/>
          <w:color w:val="000000"/>
          <w:lang w:val="en-CA"/>
        </w:rPr>
        <w:t xml:space="preserve">the </w:t>
      </w:r>
      <w:r w:rsidRPr="003C4653">
        <w:rPr>
          <w:rFonts w:eastAsia="Times New Roman" w:cstheme="minorHAnsi"/>
          <w:color w:val="000000"/>
          <w:lang w:val="en-CA"/>
        </w:rPr>
        <w:t>sample</w:t>
      </w:r>
      <w:r w:rsidR="007F2F83">
        <w:rPr>
          <w:rFonts w:eastAsia="Times New Roman" w:cstheme="minorHAnsi"/>
          <w:color w:val="000000"/>
          <w:lang w:val="en-CA"/>
        </w:rPr>
        <w:t xml:space="preserve">. The stomach was then </w:t>
      </w:r>
      <w:r w:rsidRPr="003C4653">
        <w:rPr>
          <w:rFonts w:eastAsia="Times New Roman" w:cstheme="minorHAnsi"/>
          <w:color w:val="000000"/>
          <w:lang w:val="en-CA"/>
        </w:rPr>
        <w:t>dissect</w:t>
      </w:r>
      <w:r w:rsidR="007F2F83">
        <w:rPr>
          <w:rFonts w:eastAsia="Times New Roman" w:cstheme="minorHAnsi"/>
          <w:color w:val="000000"/>
          <w:lang w:val="en-CA"/>
        </w:rPr>
        <w:t xml:space="preserve">ed </w:t>
      </w:r>
      <w:r w:rsidRPr="003C4653">
        <w:rPr>
          <w:rFonts w:eastAsia="Times New Roman" w:cstheme="minorHAnsi"/>
          <w:color w:val="000000"/>
          <w:lang w:val="en-CA"/>
        </w:rPr>
        <w:t>open</w:t>
      </w:r>
      <w:r w:rsidR="007F2F83">
        <w:rPr>
          <w:rFonts w:eastAsia="Times New Roman" w:cstheme="minorHAnsi"/>
          <w:color w:val="000000"/>
          <w:lang w:val="en-CA"/>
        </w:rPr>
        <w:t xml:space="preserve"> and </w:t>
      </w:r>
      <w:r w:rsidRPr="003C4653">
        <w:rPr>
          <w:rFonts w:eastAsia="Times New Roman" w:cstheme="minorHAnsi"/>
          <w:color w:val="000000"/>
          <w:lang w:val="en-CA"/>
        </w:rPr>
        <w:t>the food contents removed</w:t>
      </w:r>
      <w:r w:rsidR="007F2F83">
        <w:rPr>
          <w:rFonts w:eastAsia="Times New Roman" w:cstheme="minorHAnsi"/>
          <w:color w:val="000000"/>
          <w:lang w:val="en-CA"/>
        </w:rPr>
        <w:t>. T</w:t>
      </w:r>
      <w:r w:rsidRPr="003C4653">
        <w:rPr>
          <w:rFonts w:eastAsia="Times New Roman" w:cstheme="minorHAnsi"/>
          <w:color w:val="000000"/>
          <w:lang w:val="en-CA"/>
        </w:rPr>
        <w:t xml:space="preserve">he entire </w:t>
      </w:r>
      <w:r w:rsidR="007F2F83">
        <w:rPr>
          <w:rFonts w:eastAsia="Times New Roman" w:cstheme="minorHAnsi"/>
          <w:color w:val="000000"/>
          <w:lang w:val="en-CA"/>
        </w:rPr>
        <w:t xml:space="preserve">food </w:t>
      </w:r>
      <w:r w:rsidRPr="003C4653">
        <w:rPr>
          <w:rFonts w:eastAsia="Times New Roman" w:cstheme="minorHAnsi"/>
          <w:color w:val="000000"/>
          <w:lang w:val="en-CA"/>
        </w:rPr>
        <w:t>bolus was weighed</w:t>
      </w:r>
      <w:r w:rsidR="000205D4">
        <w:rPr>
          <w:rFonts w:eastAsia="Times New Roman" w:cstheme="minorHAnsi"/>
          <w:color w:val="000000"/>
          <w:lang w:val="en-CA"/>
        </w:rPr>
        <w:t xml:space="preserve"> on an analytical balance and wet weight recorded</w:t>
      </w:r>
      <w:r w:rsidR="005C4F22">
        <w:rPr>
          <w:rFonts w:eastAsia="Times New Roman" w:cstheme="minorHAnsi"/>
          <w:color w:val="000000"/>
          <w:lang w:val="en-CA"/>
        </w:rPr>
        <w:t xml:space="preserve"> to the nearest 0.1 </w:t>
      </w:r>
      <w:r w:rsidR="009A44D9">
        <w:rPr>
          <w:rFonts w:eastAsia="Times New Roman" w:cstheme="minorHAnsi"/>
          <w:color w:val="000000"/>
          <w:lang w:val="en-CA"/>
        </w:rPr>
        <w:t>m</w:t>
      </w:r>
      <w:r w:rsidR="005C4F22">
        <w:rPr>
          <w:rFonts w:eastAsia="Times New Roman" w:cstheme="minorHAnsi"/>
          <w:color w:val="000000"/>
          <w:lang w:val="en-CA"/>
        </w:rPr>
        <w:t>g</w:t>
      </w:r>
      <w:r w:rsidR="000205D4">
        <w:rPr>
          <w:rFonts w:eastAsia="Times New Roman" w:cstheme="minorHAnsi"/>
          <w:color w:val="000000"/>
          <w:lang w:val="en-CA"/>
        </w:rPr>
        <w:t xml:space="preserve">. The bolus was then </w:t>
      </w:r>
      <w:r w:rsidRPr="003C4653">
        <w:rPr>
          <w:rFonts w:eastAsia="Times New Roman" w:cstheme="minorHAnsi"/>
          <w:color w:val="000000"/>
          <w:lang w:val="en-CA"/>
        </w:rPr>
        <w:t xml:space="preserve">placed on a petri dish with water added, </w:t>
      </w:r>
      <w:r w:rsidR="007F2F83">
        <w:rPr>
          <w:rFonts w:eastAsia="Times New Roman" w:cstheme="minorHAnsi"/>
          <w:color w:val="000000"/>
          <w:lang w:val="en-CA"/>
        </w:rPr>
        <w:t xml:space="preserve">and prey </w:t>
      </w:r>
      <w:r w:rsidRPr="003C4653">
        <w:rPr>
          <w:rFonts w:eastAsia="Times New Roman" w:cstheme="minorHAnsi"/>
          <w:color w:val="000000"/>
          <w:lang w:val="en-CA"/>
        </w:rPr>
        <w:t>rearrange</w:t>
      </w:r>
      <w:r w:rsidR="007F2F83">
        <w:rPr>
          <w:rFonts w:eastAsia="Times New Roman" w:cstheme="minorHAnsi"/>
          <w:color w:val="000000"/>
          <w:lang w:val="en-CA"/>
        </w:rPr>
        <w:t>d</w:t>
      </w:r>
      <w:r w:rsidRPr="003C4653">
        <w:rPr>
          <w:rFonts w:eastAsia="Times New Roman" w:cstheme="minorHAnsi"/>
          <w:color w:val="000000"/>
          <w:lang w:val="en-CA"/>
        </w:rPr>
        <w:t xml:space="preserve"> by species, size, life stage and digestive state.</w:t>
      </w:r>
      <w:r w:rsidR="005C4F22">
        <w:rPr>
          <w:rFonts w:eastAsia="Times New Roman" w:cstheme="minorHAnsi"/>
          <w:color w:val="000000"/>
          <w:lang w:val="en-CA"/>
        </w:rPr>
        <w:t xml:space="preserve"> Digestive states </w:t>
      </w:r>
      <w:r w:rsidR="00C6340E">
        <w:rPr>
          <w:rFonts w:eastAsia="Times New Roman" w:cstheme="minorHAnsi"/>
          <w:color w:val="000000"/>
          <w:lang w:val="en-CA"/>
        </w:rPr>
        <w:t>were</w:t>
      </w:r>
      <w:r w:rsidR="005C4F22">
        <w:rPr>
          <w:rFonts w:eastAsia="Times New Roman" w:cstheme="minorHAnsi"/>
          <w:color w:val="000000"/>
          <w:lang w:val="en-CA"/>
        </w:rPr>
        <w:t xml:space="preserve"> defined as 1) fresh prey, intact, 2) semi-fresh prey, with lost appendages or color, 3) semi-digested prey, </w:t>
      </w:r>
      <w:r w:rsidR="00C6340E">
        <w:rPr>
          <w:rFonts w:eastAsia="Times New Roman" w:cstheme="minorHAnsi"/>
          <w:color w:val="000000"/>
          <w:lang w:val="en-CA"/>
        </w:rPr>
        <w:t xml:space="preserve">identified to group, </w:t>
      </w:r>
      <w:r w:rsidR="005C4F22">
        <w:rPr>
          <w:rFonts w:eastAsia="Times New Roman" w:cstheme="minorHAnsi"/>
          <w:color w:val="000000"/>
          <w:lang w:val="en-CA"/>
        </w:rPr>
        <w:t>and 4) fully digested</w:t>
      </w:r>
      <w:r w:rsidR="00C6340E">
        <w:rPr>
          <w:rFonts w:eastAsia="Times New Roman" w:cstheme="minorHAnsi"/>
          <w:color w:val="000000"/>
          <w:lang w:val="en-CA"/>
        </w:rPr>
        <w:t>,</w:t>
      </w:r>
      <w:r w:rsidR="005C4F22">
        <w:rPr>
          <w:rFonts w:eastAsia="Times New Roman" w:cstheme="minorHAnsi"/>
          <w:color w:val="000000"/>
          <w:lang w:val="en-CA"/>
        </w:rPr>
        <w:t xml:space="preserve"> </w:t>
      </w:r>
      <w:r w:rsidR="00C6340E">
        <w:rPr>
          <w:rFonts w:eastAsia="Times New Roman" w:cstheme="minorHAnsi"/>
          <w:color w:val="000000"/>
          <w:lang w:val="en-CA"/>
        </w:rPr>
        <w:t>and unidentified</w:t>
      </w:r>
      <w:r w:rsidR="005C4F22">
        <w:rPr>
          <w:rFonts w:eastAsia="Times New Roman" w:cstheme="minorHAnsi"/>
          <w:color w:val="000000"/>
          <w:lang w:val="en-CA"/>
        </w:rPr>
        <w:t xml:space="preserve"> prey.</w:t>
      </w:r>
      <w:r w:rsidRPr="003C4653">
        <w:rPr>
          <w:rFonts w:eastAsia="Times New Roman" w:cstheme="minorHAnsi"/>
          <w:color w:val="000000"/>
          <w:lang w:val="en-CA"/>
        </w:rPr>
        <w:t xml:space="preserve"> </w:t>
      </w:r>
      <w:r w:rsidR="00257D50">
        <w:rPr>
          <w:rFonts w:eastAsia="Times New Roman" w:cstheme="minorHAnsi"/>
          <w:color w:val="000000"/>
          <w:lang w:val="en-CA"/>
        </w:rPr>
        <w:t xml:space="preserve">If prey could not be identified to species, it was identified to the most detailed taxonomic group possible, e.g. Ctenophora and Cnidaria jellyfish, collectively grouped as “gelatinous” hereafter. </w:t>
      </w:r>
      <w:r w:rsidRPr="003C4653">
        <w:rPr>
          <w:rFonts w:eastAsia="Times New Roman" w:cstheme="minorHAnsi"/>
          <w:color w:val="000000"/>
          <w:lang w:val="en-CA"/>
        </w:rPr>
        <w:t xml:space="preserve">For each prey group, minimum and maximum lengths were measured with an ocular micrometer, individuals were counted, and the group </w:t>
      </w:r>
      <w:r w:rsidR="00257D50">
        <w:rPr>
          <w:rFonts w:eastAsia="Times New Roman" w:cstheme="minorHAnsi"/>
          <w:color w:val="000000"/>
          <w:lang w:val="en-CA"/>
        </w:rPr>
        <w:t xml:space="preserve">wet weight recorded to nearest 0.1 mg. </w:t>
      </w:r>
    </w:p>
    <w:p w14:paraId="5D844308" w14:textId="3CF6939B" w:rsidR="009A44D9" w:rsidRDefault="00257D50" w:rsidP="00266C78">
      <w:pPr>
        <w:spacing w:line="480" w:lineRule="auto"/>
        <w:rPr>
          <w:rFonts w:eastAsia="Times New Roman" w:cstheme="minorHAnsi"/>
          <w:color w:val="000000"/>
          <w:lang w:val="en-CA"/>
        </w:rPr>
      </w:pPr>
      <w:r>
        <w:rPr>
          <w:rFonts w:eastAsia="Times New Roman" w:cstheme="minorHAnsi"/>
          <w:color w:val="000000"/>
          <w:lang w:val="en-CA"/>
        </w:rPr>
        <w:t xml:space="preserve">If a stomach sample had </w:t>
      </w:r>
      <w:r w:rsidR="00C6340E">
        <w:rPr>
          <w:rFonts w:eastAsia="Times New Roman" w:cstheme="minorHAnsi"/>
          <w:color w:val="000000"/>
          <w:lang w:val="en-CA"/>
        </w:rPr>
        <w:t>over</w:t>
      </w:r>
      <w:r>
        <w:rPr>
          <w:rFonts w:eastAsia="Times New Roman" w:cstheme="minorHAnsi"/>
          <w:color w:val="000000"/>
          <w:lang w:val="en-CA"/>
        </w:rPr>
        <w:t xml:space="preserve"> 1,000 prey of similar size, a subsample would be processed, first any rare or large prey</w:t>
      </w:r>
      <w:r w:rsidR="00C6340E">
        <w:rPr>
          <w:rFonts w:eastAsia="Times New Roman" w:cstheme="minorHAnsi"/>
          <w:color w:val="000000"/>
          <w:lang w:val="en-CA"/>
        </w:rPr>
        <w:t xml:space="preserve"> were removed</w:t>
      </w:r>
      <w:r>
        <w:rPr>
          <w:rFonts w:eastAsia="Times New Roman" w:cstheme="minorHAnsi"/>
          <w:color w:val="000000"/>
          <w:lang w:val="en-CA"/>
        </w:rPr>
        <w:t>, data</w:t>
      </w:r>
      <w:r w:rsidR="00C6340E">
        <w:rPr>
          <w:rFonts w:eastAsia="Times New Roman" w:cstheme="minorHAnsi"/>
          <w:color w:val="000000"/>
          <w:lang w:val="en-CA"/>
        </w:rPr>
        <w:t xml:space="preserve"> recorded</w:t>
      </w:r>
      <w:r>
        <w:rPr>
          <w:rFonts w:eastAsia="Times New Roman" w:cstheme="minorHAnsi"/>
          <w:color w:val="000000"/>
          <w:lang w:val="en-CA"/>
        </w:rPr>
        <w:t xml:space="preserve"> and then ¼ of remaining prey</w:t>
      </w:r>
      <w:r w:rsidR="00C6340E">
        <w:rPr>
          <w:rFonts w:eastAsia="Times New Roman" w:cstheme="minorHAnsi"/>
          <w:color w:val="000000"/>
          <w:lang w:val="en-CA"/>
        </w:rPr>
        <w:t xml:space="preserve"> processed</w:t>
      </w:r>
      <w:r>
        <w:rPr>
          <w:rFonts w:eastAsia="Times New Roman" w:cstheme="minorHAnsi"/>
          <w:color w:val="000000"/>
          <w:lang w:val="en-CA"/>
        </w:rPr>
        <w:t xml:space="preserve">. For example, </w:t>
      </w:r>
      <w:r w:rsidR="00C6340E">
        <w:rPr>
          <w:rFonts w:eastAsia="Times New Roman" w:cstheme="minorHAnsi"/>
          <w:color w:val="000000"/>
          <w:lang w:val="en-CA"/>
        </w:rPr>
        <w:t xml:space="preserve">counting and measuring a couple of decapods and amphipods before subsampling hundreds of </w:t>
      </w:r>
      <w:r w:rsidR="00C6340E" w:rsidRPr="004C2951">
        <w:rPr>
          <w:rFonts w:eastAsia="Times New Roman" w:cstheme="minorHAnsi"/>
          <w:i/>
          <w:iCs/>
          <w:color w:val="000000"/>
          <w:lang w:val="en-CA"/>
        </w:rPr>
        <w:t>Oikopleura</w:t>
      </w:r>
      <w:r w:rsidR="00C6340E">
        <w:rPr>
          <w:rFonts w:eastAsia="Times New Roman" w:cstheme="minorHAnsi"/>
          <w:color w:val="000000"/>
          <w:lang w:val="en-CA"/>
        </w:rPr>
        <w:t xml:space="preserve"> and cladocerans, multiplying the data by 4 to estimate the sample data.</w:t>
      </w:r>
    </w:p>
    <w:p w14:paraId="61E80E17" w14:textId="62FB87D3" w:rsidR="00CE7AC8" w:rsidRDefault="00CE7AC8" w:rsidP="00266C78">
      <w:pPr>
        <w:spacing w:line="480" w:lineRule="auto"/>
        <w:rPr>
          <w:rFonts w:eastAsia="Times New Roman" w:cstheme="minorHAnsi"/>
          <w:color w:val="000000"/>
          <w:lang w:val="en-CA"/>
        </w:rPr>
      </w:pPr>
    </w:p>
    <w:p w14:paraId="2B2FBA17" w14:textId="4C257E8F" w:rsidR="00CE7AC8" w:rsidRDefault="00CE7AC8" w:rsidP="00266C78">
      <w:pPr>
        <w:spacing w:line="480" w:lineRule="auto"/>
        <w:rPr>
          <w:rFonts w:eastAsia="Times New Roman" w:cstheme="minorHAnsi"/>
          <w:color w:val="000000"/>
          <w:lang w:val="en-CA"/>
        </w:rPr>
      </w:pPr>
      <w:r>
        <w:rPr>
          <w:rFonts w:eastAsia="Times New Roman" w:cstheme="minorHAnsi"/>
          <w:color w:val="000000"/>
          <w:lang w:val="en-CA"/>
        </w:rPr>
        <w:tab/>
        <w:t xml:space="preserve">The zooplankton samples were poured over sieves into 250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1000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and 2000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size fractions before being weighed and analyzed. </w:t>
      </w:r>
      <w:r w:rsidR="00D472CE">
        <w:rPr>
          <w:rFonts w:eastAsia="Times New Roman" w:cstheme="minorHAnsi"/>
          <w:color w:val="000000"/>
          <w:lang w:val="en-CA"/>
        </w:rPr>
        <w:t xml:space="preserve">Wet weights were measured to the nearest 0.1 mg on an analytical balance, with non-gelatinous and gelatinous groups weighed separately. Each size fraction of zooplankton was identified to species and life stage, enumerated and measured with an ocular micrometer, and subsampled if necessary, using a </w:t>
      </w:r>
      <w:proofErr w:type="spellStart"/>
      <w:r w:rsidR="00D472CE">
        <w:rPr>
          <w:rFonts w:eastAsia="Times New Roman" w:cstheme="minorHAnsi"/>
          <w:color w:val="000000"/>
          <w:lang w:val="en-CA"/>
        </w:rPr>
        <w:t>Motodo</w:t>
      </w:r>
      <w:proofErr w:type="spellEnd"/>
      <w:r w:rsidR="00D472CE">
        <w:rPr>
          <w:rFonts w:eastAsia="Times New Roman" w:cstheme="minorHAnsi"/>
          <w:color w:val="000000"/>
          <w:lang w:val="en-CA"/>
        </w:rPr>
        <w:t xml:space="preserve"> splitter. </w:t>
      </w:r>
    </w:p>
    <w:p w14:paraId="011412CD" w14:textId="77777777" w:rsidR="00C6340E" w:rsidRPr="003C4653" w:rsidRDefault="00C6340E" w:rsidP="00266C78">
      <w:pPr>
        <w:spacing w:line="480" w:lineRule="auto"/>
        <w:rPr>
          <w:rFonts w:eastAsia="Times New Roman" w:cstheme="minorHAnsi"/>
          <w:lang w:val="en-CA"/>
        </w:rPr>
      </w:pPr>
    </w:p>
    <w:p w14:paraId="20A5B01E" w14:textId="287C0603"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r w:rsidR="000B23A6">
        <w:rPr>
          <w:rFonts w:eastAsia="Times New Roman" w:cstheme="minorHAnsi"/>
          <w:color w:val="000000"/>
          <w:lang w:val="en-CA"/>
        </w:rPr>
        <w:t xml:space="preserve">The spatial variation in prey composition was </w:t>
      </w:r>
      <w:r w:rsidR="00E74AF6">
        <w:rPr>
          <w:rFonts w:eastAsia="Times New Roman" w:cstheme="minorHAnsi"/>
          <w:color w:val="000000"/>
          <w:lang w:val="en-CA"/>
        </w:rPr>
        <w:t>analyzed</w:t>
      </w:r>
      <w:r w:rsidR="000B23A6">
        <w:rPr>
          <w:rFonts w:eastAsia="Times New Roman" w:cstheme="minorHAnsi"/>
          <w:color w:val="000000"/>
          <w:lang w:val="en-CA"/>
        </w:rPr>
        <w:t xml:space="preserve"> using a multivariate approach. Prior to the </w:t>
      </w:r>
      <w:r w:rsidRPr="003C4653">
        <w:rPr>
          <w:rFonts w:eastAsia="Times New Roman" w:cstheme="minorHAnsi"/>
          <w:color w:val="000000"/>
          <w:lang w:val="en-CA"/>
        </w:rPr>
        <w:t>analysis</w:t>
      </w:r>
      <w:r w:rsidR="000B23A6">
        <w:rPr>
          <w:rFonts w:eastAsia="Times New Roman" w:cstheme="minorHAnsi"/>
          <w:color w:val="000000"/>
          <w:lang w:val="en-CA"/>
        </w:rPr>
        <w:t xml:space="preserve">, </w:t>
      </w:r>
      <w:r w:rsidRPr="003C4653">
        <w:rPr>
          <w:rFonts w:eastAsia="Times New Roman" w:cstheme="minorHAnsi"/>
          <w:color w:val="000000"/>
          <w:lang w:val="en-CA"/>
        </w:rPr>
        <w:t xml:space="preserve">rare taxonomic prey categories (occurs in less than three stomachs) into </w:t>
      </w:r>
      <w:r w:rsidR="000B23A6">
        <w:rPr>
          <w:rFonts w:eastAsia="Times New Roman" w:cstheme="minorHAnsi"/>
          <w:color w:val="000000"/>
          <w:lang w:val="en-CA"/>
        </w:rPr>
        <w:t xml:space="preserve">were combined into </w:t>
      </w:r>
      <w:r w:rsidRPr="003C4653">
        <w:rPr>
          <w:rFonts w:eastAsia="Times New Roman" w:cstheme="minorHAnsi"/>
          <w:color w:val="000000"/>
          <w:lang w:val="en-CA"/>
        </w:rPr>
        <w:t>higher level groupings</w:t>
      </w:r>
      <w:r w:rsidR="000B23A6">
        <w:rPr>
          <w:rFonts w:eastAsia="Times New Roman" w:cstheme="minorHAnsi"/>
          <w:color w:val="000000"/>
          <w:lang w:val="en-CA"/>
        </w:rPr>
        <w:t>,</w:t>
      </w:r>
      <w:r w:rsidRPr="003C4653">
        <w:rPr>
          <w:rFonts w:eastAsia="Times New Roman" w:cstheme="minorHAnsi"/>
          <w:color w:val="000000"/>
          <w:lang w:val="en-CA"/>
        </w:rPr>
        <w:t xml:space="preserve"> ignoring “digested food.” </w:t>
      </w:r>
      <w:r w:rsidR="00BD3083">
        <w:rPr>
          <w:rFonts w:eastAsia="Times New Roman" w:cstheme="minorHAnsi"/>
          <w:color w:val="000000"/>
          <w:lang w:val="en-CA"/>
        </w:rPr>
        <w:t xml:space="preserve">Fish stomach content </w:t>
      </w:r>
      <w:r w:rsidR="000B23A6">
        <w:rPr>
          <w:rFonts w:eastAsia="Times New Roman" w:cstheme="minorHAnsi"/>
          <w:color w:val="000000"/>
          <w:lang w:val="en-CA"/>
        </w:rPr>
        <w:t xml:space="preserve">wet </w:t>
      </w:r>
      <w:r w:rsidR="00BD3083">
        <w:rPr>
          <w:rFonts w:eastAsia="Times New Roman" w:cstheme="minorHAnsi"/>
          <w:color w:val="000000"/>
          <w:lang w:val="en-CA"/>
        </w:rPr>
        <w:t xml:space="preserve">weight was multiplied by 1.54 to correct weights </w:t>
      </w:r>
      <w:r w:rsidR="000B23A6">
        <w:rPr>
          <w:rFonts w:eastAsia="Times New Roman" w:cstheme="minorHAnsi"/>
          <w:color w:val="000000"/>
          <w:lang w:val="en-CA"/>
        </w:rPr>
        <w:t xml:space="preserve">for water loss </w:t>
      </w:r>
      <w:r w:rsidR="00BD3083">
        <w:rPr>
          <w:rFonts w:eastAsia="Times New Roman" w:cstheme="minorHAnsi"/>
          <w:color w:val="000000"/>
          <w:lang w:val="en-CA"/>
        </w:rPr>
        <w:t xml:space="preserve">after storage in ethanol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r w:rsidR="000B23A6">
        <w:rPr>
          <w:rFonts w:eastAsia="Times New Roman" w:cstheme="minorHAnsi"/>
          <w:color w:val="000000"/>
          <w:lang w:val="en-CA"/>
        </w:rPr>
        <w:t>R</w:t>
      </w:r>
      <w:r w:rsidRPr="003C4653">
        <w:rPr>
          <w:rFonts w:eastAsia="Times New Roman" w:cstheme="minorHAnsi"/>
          <w:color w:val="000000"/>
          <w:lang w:val="en-CA"/>
        </w:rPr>
        <w:t>elative prey biomass for each stomach was calculated and arcsine square root transformed</w:t>
      </w:r>
      <w:r w:rsidR="000B23A6">
        <w:rPr>
          <w:rFonts w:eastAsia="Times New Roman" w:cstheme="minorHAnsi"/>
          <w:color w:val="000000"/>
          <w:lang w:val="en-CA"/>
        </w:rPr>
        <w:t xml:space="preserve"> before calculating</w:t>
      </w:r>
      <w:r w:rsidRPr="003C4653">
        <w:rPr>
          <w:rFonts w:eastAsia="Times New Roman" w:cstheme="minorHAnsi"/>
          <w:color w:val="000000"/>
          <w:lang w:val="en-CA"/>
        </w:rPr>
        <w:t xml:space="preserve"> Bray-Curtis </w:t>
      </w:r>
      <w:r w:rsidR="004C2951" w:rsidRPr="003C4653">
        <w:rPr>
          <w:rFonts w:eastAsia="Times New Roman" w:cstheme="minorHAnsi"/>
          <w:color w:val="000000"/>
          <w:lang w:val="en-CA"/>
        </w:rPr>
        <w:t>dissimilarity.</w:t>
      </w:r>
      <w:r w:rsidR="002B1CEB">
        <w:rPr>
          <w:rFonts w:eastAsia="Times New Roman" w:cstheme="minorHAnsi"/>
          <w:color w:val="000000"/>
          <w:lang w:val="en-CA"/>
        </w:rPr>
        <w:t xml:space="preserve"> The dissimilarity matrix was used </w:t>
      </w:r>
      <w:r w:rsidRPr="003C4653">
        <w:rPr>
          <w:rFonts w:eastAsia="Times New Roman" w:cstheme="minorHAnsi"/>
          <w:color w:val="000000"/>
          <w:lang w:val="en-CA"/>
        </w:rPr>
        <w:t xml:space="preserve">for non-metric multidimensional scaling (NMDS) </w:t>
      </w:r>
      <w:r w:rsidR="002B1CEB">
        <w:rPr>
          <w:rFonts w:eastAsia="Times New Roman" w:cstheme="minorHAnsi"/>
          <w:color w:val="000000"/>
          <w:lang w:val="en-CA"/>
        </w:rPr>
        <w:t xml:space="preserve">ordination </w:t>
      </w:r>
      <w:r w:rsidRPr="003C4653">
        <w:rPr>
          <w:rFonts w:eastAsia="Times New Roman" w:cstheme="minorHAnsi"/>
          <w:color w:val="000000"/>
          <w:lang w:val="en-CA"/>
        </w:rPr>
        <w:t>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14:paraId="0F622F44" w14:textId="77777777" w:rsidR="00372150" w:rsidRPr="003C4653" w:rsidRDefault="00372150" w:rsidP="00266C78">
      <w:pPr>
        <w:spacing w:line="480" w:lineRule="auto"/>
        <w:rPr>
          <w:rFonts w:eastAsia="Times New Roman" w:cstheme="minorHAnsi"/>
          <w:lang w:val="en-CA"/>
        </w:rPr>
      </w:pPr>
    </w:p>
    <w:p w14:paraId="44BBF84E" w14:textId="3DF8ECB0" w:rsidR="0037215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In addition to the multivariate statistics, various indices were calculated from the raw data</w:t>
      </w:r>
      <w:r w:rsidR="00407993">
        <w:rPr>
          <w:rFonts w:eastAsia="Times New Roman" w:cstheme="minorHAnsi"/>
          <w:color w:val="000000"/>
          <w:lang w:val="en-CA"/>
        </w:rPr>
        <w:t>. F</w:t>
      </w:r>
      <w:r w:rsidRPr="003C4653">
        <w:rPr>
          <w:rFonts w:eastAsia="Times New Roman" w:cstheme="minorHAnsi"/>
          <w:color w:val="000000"/>
          <w:lang w:val="en-CA"/>
        </w:rPr>
        <w:t>requency of occurrence</w:t>
      </w:r>
      <w:r w:rsidR="009C420C">
        <w:rPr>
          <w:rFonts w:eastAsia="Times New Roman" w:cstheme="minorHAnsi"/>
          <w:color w:val="000000"/>
          <w:lang w:val="en-CA"/>
        </w:rPr>
        <w:t xml:space="preserve"> (FO)</w:t>
      </w:r>
      <w:r w:rsidRPr="003C4653">
        <w:rPr>
          <w:rFonts w:eastAsia="Times New Roman" w:cstheme="minorHAnsi"/>
          <w:color w:val="000000"/>
          <w:lang w:val="en-CA"/>
        </w:rPr>
        <w:t xml:space="preserve"> of prey for each site and each species, </w:t>
      </w:r>
      <w:r w:rsidR="00407993">
        <w:rPr>
          <w:rFonts w:eastAsia="Times New Roman" w:cstheme="minorHAnsi"/>
          <w:color w:val="000000"/>
          <w:lang w:val="en-CA"/>
        </w:rPr>
        <w:t>was calculated as</w:t>
      </w:r>
      <w:r w:rsidR="009C420C">
        <w:rPr>
          <w:rFonts w:eastAsia="Times New Roman" w:cstheme="minorHAnsi"/>
          <w:color w:val="000000"/>
          <w:lang w:val="en-CA"/>
        </w:rPr>
        <w:t>:</w:t>
      </w:r>
    </w:p>
    <w:p w14:paraId="5042738C" w14:textId="546ADB45" w:rsidR="005F4718" w:rsidRPr="003C4653" w:rsidRDefault="005F4718" w:rsidP="004C2951">
      <w:pPr>
        <w:spacing w:line="480" w:lineRule="auto"/>
        <w:jc w:val="center"/>
        <w:rPr>
          <w:rFonts w:eastAsia="Times New Roman" w:cstheme="minorHAnsi"/>
          <w:lang w:val="en-CA"/>
        </w:rPr>
      </w:pPr>
      <w:r>
        <w:rPr>
          <w:rFonts w:eastAsia="Times New Roman" w:cstheme="minorHAnsi"/>
          <w:color w:val="000000"/>
          <w:lang w:val="en-CA"/>
        </w:rPr>
        <w:t xml:space="preserve">FO = # of stomachs with </w:t>
      </w:r>
      <w:proofErr w:type="spellStart"/>
      <w:r>
        <w:rPr>
          <w:rFonts w:eastAsia="Times New Roman" w:cstheme="minorHAnsi"/>
          <w:color w:val="000000"/>
          <w:lang w:val="en-CA"/>
        </w:rPr>
        <w:t>prey</w:t>
      </w:r>
      <w:r w:rsidR="003424A0" w:rsidRPr="004C2951">
        <w:rPr>
          <w:rFonts w:eastAsia="Times New Roman" w:cstheme="minorHAnsi"/>
          <w:color w:val="000000"/>
          <w:vertAlign w:val="subscript"/>
          <w:lang w:val="en-CA"/>
        </w:rPr>
        <w:t>i</w:t>
      </w:r>
      <w:proofErr w:type="spellEnd"/>
      <w:r>
        <w:rPr>
          <w:rFonts w:eastAsia="Times New Roman" w:cstheme="minorHAnsi"/>
          <w:color w:val="000000"/>
          <w:lang w:val="en-CA"/>
        </w:rPr>
        <w:t xml:space="preserve"> / total # of stomachs</w:t>
      </w:r>
    </w:p>
    <w:p w14:paraId="4F54A042" w14:textId="12DA8E59" w:rsidR="00266C78"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 xml:space="preserve">Gut fullness indices </w:t>
      </w:r>
      <w:r w:rsidR="003424A0">
        <w:rPr>
          <w:rFonts w:eastAsia="Times New Roman" w:cstheme="minorHAnsi"/>
          <w:color w:val="000000"/>
          <w:lang w:val="en-CA"/>
        </w:rPr>
        <w:t xml:space="preserve">(GFI) </w:t>
      </w:r>
      <w:r w:rsidRPr="003C4653">
        <w:rPr>
          <w:rFonts w:eastAsia="Times New Roman" w:cstheme="minorHAnsi"/>
          <w:color w:val="000000"/>
          <w:lang w:val="en-CA"/>
        </w:rPr>
        <w:t>were also calculated</w:t>
      </w:r>
      <w:r w:rsidR="003424A0">
        <w:rPr>
          <w:rFonts w:eastAsia="Times New Roman" w:cstheme="minorHAnsi"/>
          <w:color w:val="000000"/>
          <w:lang w:val="en-CA"/>
        </w:rPr>
        <w:t xml:space="preserve"> for each fish,</w:t>
      </w:r>
      <w:r w:rsidRPr="003C4653">
        <w:rPr>
          <w:rFonts w:eastAsia="Times New Roman" w:cstheme="minorHAnsi"/>
          <w:color w:val="000000"/>
          <w:lang w:val="en-CA"/>
        </w:rPr>
        <w:t xml:space="preserve"> express</w:t>
      </w:r>
      <w:r w:rsidR="003424A0">
        <w:rPr>
          <w:rFonts w:eastAsia="Times New Roman" w:cstheme="minorHAnsi"/>
          <w:color w:val="000000"/>
          <w:lang w:val="en-CA"/>
        </w:rPr>
        <w:t>ed</w:t>
      </w:r>
      <w:r w:rsidRPr="003C4653">
        <w:rPr>
          <w:rFonts w:eastAsia="Times New Roman" w:cstheme="minorHAnsi"/>
          <w:color w:val="000000"/>
          <w:lang w:val="en-CA"/>
        </w:rPr>
        <w:t xml:space="preserve"> as percent body weight</w:t>
      </w:r>
      <w:r w:rsidR="003424A0">
        <w:rPr>
          <w:rFonts w:eastAsia="Times New Roman" w:cstheme="minorHAnsi"/>
          <w:color w:val="000000"/>
          <w:lang w:val="en-CA"/>
        </w:rPr>
        <w:t>:</w:t>
      </w:r>
    </w:p>
    <w:p w14:paraId="7F6A3321" w14:textId="7AF7C713" w:rsidR="00266C78" w:rsidRDefault="00266C78" w:rsidP="004C2951">
      <w:pPr>
        <w:spacing w:line="480" w:lineRule="auto"/>
        <w:jc w:val="center"/>
        <w:rPr>
          <w:rFonts w:eastAsia="Times New Roman" w:cstheme="minorHAnsi"/>
          <w:color w:val="000000"/>
          <w:lang w:val="en-CA"/>
        </w:rPr>
      </w:pPr>
      <w:r>
        <w:rPr>
          <w:rFonts w:eastAsia="Times New Roman" w:cstheme="minorHAnsi"/>
          <w:color w:val="000000"/>
          <w:lang w:val="en-CA"/>
        </w:rPr>
        <w:t>GFI = (food bolus weight / fish weight) * 100</w:t>
      </w:r>
    </w:p>
    <w:p w14:paraId="388C5A25" w14:textId="0DDE5D06" w:rsidR="00266C78"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w:t>
      </w:r>
      <w:r w:rsidR="003424A0">
        <w:rPr>
          <w:rFonts w:eastAsia="Times New Roman" w:cstheme="minorHAnsi"/>
          <w:color w:val="000000"/>
          <w:lang w:val="en-CA"/>
        </w:rPr>
        <w:t>percent similarity</w:t>
      </w:r>
      <w:r w:rsidRPr="003C4653">
        <w:rPr>
          <w:rFonts w:eastAsia="Times New Roman" w:cstheme="minorHAnsi"/>
          <w:color w:val="000000"/>
          <w:lang w:val="en-CA"/>
        </w:rPr>
        <w:t xml:space="preserve"> index</w:t>
      </w:r>
      <w:r w:rsidR="003424A0">
        <w:rPr>
          <w:rFonts w:eastAsia="Times New Roman" w:cstheme="minorHAnsi"/>
          <w:color w:val="000000"/>
          <w:lang w:val="en-CA"/>
        </w:rPr>
        <w:t xml:space="preserve"> (PSI) for species diet overlap</w:t>
      </w:r>
      <w:r w:rsidRPr="003C4653">
        <w:rPr>
          <w:rFonts w:eastAsia="Times New Roman" w:cstheme="minorHAnsi"/>
          <w:color w:val="000000"/>
          <w:lang w:val="en-CA"/>
        </w:rPr>
        <w:t xml:space="preserve"> was calculated for each site</w:t>
      </w:r>
      <w:r w:rsidR="003424A0">
        <w:rPr>
          <w:rFonts w:eastAsia="Times New Roman" w:cstheme="minorHAnsi"/>
          <w:color w:val="000000"/>
          <w:lang w:val="en-CA"/>
        </w:rPr>
        <w:t>:</w:t>
      </w:r>
    </w:p>
    <w:p w14:paraId="6AC23FFC" w14:textId="391DA4CD" w:rsidR="00830B94" w:rsidRPr="00266C78" w:rsidRDefault="00266C78" w:rsidP="004C2951">
      <w:pPr>
        <w:spacing w:line="480" w:lineRule="auto"/>
        <w:jc w:val="center"/>
        <w:rPr>
          <w:rFonts w:eastAsia="Times New Roman" w:cstheme="minorHAnsi"/>
          <w:color w:val="000000"/>
          <w:lang w:val="en-CA"/>
        </w:rPr>
      </w:pPr>
      <w:r>
        <w:rPr>
          <w:rFonts w:eastAsia="Times New Roman" w:cstheme="minorHAnsi"/>
          <w:color w:val="000000"/>
          <w:lang w:val="en-CA"/>
        </w:rPr>
        <w:t>PSI = [</w:t>
      </w:r>
      <w:r w:rsidRPr="004C2951">
        <w:rPr>
          <w:rFonts w:eastAsia="Times New Roman" w:cstheme="minorHAnsi"/>
          <w:color w:val="222222"/>
          <w:shd w:val="clear" w:color="auto" w:fill="FFFFFF"/>
          <w:lang w:val="en-CA"/>
        </w:rPr>
        <w:t>Σ</w:t>
      </w:r>
      <w:r>
        <w:rPr>
          <w:rFonts w:eastAsia="Times New Roman" w:cstheme="minorHAnsi"/>
          <w:color w:val="222222"/>
          <w:shd w:val="clear" w:color="auto" w:fill="FFFFFF"/>
          <w:lang w:val="en-CA"/>
        </w:rPr>
        <w:t xml:space="preserve"> </w:t>
      </w:r>
      <w:r>
        <w:rPr>
          <w:rFonts w:eastAsia="Times New Roman" w:cstheme="minorHAnsi"/>
          <w:color w:val="000000"/>
          <w:lang w:val="en-CA"/>
        </w:rPr>
        <w:t xml:space="preserve">(minimum </w:t>
      </w:r>
      <w:proofErr w:type="spellStart"/>
      <w:r>
        <w:rPr>
          <w:rFonts w:eastAsia="Times New Roman" w:cstheme="minorHAnsi"/>
          <w:color w:val="000000"/>
          <w:lang w:val="en-CA"/>
        </w:rPr>
        <w:t>p</w:t>
      </w:r>
      <w:r w:rsidR="003424A0">
        <w:rPr>
          <w:rFonts w:eastAsia="Times New Roman" w:cstheme="minorHAnsi"/>
          <w:color w:val="000000"/>
          <w:lang w:val="en-CA"/>
        </w:rPr>
        <w:t>rey</w:t>
      </w:r>
      <w:r w:rsidRPr="004C2951">
        <w:rPr>
          <w:rFonts w:eastAsia="Times New Roman" w:cstheme="minorHAnsi"/>
          <w:color w:val="000000"/>
          <w:vertAlign w:val="subscript"/>
          <w:lang w:val="en-CA"/>
        </w:rPr>
        <w:t>ip</w:t>
      </w:r>
      <w:proofErr w:type="spellEnd"/>
      <w:r>
        <w:rPr>
          <w:rFonts w:eastAsia="Times New Roman" w:cstheme="minorHAnsi"/>
          <w:color w:val="000000"/>
          <w:lang w:val="en-CA"/>
        </w:rPr>
        <w:t xml:space="preserve">, </w:t>
      </w:r>
      <w:proofErr w:type="spellStart"/>
      <w:r>
        <w:rPr>
          <w:rFonts w:eastAsia="Times New Roman" w:cstheme="minorHAnsi"/>
          <w:color w:val="000000"/>
          <w:lang w:val="en-CA"/>
        </w:rPr>
        <w:t>p</w:t>
      </w:r>
      <w:r w:rsidR="003424A0">
        <w:rPr>
          <w:rFonts w:eastAsia="Times New Roman" w:cstheme="minorHAnsi"/>
          <w:color w:val="000000"/>
          <w:lang w:val="en-CA"/>
        </w:rPr>
        <w:t>rey</w:t>
      </w:r>
      <w:r w:rsidRPr="004C2951">
        <w:rPr>
          <w:rFonts w:eastAsia="Times New Roman" w:cstheme="minorHAnsi"/>
          <w:color w:val="000000"/>
          <w:vertAlign w:val="subscript"/>
          <w:lang w:val="en-CA"/>
        </w:rPr>
        <w:t>ic</w:t>
      </w:r>
      <w:proofErr w:type="spellEnd"/>
      <w:r>
        <w:rPr>
          <w:rFonts w:eastAsia="Times New Roman" w:cstheme="minorHAnsi"/>
          <w:color w:val="000000"/>
          <w:lang w:val="en-CA"/>
        </w:rPr>
        <w:t>)] * 100</w:t>
      </w:r>
    </w:p>
    <w:p w14:paraId="08517878" w14:textId="427324EC" w:rsidR="00830B94" w:rsidRDefault="00830B94" w:rsidP="00266C78">
      <w:pPr>
        <w:spacing w:line="480" w:lineRule="auto"/>
        <w:rPr>
          <w:rFonts w:eastAsia="Times New Roman" w:cstheme="minorHAnsi"/>
          <w:color w:val="000000"/>
          <w:lang w:val="en-CA"/>
        </w:rPr>
      </w:pPr>
      <w:r>
        <w:rPr>
          <w:rFonts w:eastAsia="Times New Roman" w:cstheme="minorHAnsi"/>
          <w:color w:val="000000"/>
          <w:lang w:val="en-CA"/>
        </w:rPr>
        <w:t xml:space="preserve">Where </w:t>
      </w:r>
      <w:proofErr w:type="spellStart"/>
      <w:r>
        <w:rPr>
          <w:rFonts w:eastAsia="Times New Roman" w:cstheme="minorHAnsi"/>
          <w:color w:val="000000"/>
          <w:lang w:val="en-CA"/>
        </w:rPr>
        <w:t>prey</w:t>
      </w:r>
      <w:r w:rsidRPr="004C2951">
        <w:rPr>
          <w:rFonts w:eastAsia="Times New Roman" w:cstheme="minorHAnsi"/>
          <w:color w:val="000000"/>
          <w:vertAlign w:val="subscript"/>
          <w:lang w:val="en-CA"/>
        </w:rPr>
        <w:t>ip</w:t>
      </w:r>
      <w:proofErr w:type="spellEnd"/>
      <w:r>
        <w:rPr>
          <w:rFonts w:eastAsia="Times New Roman" w:cstheme="minorHAnsi"/>
          <w:color w:val="000000"/>
          <w:lang w:val="en-CA"/>
        </w:rPr>
        <w:t xml:space="preserve"> is the proportion by weight of prey </w:t>
      </w:r>
      <w:proofErr w:type="spellStart"/>
      <w:r w:rsidRPr="004C2951">
        <w:rPr>
          <w:rFonts w:eastAsia="Times New Roman" w:cstheme="minorHAnsi"/>
          <w:i/>
          <w:iCs/>
          <w:color w:val="000000"/>
          <w:lang w:val="en-CA"/>
        </w:rPr>
        <w:t>i</w:t>
      </w:r>
      <w:proofErr w:type="spellEnd"/>
      <w:r>
        <w:rPr>
          <w:rFonts w:eastAsia="Times New Roman" w:cstheme="minorHAnsi"/>
          <w:color w:val="000000"/>
          <w:lang w:val="en-CA"/>
        </w:rPr>
        <w:t xml:space="preserve"> in pink salmon stomachs and </w:t>
      </w:r>
      <w:proofErr w:type="spellStart"/>
      <w:r>
        <w:rPr>
          <w:rFonts w:eastAsia="Times New Roman" w:cstheme="minorHAnsi"/>
          <w:color w:val="000000"/>
          <w:lang w:val="en-CA"/>
        </w:rPr>
        <w:t>prey</w:t>
      </w:r>
      <w:r w:rsidRPr="004C2951">
        <w:rPr>
          <w:rFonts w:eastAsia="Times New Roman" w:cstheme="minorHAnsi"/>
          <w:color w:val="000000"/>
          <w:vertAlign w:val="subscript"/>
          <w:lang w:val="en-CA"/>
        </w:rPr>
        <w:t>ic</w:t>
      </w:r>
      <w:proofErr w:type="spellEnd"/>
      <w:r>
        <w:rPr>
          <w:rFonts w:eastAsia="Times New Roman" w:cstheme="minorHAnsi"/>
          <w:color w:val="000000"/>
          <w:lang w:val="en-CA"/>
        </w:rPr>
        <w:t xml:space="preserve"> is the proportion by weight of prey </w:t>
      </w:r>
      <w:proofErr w:type="spellStart"/>
      <w:r w:rsidRPr="004C2951">
        <w:rPr>
          <w:rFonts w:eastAsia="Times New Roman" w:cstheme="minorHAnsi"/>
          <w:i/>
          <w:iCs/>
          <w:color w:val="000000"/>
          <w:lang w:val="en-CA"/>
        </w:rPr>
        <w:t>i</w:t>
      </w:r>
      <w:proofErr w:type="spellEnd"/>
      <w:r>
        <w:rPr>
          <w:rFonts w:eastAsia="Times New Roman" w:cstheme="minorHAnsi"/>
          <w:color w:val="000000"/>
          <w:lang w:val="en-CA"/>
        </w:rPr>
        <w:t xml:space="preserve"> in chum salmon stomachs </w:t>
      </w:r>
      <w:r>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preferences","type":"chapter"},"uris":["http://www.mendeley.com/documents/?uuid=224b1dde-da82-4c8d-8496-bb13439b1420"]},{"id":"ITEM-2","itemData":{"abstract":"This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subsequent reinjection and analysis of the fractions by heated-probe mass spectrometry and UV-fluorescence. The probe-MS experiments were performed in order to show that the material of the excluded peak does not consist of small and polar molecular species, rather than larger-molecular mass material. All the fractions were reinjected and some of them gave small extra peaks in the SEC chromatogram. The earliest fractions showed very weak UV-fluorescence indicating the presence of very high molecular mass material. The later-eluting fractions showed relatively strong fluorescence intensities with the position of the fluorescence intensities shifting to shorter wavelengths as the SEC elution time increased, indicating that the smaller polynuclear aromatic ring systems elute in the late fractions. Probe mass spectra showed that only those fractions isolated from SEC at the long elution times gave signals characteristic of aromatic and nitrogen compounds; the molecular mass range decreased with increasing elution time. Since the structures of the material excluded from the column or even that near the exclusion limit are not known, it is impossible to select standard materials or standard polymeric compounds to represent the molecular mass range of coal-derived liquids. For this reason, we believe that the polystyrene calibration represents the most reasonable compromise for SEC in NMP solvent in our system.\\nThis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subs…","author":[{"dropping-particle":"","family":"Chipps","given":"Steven R","non-dropping-particle":"","parse-names":false,"suffix":""},{"dropping-particle":"","family":"Garvey","given":"James E","non-dropping-particle":"","parse-names":false,"suffix":""}],"container-title":"American Fischery Society","id":"ITEM-2","issue":"May","issued":{"date-parts":[["2006"]]},"page":"42","title":"Assessment of Food Habits and Feeding Patterns","type":"article-journal"},"uris":["http://www.mendeley.com/documents/?uuid=256e5c30-59c4-4901-8498-68e7647a251a"]}],"mendeley":{"formattedCitation":"(Chipps &amp; Garvey, 2006; Krebs, 2013)","plainTextFormattedCitation":"(Chipps &amp; Garvey, 2006; Krebs, 2013)","previouslyFormattedCitation":"(Chipps &amp; Garvey, 2006; Krebs, 2013)"},"properties":{"noteIndex":0},"schema":"https://github.com/citation-style-language/schema/raw/master/csl-citation.json"}</w:instrText>
      </w:r>
      <w:r>
        <w:rPr>
          <w:rFonts w:eastAsia="Times New Roman" w:cstheme="minorHAnsi"/>
          <w:color w:val="000000"/>
          <w:lang w:val="en-CA"/>
        </w:rPr>
        <w:fldChar w:fldCharType="separate"/>
      </w:r>
      <w:r w:rsidRPr="00830B94">
        <w:rPr>
          <w:rFonts w:eastAsia="Times New Roman" w:cstheme="minorHAnsi"/>
          <w:noProof/>
          <w:color w:val="000000"/>
          <w:lang w:val="en-CA"/>
        </w:rPr>
        <w:t>(Chipps &amp; Garvey, 2006; Krebs, 2013)</w:t>
      </w:r>
      <w:r>
        <w:rPr>
          <w:rFonts w:eastAsia="Times New Roman" w:cstheme="minorHAnsi"/>
          <w:color w:val="000000"/>
          <w:lang w:val="en-CA"/>
        </w:rPr>
        <w:fldChar w:fldCharType="end"/>
      </w:r>
      <w:r>
        <w:rPr>
          <w:rFonts w:eastAsia="Times New Roman" w:cstheme="minorHAnsi"/>
          <w:color w:val="000000"/>
          <w:lang w:val="en-CA"/>
        </w:rPr>
        <w:t>.</w:t>
      </w:r>
    </w:p>
    <w:p w14:paraId="7A318F71" w14:textId="7EE16C45"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Note, the empty stomachs (those with no identifiable prey) in this study were excluded from all the multivariate </w:t>
      </w:r>
      <w:r w:rsidR="0061405B" w:rsidRPr="003C4653">
        <w:rPr>
          <w:rFonts w:eastAsia="Times New Roman" w:cstheme="minorHAnsi"/>
          <w:color w:val="000000"/>
          <w:lang w:val="en-CA"/>
        </w:rPr>
        <w:t>analyses but</w:t>
      </w:r>
      <w:r w:rsidRPr="003C4653">
        <w:rPr>
          <w:rFonts w:eastAsia="Times New Roman" w:cstheme="minorHAnsi"/>
          <w:color w:val="000000"/>
          <w:lang w:val="en-CA"/>
        </w:rPr>
        <w:t xml:space="preserve"> were included in the calculation of the above indices.</w:t>
      </w:r>
      <w:r w:rsidR="009C420C">
        <w:rPr>
          <w:rFonts w:eastAsia="Times New Roman" w:cstheme="minorHAnsi"/>
          <w:color w:val="000000"/>
          <w:lang w:val="en-CA"/>
        </w:rPr>
        <w:t xml:space="preserve"> The prey taxonomic detail was retained in analyses, but for summary tables and figures, “other” is prey grouped together that doesn’t contribute substantially to diets, such as amphipods, barnacle larvae, bivalve larvae, cladocerans, fish larvae/eggs, pteropods, polychaetes, to name a few.</w:t>
      </w:r>
    </w:p>
    <w:p w14:paraId="5A58CA5A" w14:textId="77777777" w:rsidR="00372150" w:rsidRPr="003C4653" w:rsidRDefault="00372150" w:rsidP="00266C78">
      <w:pPr>
        <w:spacing w:line="480" w:lineRule="auto"/>
        <w:rPr>
          <w:rFonts w:eastAsia="Times New Roman" w:cstheme="minorHAnsi"/>
          <w:lang w:val="en-CA"/>
        </w:rPr>
      </w:pPr>
    </w:p>
    <w:p w14:paraId="1B57B28B"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2.3 Results</w:t>
      </w:r>
    </w:p>
    <w:p w14:paraId="0E693BCA" w14:textId="77777777" w:rsidR="00372150" w:rsidRPr="003C4653" w:rsidRDefault="00372150" w:rsidP="00266C78">
      <w:pPr>
        <w:spacing w:line="480" w:lineRule="auto"/>
        <w:rPr>
          <w:rFonts w:eastAsia="Times New Roman" w:cstheme="minorHAnsi"/>
          <w:lang w:val="en-CA"/>
        </w:rPr>
      </w:pPr>
    </w:p>
    <w:p w14:paraId="76277E2F" w14:textId="3C22029D"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The environment of Discovery Islands is characterized as warmer and fresher and Johnstone Strait is </w:t>
      </w:r>
      <w:r w:rsidR="00DB4669">
        <w:rPr>
          <w:rFonts w:eastAsia="Times New Roman" w:cstheme="minorHAnsi"/>
          <w:color w:val="000000"/>
          <w:lang w:val="en-CA"/>
        </w:rPr>
        <w:t>colder and more saline</w:t>
      </w:r>
      <w:r w:rsidRPr="003C4653">
        <w:rPr>
          <w:rFonts w:eastAsia="Times New Roman" w:cstheme="minorHAnsi"/>
          <w:color w:val="000000"/>
          <w:lang w:val="en-CA"/>
        </w:rPr>
        <w:t>, and different zooplankton occur in each region</w:t>
      </w:r>
      <w:r w:rsidR="00A74E6E">
        <w:rPr>
          <w:rFonts w:eastAsia="Times New Roman" w:cstheme="minorHAnsi"/>
          <w:color w:val="000000"/>
          <w:lang w:val="en-CA"/>
        </w:rPr>
        <w:t xml:space="preserve"> (Table 1)</w:t>
      </w:r>
      <w:r w:rsidRPr="003C4653">
        <w:rPr>
          <w:rFonts w:eastAsia="Times New Roman" w:cstheme="minorHAnsi"/>
          <w:color w:val="000000"/>
          <w:lang w:val="en-CA"/>
        </w:rPr>
        <w:t>. D07 ha</w:t>
      </w:r>
      <w:r w:rsidR="00241A3C">
        <w:rPr>
          <w:rFonts w:eastAsia="Times New Roman" w:cstheme="minorHAnsi"/>
          <w:color w:val="000000"/>
          <w:lang w:val="en-CA"/>
        </w:rPr>
        <w:t>d</w:t>
      </w:r>
      <w:r w:rsidRPr="003C4653">
        <w:rPr>
          <w:rFonts w:eastAsia="Times New Roman" w:cstheme="minorHAnsi"/>
          <w:color w:val="000000"/>
          <w:lang w:val="en-CA"/>
        </w:rPr>
        <w:t xml:space="preserve">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C, at D09 it shift</w:t>
      </w:r>
      <w:r w:rsidR="009C0199">
        <w:rPr>
          <w:rFonts w:eastAsia="Times New Roman" w:cstheme="minorHAnsi"/>
          <w:color w:val="000000"/>
          <w:lang w:val="en-CA"/>
        </w:rPr>
        <w:t>ed</w:t>
      </w:r>
      <w:r w:rsidRPr="003C4653">
        <w:rPr>
          <w:rFonts w:eastAsia="Times New Roman" w:cstheme="minorHAnsi"/>
          <w:color w:val="000000"/>
          <w:lang w:val="en-CA"/>
        </w:rPr>
        <w:t xml:space="preserve">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The zooplankton biomass throughout this area is mostly composed of small zooplankton, in the 250 μm size fraction</w:t>
      </w:r>
      <w:r w:rsidR="00A74E6E">
        <w:rPr>
          <w:rFonts w:eastAsia="Times New Roman" w:cstheme="minorHAnsi"/>
          <w:color w:val="000000"/>
          <w:lang w:val="en-CA"/>
        </w:rPr>
        <w:t xml:space="preserve"> (Figure 3)</w:t>
      </w:r>
      <w:r w:rsidRPr="003C4653">
        <w:rPr>
          <w:rFonts w:eastAsia="Times New Roman" w:cstheme="minorHAnsi"/>
          <w:color w:val="000000"/>
          <w:lang w:val="en-CA"/>
        </w:rPr>
        <w:t>, mainly calanoid and cyclopoid copepods and the ‘other’ prey types</w:t>
      </w:r>
      <w:r w:rsidR="00A74E6E">
        <w:rPr>
          <w:rFonts w:eastAsia="Times New Roman" w:cstheme="minorHAnsi"/>
          <w:color w:val="000000"/>
          <w:lang w:val="en-CA"/>
        </w:rPr>
        <w:t xml:space="preserve"> (Figure 4; Table 2)</w:t>
      </w:r>
      <w:r w:rsidRPr="003C4653">
        <w:rPr>
          <w:rFonts w:eastAsia="Times New Roman" w:cstheme="minorHAnsi"/>
          <w:color w:val="000000"/>
          <w:lang w:val="en-CA"/>
        </w:rPr>
        <w:t>. </w:t>
      </w:r>
      <w:r w:rsidR="00A74E6E">
        <w:rPr>
          <w:rFonts w:eastAsia="Times New Roman" w:cstheme="minorHAnsi"/>
          <w:color w:val="000000"/>
          <w:lang w:val="en-CA"/>
        </w:rPr>
        <w:t>Further details on sampling dates and number of pink and chum collected for analysis is shown in Table 1.</w:t>
      </w:r>
    </w:p>
    <w:p w14:paraId="6420CE0D" w14:textId="77777777" w:rsidR="00372150" w:rsidRPr="003C4653" w:rsidRDefault="00372150" w:rsidP="00266C78">
      <w:pPr>
        <w:spacing w:line="480" w:lineRule="auto"/>
        <w:rPr>
          <w:rFonts w:eastAsia="Times New Roman" w:cstheme="minorHAnsi"/>
          <w:lang w:val="en-CA"/>
        </w:rPr>
      </w:pPr>
    </w:p>
    <w:p w14:paraId="598DC806" w14:textId="54D8E542" w:rsidR="00372150" w:rsidRPr="00130CA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Juvenile chum salmon diets shift</w:t>
      </w:r>
      <w:r w:rsidR="00F30F64">
        <w:rPr>
          <w:rFonts w:eastAsia="Times New Roman" w:cstheme="minorHAnsi"/>
          <w:color w:val="000000"/>
          <w:lang w:val="en-CA"/>
        </w:rPr>
        <w:t>ed</w:t>
      </w:r>
      <w:r w:rsidRPr="003C4653">
        <w:rPr>
          <w:rFonts w:eastAsia="Times New Roman" w:cstheme="minorHAnsi"/>
          <w:color w:val="000000"/>
          <w:lang w:val="en-CA"/>
        </w:rPr>
        <w:t xml:space="preserve">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w:t>
      </w:r>
      <w:r w:rsidR="00130CA0">
        <w:rPr>
          <w:rFonts w:eastAsia="Times New Roman" w:cstheme="minorHAnsi"/>
          <w:color w:val="000000"/>
          <w:lang w:val="en-CA"/>
        </w:rPr>
        <w:t xml:space="preserve"> (44.2 – 91.0% weight)</w:t>
      </w:r>
      <w:r w:rsidRPr="003C4653">
        <w:rPr>
          <w:rFonts w:eastAsia="Times New Roman" w:cstheme="minorHAnsi"/>
          <w:color w:val="000000"/>
          <w:lang w:val="en-CA"/>
        </w:rPr>
        <w:t xml:space="preserve"> to gelatinous in Johnstone Strait</w:t>
      </w:r>
      <w:r w:rsidR="00130CA0">
        <w:rPr>
          <w:rFonts w:eastAsia="Times New Roman" w:cstheme="minorHAnsi"/>
          <w:color w:val="000000"/>
          <w:lang w:val="en-CA"/>
        </w:rPr>
        <w:t xml:space="preserve"> (76.1 – 96.2%)</w:t>
      </w:r>
      <w:r w:rsidR="00DB4669">
        <w:rPr>
          <w:rFonts w:eastAsia="Times New Roman" w:cstheme="minorHAnsi"/>
          <w:color w:val="000000"/>
          <w:lang w:val="en-CA"/>
        </w:rPr>
        <w:t xml:space="preserve"> and euphausiids at the northern most site J02</w:t>
      </w:r>
      <w:r w:rsidR="00130CA0">
        <w:rPr>
          <w:rFonts w:eastAsia="Times New Roman" w:cstheme="minorHAnsi"/>
          <w:color w:val="000000"/>
          <w:lang w:val="en-CA"/>
        </w:rPr>
        <w:t xml:space="preserve"> (53.5%)</w:t>
      </w:r>
      <w:r w:rsidRPr="003C4653">
        <w:rPr>
          <w:rFonts w:eastAsia="Times New Roman" w:cstheme="minorHAnsi"/>
          <w:color w:val="000000"/>
          <w:lang w:val="en-CA"/>
        </w:rPr>
        <w:t xml:space="preserve">, whereas pink salmon prey on </w:t>
      </w:r>
      <w:r w:rsidR="00130CA0">
        <w:rPr>
          <w:rFonts w:eastAsia="Times New Roman" w:cstheme="minorHAnsi"/>
          <w:color w:val="000000"/>
          <w:lang w:val="en-CA"/>
        </w:rPr>
        <w:t xml:space="preserve">calanoid </w:t>
      </w:r>
      <w:r w:rsidRPr="003C4653">
        <w:rPr>
          <w:rFonts w:eastAsia="Times New Roman" w:cstheme="minorHAnsi"/>
          <w:color w:val="000000"/>
          <w:lang w:val="en-CA"/>
        </w:rPr>
        <w:t xml:space="preserve">copepods </w:t>
      </w:r>
      <w:r w:rsidR="00DB4669">
        <w:rPr>
          <w:rFonts w:eastAsia="Times New Roman" w:cstheme="minorHAnsi"/>
          <w:color w:val="000000"/>
          <w:lang w:val="en-CA"/>
        </w:rPr>
        <w:t>throughout</w:t>
      </w:r>
      <w:r w:rsidR="00130CA0">
        <w:rPr>
          <w:rFonts w:eastAsia="Times New Roman" w:cstheme="minorHAnsi"/>
          <w:color w:val="000000"/>
          <w:lang w:val="en-CA"/>
        </w:rPr>
        <w:t xml:space="preserve"> (19.8 – 85.5%)</w:t>
      </w:r>
      <w:r w:rsidR="003852C1">
        <w:rPr>
          <w:rFonts w:eastAsia="Times New Roman" w:cstheme="minorHAnsi"/>
          <w:color w:val="000000"/>
          <w:lang w:val="en-CA"/>
        </w:rPr>
        <w:t xml:space="preserve"> (</w:t>
      </w:r>
      <w:r w:rsidR="00130CA0">
        <w:rPr>
          <w:rFonts w:eastAsia="Times New Roman" w:cstheme="minorHAnsi"/>
          <w:color w:val="000000"/>
          <w:lang w:val="en-CA"/>
        </w:rPr>
        <w:t xml:space="preserve">Table 4; </w:t>
      </w:r>
      <w:r w:rsidR="003852C1">
        <w:rPr>
          <w:rFonts w:eastAsia="Times New Roman" w:cstheme="minorHAnsi"/>
          <w:color w:val="000000"/>
          <w:lang w:val="en-CA"/>
        </w:rPr>
        <w:t xml:space="preserve">Figure </w:t>
      </w:r>
      <w:r w:rsidR="00A74E6E">
        <w:rPr>
          <w:rFonts w:eastAsia="Times New Roman" w:cstheme="minorHAnsi"/>
          <w:color w:val="000000"/>
          <w:lang w:val="en-CA"/>
        </w:rPr>
        <w:t>7</w:t>
      </w:r>
      <w:r w:rsidR="003852C1">
        <w:rPr>
          <w:rFonts w:eastAsia="Times New Roman" w:cstheme="minorHAnsi"/>
          <w:color w:val="000000"/>
          <w:lang w:val="en-CA"/>
        </w:rPr>
        <w:t>)</w:t>
      </w:r>
      <w:r w:rsidRPr="003C4653">
        <w:rPr>
          <w:rFonts w:eastAsia="Times New Roman" w:cstheme="minorHAnsi"/>
          <w:color w:val="000000"/>
          <w:lang w:val="en-CA"/>
        </w:rPr>
        <w:t xml:space="preserve">. In addition to active selection for large (&gt;2 mm) calanoid copepods, pink salmon also fed upon decapod larvae, and nearshore </w:t>
      </w:r>
      <w:r w:rsidR="00F30F64">
        <w:rPr>
          <w:rFonts w:eastAsia="Times New Roman" w:cstheme="minorHAnsi"/>
          <w:color w:val="000000"/>
          <w:lang w:val="en-CA"/>
        </w:rPr>
        <w:t>invertebrates</w:t>
      </w:r>
      <w:r w:rsidR="00F30F64" w:rsidRPr="003C4653">
        <w:rPr>
          <w:rFonts w:eastAsia="Times New Roman" w:cstheme="minorHAnsi"/>
          <w:color w:val="000000"/>
          <w:lang w:val="en-CA"/>
        </w:rPr>
        <w:t xml:space="preserve"> </w:t>
      </w:r>
      <w:r w:rsidRPr="003C4653">
        <w:rPr>
          <w:rFonts w:eastAsia="Times New Roman" w:cstheme="minorHAnsi"/>
          <w:color w:val="000000"/>
          <w:lang w:val="en-CA"/>
        </w:rPr>
        <w:t xml:space="preserve">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w:t>
      </w:r>
      <w:r w:rsidR="00130CA0">
        <w:rPr>
          <w:rFonts w:eastAsia="Times New Roman" w:cstheme="minorHAnsi"/>
          <w:color w:val="000000"/>
          <w:lang w:val="en-CA"/>
        </w:rPr>
        <w:t xml:space="preserve"> (15.3 – 19.9%)</w:t>
      </w:r>
      <w:r w:rsidRPr="003C4653">
        <w:rPr>
          <w:rFonts w:eastAsia="Times New Roman" w:cstheme="minorHAnsi"/>
          <w:color w:val="000000"/>
          <w:lang w:val="en-CA"/>
        </w:rPr>
        <w:t xml:space="preserve">, mostly eating crustaceans. At the first Johnstone Strait site </w:t>
      </w:r>
      <w:r w:rsidR="00F30F64">
        <w:rPr>
          <w:rFonts w:eastAsia="Times New Roman" w:cstheme="minorHAnsi"/>
          <w:color w:val="000000"/>
          <w:lang w:val="en-CA"/>
        </w:rPr>
        <w:t>(</w:t>
      </w:r>
      <w:r w:rsidRPr="003C4653">
        <w:rPr>
          <w:rFonts w:eastAsia="Times New Roman" w:cstheme="minorHAnsi"/>
          <w:color w:val="000000"/>
          <w:lang w:val="en-CA"/>
        </w:rPr>
        <w:t>J06</w:t>
      </w:r>
      <w:r w:rsidR="00F30F64">
        <w:rPr>
          <w:rFonts w:eastAsia="Times New Roman" w:cstheme="minorHAnsi"/>
          <w:color w:val="000000"/>
          <w:lang w:val="en-CA"/>
        </w:rPr>
        <w:t>)</w:t>
      </w:r>
      <w:r w:rsidRPr="003C4653">
        <w:rPr>
          <w:rFonts w:eastAsia="Times New Roman" w:cstheme="minorHAnsi"/>
          <w:color w:val="000000"/>
          <w:lang w:val="en-CA"/>
        </w:rPr>
        <w:t xml:space="preserve"> chum salmon shift</w:t>
      </w:r>
      <w:r w:rsidR="00F30F64">
        <w:rPr>
          <w:rFonts w:eastAsia="Times New Roman" w:cstheme="minorHAnsi"/>
          <w:color w:val="000000"/>
          <w:lang w:val="en-CA"/>
        </w:rPr>
        <w:t>ed</w:t>
      </w:r>
      <w:r w:rsidRPr="003C4653">
        <w:rPr>
          <w:rFonts w:eastAsia="Times New Roman" w:cstheme="minorHAnsi"/>
          <w:color w:val="000000"/>
          <w:lang w:val="en-CA"/>
        </w:rPr>
        <w:t xml:space="preserve"> to gelatinous prey (possibly Cnidaria jellyfish) and pink salmon </w:t>
      </w:r>
      <w:r w:rsidR="00130CA0">
        <w:rPr>
          <w:rFonts w:eastAsia="Times New Roman" w:cstheme="minorHAnsi"/>
          <w:color w:val="000000"/>
          <w:lang w:val="en-CA"/>
        </w:rPr>
        <w:t>consumed</w:t>
      </w:r>
      <w:r w:rsidRPr="003C4653">
        <w:rPr>
          <w:rFonts w:eastAsia="Times New Roman" w:cstheme="minorHAnsi"/>
          <w:color w:val="000000"/>
          <w:lang w:val="en-CA"/>
        </w:rPr>
        <w:t xml:space="preserve"> nearshore prey, </w:t>
      </w:r>
      <w:r w:rsidR="00130CA0">
        <w:rPr>
          <w:rFonts w:eastAsia="Times New Roman" w:cstheme="minorHAnsi"/>
          <w:color w:val="000000"/>
          <w:lang w:val="en-CA"/>
        </w:rPr>
        <w:t xml:space="preserve">such as harpacticoids (19.3%) and insects or arachnids (16.7%). </w:t>
      </w:r>
      <w:r w:rsidRPr="003C4653">
        <w:rPr>
          <w:rFonts w:eastAsia="Times New Roman" w:cstheme="minorHAnsi"/>
          <w:color w:val="000000"/>
          <w:lang w:val="en-CA"/>
        </w:rPr>
        <w:t>The following Johnstone Strait site J08, chum salmon still consume gelatinous prey but also have higher amounts of large calanoid copepods</w:t>
      </w:r>
      <w:r w:rsidR="00130CA0">
        <w:rPr>
          <w:rFonts w:eastAsia="Times New Roman" w:cstheme="minorHAnsi"/>
          <w:color w:val="000000"/>
          <w:lang w:val="en-CA"/>
        </w:rPr>
        <w:t xml:space="preserve"> (15.7%)</w:t>
      </w:r>
      <w:r w:rsidRPr="003C4653">
        <w:rPr>
          <w:rFonts w:eastAsia="Times New Roman" w:cstheme="minorHAnsi"/>
          <w:color w:val="000000"/>
          <w:lang w:val="en-CA"/>
        </w:rPr>
        <w:t xml:space="preserve">, and pink salmon dominantly eat calanoids. There </w:t>
      </w:r>
      <w:r w:rsidR="00F30F64">
        <w:rPr>
          <w:rFonts w:eastAsia="Times New Roman" w:cstheme="minorHAnsi"/>
          <w:color w:val="000000"/>
          <w:lang w:val="en-CA"/>
        </w:rPr>
        <w:t>was</w:t>
      </w:r>
      <w:r w:rsidRPr="003C4653">
        <w:rPr>
          <w:rFonts w:eastAsia="Times New Roman" w:cstheme="minorHAnsi"/>
          <w:color w:val="000000"/>
          <w:lang w:val="en-CA"/>
        </w:rPr>
        <w:t xml:space="preserve"> a complete diet shift at the last Johnstone Strait site </w:t>
      </w:r>
      <w:r w:rsidR="00F30F64">
        <w:rPr>
          <w:rFonts w:eastAsia="Times New Roman" w:cstheme="minorHAnsi"/>
          <w:color w:val="000000"/>
          <w:lang w:val="en-CA"/>
        </w:rPr>
        <w:t>(</w:t>
      </w:r>
      <w:r w:rsidRPr="003C4653">
        <w:rPr>
          <w:rFonts w:eastAsia="Times New Roman" w:cstheme="minorHAnsi"/>
          <w:color w:val="000000"/>
          <w:lang w:val="en-CA"/>
        </w:rPr>
        <w:t>J02</w:t>
      </w:r>
      <w:r w:rsidR="00F30F64">
        <w:rPr>
          <w:rFonts w:eastAsia="Times New Roman" w:cstheme="minorHAnsi"/>
          <w:color w:val="000000"/>
          <w:lang w:val="en-CA"/>
        </w:rPr>
        <w:t>)</w:t>
      </w:r>
      <w:r w:rsidRPr="003C4653">
        <w:rPr>
          <w:rFonts w:eastAsia="Times New Roman" w:cstheme="minorHAnsi"/>
          <w:color w:val="000000"/>
          <w:lang w:val="en-CA"/>
        </w:rPr>
        <w:t>, where both of the salmon species consume calanoids</w:t>
      </w:r>
      <w:r w:rsidR="00130CA0">
        <w:rPr>
          <w:rFonts w:eastAsia="Times New Roman" w:cstheme="minorHAnsi"/>
          <w:color w:val="000000"/>
          <w:lang w:val="en-CA"/>
        </w:rPr>
        <w:t xml:space="preserve"> (pink 61.9%, chum 18.7%)</w:t>
      </w:r>
      <w:r w:rsidRPr="003C4653">
        <w:rPr>
          <w:rFonts w:eastAsia="Times New Roman" w:cstheme="minorHAnsi"/>
          <w:color w:val="000000"/>
          <w:lang w:val="en-CA"/>
        </w:rPr>
        <w:t>, chaetognaths</w:t>
      </w:r>
      <w:r w:rsidR="00130CA0">
        <w:rPr>
          <w:rFonts w:eastAsia="Times New Roman" w:cstheme="minorHAnsi"/>
          <w:color w:val="000000"/>
          <w:lang w:val="en-CA"/>
        </w:rPr>
        <w:t xml:space="preserve"> (pink 5.5%, chum 21.3%)</w:t>
      </w:r>
      <w:r w:rsidRPr="003C4653">
        <w:rPr>
          <w:rFonts w:eastAsia="Times New Roman" w:cstheme="minorHAnsi"/>
          <w:color w:val="000000"/>
          <w:lang w:val="en-CA"/>
        </w:rPr>
        <w:t xml:space="preserve"> and euphausiid prey</w:t>
      </w:r>
      <w:r w:rsidR="00130CA0">
        <w:rPr>
          <w:rFonts w:eastAsia="Times New Roman" w:cstheme="minorHAnsi"/>
          <w:color w:val="000000"/>
          <w:lang w:val="en-CA"/>
        </w:rPr>
        <w:t xml:space="preserve"> (pink 29.6%, chum 53.5%)</w:t>
      </w:r>
      <w:r w:rsidRPr="003C4653">
        <w:rPr>
          <w:rFonts w:eastAsia="Times New Roman" w:cstheme="minorHAnsi"/>
          <w:color w:val="000000"/>
          <w:lang w:val="en-CA"/>
        </w:rPr>
        <w:t xml:space="preserve">, but in different proportions. Therefore, </w:t>
      </w:r>
      <w:r w:rsidR="00130CA0">
        <w:rPr>
          <w:rFonts w:eastAsia="Times New Roman" w:cstheme="minorHAnsi"/>
          <w:color w:val="000000"/>
          <w:lang w:val="en-CA"/>
        </w:rPr>
        <w:t>copepods</w:t>
      </w:r>
      <w:r w:rsidRPr="003C4653">
        <w:rPr>
          <w:rFonts w:eastAsia="Times New Roman" w:cstheme="minorHAnsi"/>
          <w:color w:val="000000"/>
          <w:lang w:val="en-CA"/>
        </w:rPr>
        <w:t xml:space="preserve"> </w:t>
      </w:r>
      <w:r w:rsidR="00F30F64">
        <w:rPr>
          <w:rFonts w:eastAsia="Times New Roman" w:cstheme="minorHAnsi"/>
          <w:color w:val="000000"/>
          <w:lang w:val="en-CA"/>
        </w:rPr>
        <w:t>were</w:t>
      </w:r>
      <w:r w:rsidR="00F30F64" w:rsidRPr="003C4653">
        <w:rPr>
          <w:rFonts w:eastAsia="Times New Roman" w:cstheme="minorHAnsi"/>
          <w:color w:val="000000"/>
          <w:lang w:val="en-CA"/>
        </w:rPr>
        <w:t xml:space="preserve"> </w:t>
      </w:r>
      <w:r w:rsidRPr="003C4653">
        <w:rPr>
          <w:rFonts w:eastAsia="Times New Roman" w:cstheme="minorHAnsi"/>
          <w:color w:val="000000"/>
          <w:lang w:val="en-CA"/>
        </w:rPr>
        <w:t>important prey for pink salmon and chum salmon consume larger prey, either gelatinous zooplankton at most sites or euphausiids and chaetognaths at J02.</w:t>
      </w:r>
    </w:p>
    <w:p w14:paraId="2F3F7F53" w14:textId="77777777" w:rsidR="00372150" w:rsidRPr="003C4653" w:rsidRDefault="00372150" w:rsidP="00266C78">
      <w:pPr>
        <w:spacing w:line="480" w:lineRule="auto"/>
        <w:rPr>
          <w:rFonts w:eastAsia="Times New Roman" w:cstheme="minorHAnsi"/>
          <w:lang w:val="en-CA"/>
        </w:rPr>
      </w:pPr>
    </w:p>
    <w:p w14:paraId="1E7B7A6B" w14:textId="449E087C" w:rsidR="003D5843" w:rsidRPr="000A3C7A" w:rsidRDefault="00372150" w:rsidP="000A3C7A">
      <w:pPr>
        <w:spacing w:line="480" w:lineRule="auto"/>
        <w:rPr>
          <w:rFonts w:eastAsia="Times New Roman" w:cstheme="minorHAnsi"/>
          <w:color w:val="000000"/>
          <w:lang w:val="en-CA"/>
        </w:rPr>
      </w:pPr>
      <w:r w:rsidRPr="003C4653">
        <w:rPr>
          <w:rFonts w:eastAsia="Times New Roman" w:cstheme="minorHAnsi"/>
          <w:color w:val="000000"/>
          <w:lang w:val="en-CA"/>
        </w:rPr>
        <w:tab/>
      </w:r>
      <w:r w:rsidR="00DB4669">
        <w:rPr>
          <w:rFonts w:eastAsia="Times New Roman" w:cstheme="minorHAnsi"/>
          <w:color w:val="000000"/>
          <w:lang w:val="en-CA"/>
        </w:rPr>
        <w:t xml:space="preserve">Gut </w:t>
      </w:r>
      <w:r w:rsidR="00DB4669" w:rsidRPr="000A3C7A">
        <w:rPr>
          <w:rFonts w:eastAsia="Times New Roman" w:cstheme="minorHAnsi"/>
          <w:color w:val="000000" w:themeColor="text1"/>
          <w:lang w:val="en-CA"/>
        </w:rPr>
        <w:t xml:space="preserve">fullness </w:t>
      </w:r>
      <w:r w:rsidRPr="000A3C7A">
        <w:rPr>
          <w:rFonts w:eastAsia="Times New Roman" w:cstheme="minorHAnsi"/>
          <w:color w:val="000000" w:themeColor="text1"/>
          <w:lang w:val="en-CA"/>
        </w:rPr>
        <w:t>was consistently low throughout this area of the salmon migration route, with the exception of incredibly full stomachs at the last site, Queen Charlotte Strait</w:t>
      </w:r>
      <w:r w:rsidR="00A16692" w:rsidRPr="000A3C7A">
        <w:rPr>
          <w:rFonts w:eastAsia="Times New Roman" w:cstheme="minorHAnsi"/>
          <w:color w:val="000000" w:themeColor="text1"/>
          <w:lang w:val="en-CA"/>
        </w:rPr>
        <w:t xml:space="preserve"> (Figure </w:t>
      </w:r>
      <w:r w:rsidR="00A74E6E" w:rsidRPr="000A3C7A">
        <w:rPr>
          <w:rFonts w:eastAsia="Times New Roman" w:cstheme="minorHAnsi"/>
          <w:color w:val="000000" w:themeColor="text1"/>
          <w:lang w:val="en-CA"/>
        </w:rPr>
        <w:t>8</w:t>
      </w:r>
      <w:r w:rsidR="00A16692" w:rsidRPr="000A3C7A">
        <w:rPr>
          <w:rFonts w:eastAsia="Times New Roman" w:cstheme="minorHAnsi"/>
          <w:color w:val="000000" w:themeColor="text1"/>
          <w:lang w:val="en-CA"/>
        </w:rPr>
        <w:t>)</w:t>
      </w:r>
      <w:r w:rsidRPr="000A3C7A">
        <w:rPr>
          <w:rFonts w:eastAsia="Times New Roman" w:cstheme="minorHAnsi"/>
          <w:color w:val="000000" w:themeColor="text1"/>
          <w:lang w:val="en-CA"/>
        </w:rPr>
        <w:t xml:space="preserve">. Gut fullness indices were consistently below </w:t>
      </w:r>
      <w:r w:rsidR="00130CA0" w:rsidRPr="000A3C7A">
        <w:rPr>
          <w:rFonts w:eastAsia="Times New Roman" w:cstheme="minorHAnsi"/>
          <w:color w:val="000000" w:themeColor="text1"/>
          <w:lang w:val="en-CA"/>
        </w:rPr>
        <w:t>0.5</w:t>
      </w:r>
      <w:r w:rsidRPr="000A3C7A">
        <w:rPr>
          <w:rFonts w:eastAsia="Times New Roman" w:cstheme="minorHAnsi"/>
          <w:color w:val="000000" w:themeColor="text1"/>
          <w:lang w:val="en-CA"/>
        </w:rPr>
        <w:t xml:space="preserve">% body weight throughout the </w:t>
      </w:r>
      <w:r w:rsidR="00DB4669" w:rsidRPr="000A3C7A">
        <w:rPr>
          <w:rFonts w:eastAsia="Times New Roman" w:cstheme="minorHAnsi"/>
          <w:color w:val="000000" w:themeColor="text1"/>
          <w:lang w:val="en-CA"/>
        </w:rPr>
        <w:t xml:space="preserve">Discovery Islands and </w:t>
      </w:r>
      <w:r w:rsidR="00810FDA" w:rsidRPr="000A3C7A">
        <w:rPr>
          <w:rFonts w:eastAsia="Times New Roman" w:cstheme="minorHAnsi"/>
          <w:color w:val="000000" w:themeColor="text1"/>
          <w:lang w:val="en-CA"/>
        </w:rPr>
        <w:t>J06, the first Johnstone Strait site.</w:t>
      </w:r>
      <w:r w:rsidR="00A16692" w:rsidRPr="000A3C7A">
        <w:rPr>
          <w:rFonts w:eastAsia="Times New Roman" w:cstheme="minorHAnsi"/>
          <w:color w:val="000000" w:themeColor="text1"/>
          <w:lang w:val="en-CA"/>
        </w:rPr>
        <w:t xml:space="preserve"> </w:t>
      </w:r>
      <w:r w:rsidR="00810FDA" w:rsidRPr="000A3C7A">
        <w:rPr>
          <w:rFonts w:eastAsia="Times New Roman" w:cstheme="minorHAnsi"/>
          <w:color w:val="000000" w:themeColor="text1"/>
          <w:lang w:val="en-CA"/>
        </w:rPr>
        <w:t>The</w:t>
      </w:r>
      <w:r w:rsidRPr="000A3C7A">
        <w:rPr>
          <w:rFonts w:eastAsia="Times New Roman" w:cstheme="minorHAnsi"/>
          <w:color w:val="000000" w:themeColor="text1"/>
          <w:lang w:val="en-CA"/>
        </w:rPr>
        <w:t xml:space="preserve"> mid-Johnstone Strait site J08, the gut fullness increase</w:t>
      </w:r>
      <w:r w:rsidR="00810FDA" w:rsidRPr="000A3C7A">
        <w:rPr>
          <w:rFonts w:eastAsia="Times New Roman" w:cstheme="minorHAnsi"/>
          <w:color w:val="000000" w:themeColor="text1"/>
          <w:lang w:val="en-CA"/>
        </w:rPr>
        <w:t>d</w:t>
      </w:r>
      <w:r w:rsidRPr="000A3C7A">
        <w:rPr>
          <w:rFonts w:eastAsia="Times New Roman" w:cstheme="minorHAnsi"/>
          <w:color w:val="000000" w:themeColor="text1"/>
          <w:lang w:val="en-CA"/>
        </w:rPr>
        <w:t xml:space="preserve"> to around 1% body weight</w:t>
      </w:r>
      <w:r w:rsidR="00130CA0" w:rsidRPr="000A3C7A">
        <w:rPr>
          <w:rFonts w:eastAsia="Times New Roman" w:cstheme="minorHAnsi"/>
          <w:color w:val="000000" w:themeColor="text1"/>
          <w:lang w:val="en-CA"/>
        </w:rPr>
        <w:t xml:space="preserve"> (pink 1.13</w:t>
      </w:r>
      <w:r w:rsidR="000A3C7A">
        <w:rPr>
          <w:rFonts w:eastAsia="Times New Roman" w:cstheme="minorHAnsi"/>
          <w:color w:val="000000" w:themeColor="text1"/>
          <w:lang w:val="en-CA"/>
        </w:rPr>
        <w:t>%</w:t>
      </w:r>
      <w:r w:rsidR="00130CA0"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w:t>
      </w:r>
      <w:r w:rsidR="00130CA0" w:rsidRPr="000A3C7A">
        <w:rPr>
          <w:rFonts w:eastAsia="Times New Roman" w:cstheme="minorHAnsi"/>
          <w:color w:val="000000" w:themeColor="text1"/>
          <w:lang w:val="en-CA"/>
        </w:rPr>
        <w:t xml:space="preserve">0.06, chum </w:t>
      </w:r>
      <w:r w:rsidR="000A3C7A" w:rsidRPr="000A3C7A">
        <w:rPr>
          <w:rFonts w:eastAsia="Times New Roman" w:cstheme="minorHAnsi"/>
          <w:color w:val="000000" w:themeColor="text1"/>
          <w:lang w:val="en-CA"/>
        </w:rPr>
        <w:t>1.28</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0.04</w:t>
      </w:r>
      <w:r w:rsidR="00130CA0" w:rsidRPr="000A3C7A">
        <w:rPr>
          <w:rFonts w:eastAsia="Times New Roman" w:cstheme="minorHAnsi"/>
          <w:color w:val="000000" w:themeColor="text1"/>
          <w:lang w:val="en-CA"/>
        </w:rPr>
        <w:t>)</w:t>
      </w:r>
      <w:r w:rsidRPr="000A3C7A">
        <w:rPr>
          <w:rFonts w:eastAsia="Times New Roman" w:cstheme="minorHAnsi"/>
          <w:color w:val="000000" w:themeColor="text1"/>
          <w:lang w:val="en-CA"/>
        </w:rPr>
        <w:t xml:space="preserve">, which is still relatively low, compared to the around </w:t>
      </w:r>
      <w:r w:rsidR="0061405B" w:rsidRPr="000A3C7A">
        <w:rPr>
          <w:rFonts w:eastAsia="Times New Roman" w:cstheme="minorHAnsi"/>
          <w:color w:val="000000" w:themeColor="text1"/>
          <w:lang w:val="en-CA"/>
        </w:rPr>
        <w:t>7</w:t>
      </w:r>
      <w:r w:rsidRPr="000A3C7A">
        <w:rPr>
          <w:rFonts w:eastAsia="Times New Roman" w:cstheme="minorHAnsi"/>
          <w:color w:val="000000" w:themeColor="text1"/>
          <w:lang w:val="en-CA"/>
        </w:rPr>
        <w:t>% body weight feeding intensity at site J02</w:t>
      </w:r>
      <w:r w:rsidR="000A3C7A" w:rsidRPr="000A3C7A">
        <w:rPr>
          <w:rFonts w:eastAsia="Times New Roman" w:cstheme="minorHAnsi"/>
          <w:color w:val="000000" w:themeColor="text1"/>
          <w:lang w:val="en-CA"/>
        </w:rPr>
        <w:t xml:space="preserve"> (pink 7.46</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0.19, chum 6.20</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Pr>
          <w:rFonts w:eastAsia="Times New Roman" w:cstheme="minorHAnsi"/>
          <w:color w:val="000000" w:themeColor="text1"/>
          <w:shd w:val="clear" w:color="auto" w:fill="FFFFFF"/>
          <w:lang w:val="en-CA"/>
        </w:rPr>
        <w:t xml:space="preserve"> </w:t>
      </w:r>
      <w:r w:rsidR="000A3C7A" w:rsidRPr="000A3C7A">
        <w:rPr>
          <w:rFonts w:eastAsia="Times New Roman" w:cstheme="minorHAnsi"/>
          <w:color w:val="000000" w:themeColor="text1"/>
          <w:lang w:val="en-CA"/>
        </w:rPr>
        <w:t>0.11)</w:t>
      </w:r>
      <w:r w:rsidRPr="000A3C7A">
        <w:rPr>
          <w:rFonts w:eastAsia="Times New Roman" w:cstheme="minorHAnsi"/>
          <w:color w:val="000000" w:themeColor="text1"/>
          <w:lang w:val="en-CA"/>
        </w:rPr>
        <w:t>.</w:t>
      </w:r>
      <w:r w:rsidR="003D5843" w:rsidRPr="000A3C7A">
        <w:rPr>
          <w:rFonts w:eastAsia="Times New Roman" w:cstheme="minorHAnsi"/>
          <w:color w:val="000000" w:themeColor="text1"/>
          <w:lang w:val="en-CA"/>
        </w:rPr>
        <w:t xml:space="preserve"> Microplastics</w:t>
      </w:r>
      <w:r w:rsidR="00052533" w:rsidRPr="000A3C7A">
        <w:rPr>
          <w:rFonts w:eastAsia="Times New Roman" w:cstheme="minorHAnsi"/>
          <w:color w:val="000000" w:themeColor="text1"/>
          <w:lang w:val="en-CA"/>
        </w:rPr>
        <w:t xml:space="preserve"> and other objects (glass, </w:t>
      </w:r>
      <w:r w:rsidR="00B766C2" w:rsidRPr="000A3C7A">
        <w:rPr>
          <w:rFonts w:eastAsia="Times New Roman" w:cstheme="minorHAnsi"/>
          <w:color w:val="000000" w:themeColor="text1"/>
          <w:lang w:val="en-CA"/>
        </w:rPr>
        <w:t xml:space="preserve">a </w:t>
      </w:r>
      <w:r w:rsidR="00052533" w:rsidRPr="000A3C7A">
        <w:rPr>
          <w:rFonts w:eastAsia="Times New Roman" w:cstheme="minorHAnsi"/>
          <w:color w:val="000000" w:themeColor="text1"/>
          <w:lang w:val="en-CA"/>
        </w:rPr>
        <w:t>rock)</w:t>
      </w:r>
      <w:r w:rsidR="003D5843" w:rsidRPr="000A3C7A">
        <w:rPr>
          <w:rFonts w:eastAsia="Times New Roman" w:cstheme="minorHAnsi"/>
          <w:color w:val="000000" w:themeColor="text1"/>
          <w:lang w:val="en-CA"/>
        </w:rPr>
        <w:t xml:space="preserve"> were found in</w:t>
      </w:r>
      <w:r w:rsidR="00052533" w:rsidRPr="000A3C7A">
        <w:rPr>
          <w:rFonts w:eastAsia="Times New Roman" w:cstheme="minorHAnsi"/>
          <w:color w:val="000000" w:themeColor="text1"/>
          <w:lang w:val="en-CA"/>
        </w:rPr>
        <w:t xml:space="preserve"> 10% of all</w:t>
      </w:r>
      <w:r w:rsidR="003D5843" w:rsidRPr="000A3C7A">
        <w:rPr>
          <w:rFonts w:eastAsia="Times New Roman" w:cstheme="minorHAnsi"/>
          <w:color w:val="000000" w:themeColor="text1"/>
          <w:lang w:val="en-CA"/>
        </w:rPr>
        <w:t xml:space="preserve"> juvenile </w:t>
      </w:r>
      <w:r w:rsidR="00052533" w:rsidRPr="000A3C7A">
        <w:rPr>
          <w:rFonts w:eastAsia="Times New Roman" w:cstheme="minorHAnsi"/>
          <w:color w:val="000000" w:themeColor="text1"/>
          <w:lang w:val="en-CA"/>
        </w:rPr>
        <w:t xml:space="preserve">pink </w:t>
      </w:r>
      <w:r w:rsidR="003D5843" w:rsidRPr="000A3C7A">
        <w:rPr>
          <w:rFonts w:eastAsia="Times New Roman" w:cstheme="minorHAnsi"/>
          <w:color w:val="000000" w:themeColor="text1"/>
          <w:lang w:val="en-CA"/>
        </w:rPr>
        <w:t>salmon stomachs,</w:t>
      </w:r>
      <w:r w:rsidR="00052533" w:rsidRPr="000A3C7A">
        <w:rPr>
          <w:rFonts w:eastAsia="Times New Roman" w:cstheme="minorHAnsi"/>
          <w:color w:val="000000" w:themeColor="text1"/>
          <w:lang w:val="en-CA"/>
        </w:rPr>
        <w:t xml:space="preserve"> in the 3 Discovery Islands sites </w:t>
      </w:r>
      <w:r w:rsidR="00052533">
        <w:rPr>
          <w:rFonts w:eastAsia="Times New Roman" w:cstheme="minorHAnsi"/>
          <w:color w:val="000000"/>
          <w:lang w:val="en-CA"/>
        </w:rPr>
        <w:t>and J06, the sites with the lowest gut fullness, no chum salmon were found to have eaten foreign objects.</w:t>
      </w:r>
    </w:p>
    <w:p w14:paraId="14BB0CC6" w14:textId="77777777" w:rsidR="003D5843" w:rsidRDefault="003D5843" w:rsidP="00266C78">
      <w:pPr>
        <w:spacing w:line="480" w:lineRule="auto"/>
        <w:rPr>
          <w:rFonts w:eastAsia="Times New Roman" w:cstheme="minorHAnsi"/>
          <w:color w:val="000000"/>
          <w:lang w:val="en-CA"/>
        </w:rPr>
      </w:pPr>
    </w:p>
    <w:p w14:paraId="32045145" w14:textId="32DE4CC2" w:rsidR="00372150" w:rsidRPr="00015A51" w:rsidRDefault="003D5843" w:rsidP="00266C78">
      <w:pPr>
        <w:spacing w:line="480" w:lineRule="auto"/>
        <w:rPr>
          <w:rFonts w:eastAsia="Times New Roman" w:cstheme="minorHAnsi"/>
          <w:color w:val="000000"/>
          <w:lang w:val="en-CA"/>
        </w:rPr>
      </w:pPr>
      <w:r>
        <w:rPr>
          <w:rFonts w:eastAsia="Times New Roman" w:cstheme="minorHAnsi"/>
          <w:color w:val="000000"/>
          <w:lang w:val="en-CA"/>
        </w:rPr>
        <w:tab/>
      </w:r>
      <w:r w:rsidR="00372150" w:rsidRPr="003C4653">
        <w:rPr>
          <w:rFonts w:eastAsia="Times New Roman" w:cstheme="minorHAnsi"/>
          <w:color w:val="000000"/>
          <w:lang w:val="en-CA"/>
        </w:rPr>
        <w:t>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14:paraId="6AAE8DCB" w14:textId="77777777" w:rsidR="00DC12B2" w:rsidRPr="003C4653" w:rsidRDefault="00DC12B2" w:rsidP="00266C78">
      <w:pPr>
        <w:spacing w:line="480" w:lineRule="auto"/>
        <w:rPr>
          <w:rFonts w:eastAsia="Times New Roman" w:cstheme="minorHAnsi"/>
          <w:lang w:val="en-CA"/>
        </w:rPr>
      </w:pPr>
    </w:p>
    <w:p w14:paraId="45829AC2" w14:textId="0B968F11"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w:t>
      </w:r>
      <w:r w:rsidR="00A74E6E">
        <w:rPr>
          <w:rFonts w:eastAsia="Times New Roman" w:cstheme="minorHAnsi"/>
          <w:color w:val="000000"/>
          <w:lang w:val="en-CA"/>
        </w:rPr>
        <w:t>8).</w:t>
      </w:r>
      <w:r w:rsidRPr="003C4653">
        <w:rPr>
          <w:rFonts w:eastAsia="Times New Roman" w:cstheme="minorHAnsi"/>
          <w:color w:val="000000"/>
          <w:lang w:val="en-CA"/>
        </w:rPr>
        <w:t xml:space="preserve"> The first site of the migration route D07 had 2</w:t>
      </w:r>
      <w:r w:rsidR="000A3C7A">
        <w:rPr>
          <w:rFonts w:eastAsia="Times New Roman" w:cstheme="minorHAnsi"/>
          <w:color w:val="000000"/>
          <w:lang w:val="en-CA"/>
        </w:rPr>
        <w:t>4.9</w:t>
      </w:r>
      <w:r w:rsidRPr="003C4653">
        <w:rPr>
          <w:rFonts w:eastAsia="Times New Roman" w:cstheme="minorHAnsi"/>
          <w:color w:val="000000"/>
          <w:lang w:val="en-CA"/>
        </w:rPr>
        <w:t>% dietary overlap, D09 saw a slight increase to 33</w:t>
      </w:r>
      <w:r w:rsidR="000A3C7A">
        <w:rPr>
          <w:rFonts w:eastAsia="Times New Roman" w:cstheme="minorHAnsi"/>
          <w:color w:val="000000"/>
          <w:lang w:val="en-CA"/>
        </w:rPr>
        <w:t>.0</w:t>
      </w:r>
      <w:r w:rsidRPr="003C4653">
        <w:rPr>
          <w:rFonts w:eastAsia="Times New Roman" w:cstheme="minorHAnsi"/>
          <w:color w:val="000000"/>
          <w:lang w:val="en-CA"/>
        </w:rPr>
        <w:t>%, then D11 decreased to 2</w:t>
      </w:r>
      <w:r w:rsidR="000A3C7A">
        <w:rPr>
          <w:rFonts w:eastAsia="Times New Roman" w:cstheme="minorHAnsi"/>
          <w:color w:val="000000"/>
          <w:lang w:val="en-CA"/>
        </w:rPr>
        <w:t>1.7</w:t>
      </w:r>
      <w:r w:rsidRPr="003C4653">
        <w:rPr>
          <w:rFonts w:eastAsia="Times New Roman" w:cstheme="minorHAnsi"/>
          <w:color w:val="000000"/>
          <w:lang w:val="en-CA"/>
        </w:rPr>
        <w:t xml:space="preserve">%, and the lowest value was J06, with a mere </w:t>
      </w:r>
      <w:r w:rsidR="000A3C7A">
        <w:rPr>
          <w:rFonts w:eastAsia="Times New Roman" w:cstheme="minorHAnsi"/>
          <w:color w:val="000000"/>
          <w:lang w:val="en-CA"/>
        </w:rPr>
        <w:t>4.8</w:t>
      </w:r>
      <w:r w:rsidRPr="003C4653">
        <w:rPr>
          <w:rFonts w:eastAsia="Times New Roman" w:cstheme="minorHAnsi"/>
          <w:color w:val="000000"/>
          <w:lang w:val="en-CA"/>
        </w:rPr>
        <w:t>% overlap. Mid-Johnstone Strait J08 had 14</w:t>
      </w:r>
      <w:r w:rsidR="000A3C7A">
        <w:rPr>
          <w:rFonts w:eastAsia="Times New Roman" w:cstheme="minorHAnsi"/>
          <w:color w:val="000000"/>
          <w:lang w:val="en-CA"/>
        </w:rPr>
        <w:t>.1</w:t>
      </w:r>
      <w:r w:rsidRPr="003C4653">
        <w:rPr>
          <w:rFonts w:eastAsia="Times New Roman" w:cstheme="minorHAnsi"/>
          <w:color w:val="000000"/>
          <w:lang w:val="en-CA"/>
        </w:rPr>
        <w:t xml:space="preserve">% dietary overlap and the final site near the entrance to Queen Charlotte Strait J02, had the highest diet overlap of </w:t>
      </w:r>
      <w:r w:rsidR="000A3C7A">
        <w:rPr>
          <w:rFonts w:eastAsia="Times New Roman" w:cstheme="minorHAnsi"/>
          <w:color w:val="000000"/>
          <w:lang w:val="en-CA"/>
        </w:rPr>
        <w:t>59.8</w:t>
      </w:r>
      <w:r w:rsidRPr="003C4653">
        <w:rPr>
          <w:rFonts w:eastAsia="Times New Roman" w:cstheme="minorHAnsi"/>
          <w:color w:val="000000"/>
          <w:lang w:val="en-CA"/>
        </w:rPr>
        <w:t>%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14:paraId="3E77E18A" w14:textId="77777777" w:rsidR="00372150" w:rsidRPr="003C4653" w:rsidRDefault="00372150" w:rsidP="00266C78">
      <w:pPr>
        <w:spacing w:line="480" w:lineRule="auto"/>
        <w:rPr>
          <w:rFonts w:eastAsia="Times New Roman" w:cstheme="minorHAnsi"/>
          <w:lang w:val="en-CA"/>
        </w:rPr>
      </w:pPr>
    </w:p>
    <w:p w14:paraId="1CE06A25" w14:textId="3598B77C" w:rsidR="003D5843"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commentRangeStart w:id="5"/>
      <w:r w:rsidRPr="003C4653">
        <w:rPr>
          <w:rFonts w:eastAsia="Times New Roman" w:cstheme="minorHAnsi"/>
          <w:color w:val="000000"/>
          <w:lang w:val="en-CA"/>
        </w:rPr>
        <w:t>Overall</w:t>
      </w:r>
      <w:commentRangeEnd w:id="5"/>
      <w:r w:rsidR="00893A55">
        <w:rPr>
          <w:rStyle w:val="CommentReference"/>
        </w:rPr>
        <w:commentReference w:id="5"/>
      </w:r>
      <w:r w:rsidRPr="003C4653">
        <w:rPr>
          <w:rFonts w:eastAsia="Times New Roman" w:cstheme="minorHAnsi"/>
          <w:color w:val="000000"/>
          <w:lang w:val="en-CA"/>
        </w:rPr>
        <w:t xml:space="preserve">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w:t>
      </w:r>
      <w:r w:rsidR="00A74E6E">
        <w:rPr>
          <w:rFonts w:eastAsia="Times New Roman" w:cstheme="minorHAnsi"/>
          <w:color w:val="000000"/>
          <w:lang w:val="en-CA"/>
        </w:rPr>
        <w:t>7</w:t>
      </w:r>
      <w:r w:rsidR="00A16692">
        <w:rPr>
          <w:rFonts w:eastAsia="Times New Roman" w:cstheme="minorHAnsi"/>
          <w:color w:val="000000"/>
          <w:lang w:val="en-CA"/>
        </w:rPr>
        <w:t>)</w:t>
      </w:r>
      <w:r w:rsidRPr="003C4653">
        <w:rPr>
          <w:rFonts w:eastAsia="Times New Roman" w:cstheme="minorHAnsi"/>
          <w:color w:val="000000"/>
          <w:lang w:val="en-CA"/>
        </w:rPr>
        <w:t>.</w:t>
      </w:r>
    </w:p>
    <w:p w14:paraId="1A06202E" w14:textId="77777777" w:rsidR="003D5843" w:rsidRDefault="003D5843" w:rsidP="00266C78">
      <w:pPr>
        <w:spacing w:line="480" w:lineRule="auto"/>
        <w:rPr>
          <w:rFonts w:eastAsia="Times New Roman" w:cstheme="minorHAnsi"/>
          <w:color w:val="000000"/>
          <w:lang w:val="en-CA"/>
        </w:rPr>
      </w:pPr>
    </w:p>
    <w:p w14:paraId="1814358A" w14:textId="5E462605" w:rsidR="00372150" w:rsidRPr="003C4653" w:rsidRDefault="003D5843" w:rsidP="00266C78">
      <w:pPr>
        <w:spacing w:line="480" w:lineRule="auto"/>
        <w:rPr>
          <w:rFonts w:eastAsia="Times New Roman" w:cstheme="minorHAnsi"/>
          <w:lang w:val="en-CA"/>
        </w:rPr>
      </w:pPr>
      <w:r>
        <w:rPr>
          <w:rFonts w:eastAsia="Times New Roman" w:cstheme="minorHAnsi"/>
          <w:color w:val="000000"/>
          <w:lang w:val="en-CA"/>
        </w:rPr>
        <w:tab/>
      </w:r>
      <w:r w:rsidR="00372150" w:rsidRPr="003C4653">
        <w:rPr>
          <w:rFonts w:eastAsia="Times New Roman" w:cstheme="minorHAnsi"/>
          <w:color w:val="000000"/>
          <w:lang w:val="en-CA"/>
        </w:rPr>
        <w:t>A cluster analysis also displayed this same trend</w:t>
      </w:r>
      <w:r>
        <w:rPr>
          <w:rFonts w:eastAsia="Times New Roman" w:cstheme="minorHAnsi"/>
          <w:color w:val="000000"/>
          <w:lang w:val="en-CA"/>
        </w:rPr>
        <w:t xml:space="preserve"> as the NMDS, with </w:t>
      </w:r>
      <w:r w:rsidR="00372150" w:rsidRPr="003C4653">
        <w:rPr>
          <w:rFonts w:eastAsia="Times New Roman" w:cstheme="minorHAnsi"/>
          <w:color w:val="000000"/>
          <w:lang w:val="en-CA"/>
        </w:rPr>
        <w:t>the two regions separated into main clusters and Johnstone Strait was subdivided by both site and species</w:t>
      </w:r>
      <w:r w:rsidR="00A16692">
        <w:rPr>
          <w:rFonts w:eastAsia="Times New Roman" w:cstheme="minorHAnsi"/>
          <w:color w:val="000000"/>
          <w:lang w:val="en-CA"/>
        </w:rPr>
        <w:t xml:space="preserve"> (Figure </w:t>
      </w:r>
      <w:r w:rsidR="00A74E6E">
        <w:rPr>
          <w:rFonts w:eastAsia="Times New Roman" w:cstheme="minorHAnsi"/>
          <w:color w:val="000000"/>
          <w:lang w:val="en-CA"/>
        </w:rPr>
        <w:t>8</w:t>
      </w:r>
      <w:r w:rsidR="00A16692">
        <w:rPr>
          <w:rFonts w:eastAsia="Times New Roman" w:cstheme="minorHAnsi"/>
          <w:color w:val="000000"/>
          <w:lang w:val="en-CA"/>
        </w:rPr>
        <w:t>)</w:t>
      </w:r>
      <w:r w:rsidR="00372150" w:rsidRPr="003C4653">
        <w:rPr>
          <w:rFonts w:eastAsia="Times New Roman" w:cstheme="minorHAnsi"/>
          <w:color w:val="000000"/>
          <w:lang w:val="en-CA"/>
        </w:rPr>
        <w:t>. </w:t>
      </w:r>
      <w:r w:rsidR="000117C6">
        <w:rPr>
          <w:rFonts w:eastAsia="Times New Roman" w:cstheme="minorHAnsi"/>
          <w:lang w:val="en-CA"/>
        </w:rPr>
        <w:t xml:space="preserve"> </w:t>
      </w:r>
      <w:r w:rsidR="00372150"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outliers.</w:t>
      </w:r>
    </w:p>
    <w:p w14:paraId="5A56B0C5" w14:textId="77777777" w:rsidR="00372150" w:rsidRPr="003C4653" w:rsidRDefault="00372150" w:rsidP="00266C78">
      <w:pPr>
        <w:spacing w:line="480" w:lineRule="auto"/>
        <w:rPr>
          <w:rFonts w:eastAsia="Times New Roman" w:cstheme="minorHAnsi"/>
          <w:lang w:val="en-CA"/>
        </w:rPr>
      </w:pPr>
    </w:p>
    <w:p w14:paraId="4AC853E7"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2.4 Discussion</w:t>
      </w:r>
    </w:p>
    <w:p w14:paraId="024792B3" w14:textId="4978B4C9" w:rsidR="00372150" w:rsidRDefault="00372150" w:rsidP="00266C78">
      <w:pPr>
        <w:spacing w:line="480" w:lineRule="auto"/>
        <w:rPr>
          <w:rFonts w:eastAsia="Times New Roman" w:cstheme="minorHAnsi"/>
          <w:lang w:val="en-CA"/>
        </w:rPr>
      </w:pPr>
    </w:p>
    <w:p w14:paraId="36BC5E22" w14:textId="05E37E0A" w:rsidR="002606FB" w:rsidRDefault="002606FB" w:rsidP="00B72FEC">
      <w:pPr>
        <w:spacing w:line="480" w:lineRule="auto"/>
        <w:rPr>
          <w:rFonts w:eastAsia="Times New Roman" w:cstheme="minorHAnsi"/>
          <w:lang w:val="en-CA"/>
        </w:rPr>
      </w:pPr>
      <w:r>
        <w:rPr>
          <w:rFonts w:eastAsia="Times New Roman" w:cstheme="minorHAnsi"/>
          <w:lang w:val="en-CA"/>
        </w:rPr>
        <w:tab/>
        <w:t xml:space="preserve">This study examined 120 juvenile pink and chum salmon stomachs to characterize diets during the 2016 peak outmigration through the Discovery Islands and Johnstone Strait routes. </w:t>
      </w:r>
      <w:r w:rsidR="00B72FEC">
        <w:rPr>
          <w:rFonts w:eastAsia="Times New Roman" w:cstheme="minorHAnsi"/>
          <w:lang w:val="en-CA"/>
        </w:rPr>
        <w:t xml:space="preserve">This area that was shown to be a trophic gauntlet for juvenile sockeye salmon, is also food limiting for pink and chum salmon, and diet overlap between species was low in response. However, the northern most site of J02 was shown to be a foraging hot spot for juvenile sockeye salmon in June 2015 and this trend continued in 2016 for both pink and chum salmon. </w:t>
      </w:r>
      <w:r w:rsidR="00DC01E0">
        <w:rPr>
          <w:rFonts w:eastAsia="Times New Roman" w:cstheme="minorHAnsi"/>
          <w:lang w:val="en-CA"/>
        </w:rPr>
        <w:t xml:space="preserve"> </w:t>
      </w:r>
      <w:r w:rsidR="00B72FEC">
        <w:rPr>
          <w:rFonts w:eastAsia="Times New Roman" w:cstheme="minorHAnsi"/>
          <w:lang w:val="en-CA"/>
        </w:rPr>
        <w:t>Juvenile pink and chum salmon switched trophic niches throughout the region according to prey availability and species interactions, chum occupying a gelatinous niche and pink</w:t>
      </w:r>
      <w:r w:rsidR="007D229C">
        <w:rPr>
          <w:rFonts w:eastAsia="Times New Roman" w:cstheme="minorHAnsi"/>
          <w:lang w:val="en-CA"/>
        </w:rPr>
        <w:t>,</w:t>
      </w:r>
      <w:r w:rsidR="00B72FEC">
        <w:rPr>
          <w:rFonts w:eastAsia="Times New Roman" w:cstheme="minorHAnsi"/>
          <w:lang w:val="en-CA"/>
        </w:rPr>
        <w:t xml:space="preserve"> littoral. </w:t>
      </w:r>
    </w:p>
    <w:p w14:paraId="3C920939" w14:textId="77777777" w:rsidR="002606FB" w:rsidRPr="003C4653" w:rsidRDefault="002606FB" w:rsidP="00266C78">
      <w:pPr>
        <w:spacing w:line="480" w:lineRule="auto"/>
        <w:rPr>
          <w:rFonts w:eastAsia="Times New Roman" w:cstheme="minorHAnsi"/>
          <w:lang w:val="en-CA"/>
        </w:rPr>
      </w:pPr>
    </w:p>
    <w:p w14:paraId="0ED37EF9" w14:textId="17D57686"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Juvenile pink and chum salmon have similar diets when </w:t>
      </w:r>
      <w:r w:rsidR="00001741">
        <w:rPr>
          <w:rFonts w:eastAsia="Times New Roman" w:cstheme="minorHAnsi"/>
          <w:color w:val="000000"/>
          <w:lang w:val="en-CA"/>
        </w:rPr>
        <w:t>prey availability</w:t>
      </w:r>
      <w:r w:rsidRPr="003C4653">
        <w:rPr>
          <w:rFonts w:eastAsia="Times New Roman" w:cstheme="minorHAnsi"/>
          <w:color w:val="000000"/>
          <w:lang w:val="en-CA"/>
        </w:rPr>
        <w:t xml:space="preserve"> is high but utilize different foraging strategies when </w:t>
      </w:r>
      <w:r w:rsidR="00001741">
        <w:rPr>
          <w:rFonts w:eastAsia="Times New Roman" w:cstheme="minorHAnsi"/>
          <w:color w:val="000000"/>
          <w:lang w:val="en-CA"/>
        </w:rPr>
        <w:t>prey availability</w:t>
      </w:r>
      <w:r w:rsidR="00001741" w:rsidRPr="003C4653">
        <w:rPr>
          <w:rFonts w:eastAsia="Times New Roman" w:cstheme="minorHAnsi"/>
          <w:color w:val="000000"/>
          <w:lang w:val="en-CA"/>
        </w:rPr>
        <w:t xml:space="preserve"> </w:t>
      </w:r>
      <w:r w:rsidRPr="003C4653">
        <w:rPr>
          <w:rFonts w:eastAsia="Times New Roman" w:cstheme="minorHAnsi"/>
          <w:color w:val="000000"/>
          <w:lang w:val="en-CA"/>
        </w:rPr>
        <w:t xml:space="preserve">is low, </w:t>
      </w:r>
      <w:r w:rsidR="003D287D">
        <w:rPr>
          <w:rFonts w:eastAsia="Times New Roman" w:cstheme="minorHAnsi"/>
          <w:color w:val="000000"/>
          <w:lang w:val="en-CA"/>
        </w:rPr>
        <w:t>indicative of resource portioning</w:t>
      </w:r>
      <w:r w:rsidRPr="003C4653">
        <w:rPr>
          <w:rFonts w:eastAsia="Times New Roman" w:cstheme="minorHAnsi"/>
          <w:color w:val="000000"/>
          <w:lang w:val="en-CA"/>
        </w:rPr>
        <w:t xml:space="preserve">. Throughout most of the study sites, chum salmon </w:t>
      </w:r>
      <w:r w:rsidR="003D287D">
        <w:rPr>
          <w:rFonts w:eastAsia="Times New Roman" w:cstheme="minorHAnsi"/>
          <w:color w:val="000000"/>
          <w:lang w:val="en-CA"/>
        </w:rPr>
        <w:t>occupied (or “can be characterized as”)</w:t>
      </w:r>
      <w:r w:rsidR="003D287D" w:rsidRPr="003C4653">
        <w:rPr>
          <w:rFonts w:eastAsia="Times New Roman" w:cstheme="minorHAnsi"/>
          <w:color w:val="000000"/>
          <w:lang w:val="en-CA"/>
        </w:rPr>
        <w:t xml:space="preserve"> </w:t>
      </w:r>
      <w:r w:rsidRPr="003C4653">
        <w:rPr>
          <w:rFonts w:eastAsia="Times New Roman" w:cstheme="minorHAnsi"/>
          <w:color w:val="000000"/>
          <w:lang w:val="en-CA"/>
        </w:rPr>
        <w:t xml:space="preserve">the gelatinous </w:t>
      </w:r>
      <w:r w:rsidR="00001741">
        <w:rPr>
          <w:rFonts w:eastAsia="Times New Roman" w:cstheme="minorHAnsi"/>
          <w:color w:val="000000"/>
          <w:lang w:val="en-CA"/>
        </w:rPr>
        <w:t>predator</w:t>
      </w:r>
      <w:r w:rsidR="00001741" w:rsidRPr="003C4653">
        <w:rPr>
          <w:rFonts w:eastAsia="Times New Roman" w:cstheme="minorHAnsi"/>
          <w:color w:val="000000"/>
          <w:lang w:val="en-CA"/>
        </w:rPr>
        <w:t xml:space="preserve"> </w:t>
      </w:r>
      <w:r w:rsidRPr="003C4653">
        <w:rPr>
          <w:rFonts w:eastAsia="Times New Roman" w:cstheme="minorHAnsi"/>
          <w:color w:val="000000"/>
          <w:lang w:val="en-CA"/>
        </w:rPr>
        <w:t>niche and pink salmon were found foraging</w:t>
      </w:r>
      <w:r w:rsidR="00810FDA">
        <w:rPr>
          <w:rFonts w:eastAsia="Times New Roman" w:cstheme="minorHAnsi"/>
          <w:color w:val="000000"/>
          <w:lang w:val="en-CA"/>
        </w:rPr>
        <w:t xml:space="preserve"> in the littoral niche</w:t>
      </w:r>
      <w:r w:rsidRPr="003C4653">
        <w:rPr>
          <w:rFonts w:eastAsia="Times New Roman" w:cstheme="minorHAnsi"/>
          <w:color w:val="000000"/>
          <w:lang w:val="en-CA"/>
        </w:rPr>
        <w:t xml:space="preserve"> on nearshore insects, harpacticoids, caprellids and gammarids. </w:t>
      </w:r>
      <w:commentRangeStart w:id="6"/>
      <w:r w:rsidRPr="003C4653">
        <w:rPr>
          <w:rFonts w:eastAsia="Times New Roman" w:cstheme="minorHAnsi"/>
          <w:color w:val="000000"/>
          <w:lang w:val="en-CA"/>
        </w:rPr>
        <w:t>These niche strategies shifted with the foraging intensity</w:t>
      </w:r>
      <w:commentRangeEnd w:id="6"/>
      <w:r w:rsidR="00001741">
        <w:rPr>
          <w:rStyle w:val="CommentReference"/>
        </w:rPr>
        <w:commentReference w:id="6"/>
      </w:r>
      <w:r w:rsidRPr="003C4653">
        <w:rPr>
          <w:rFonts w:eastAsia="Times New Roman" w:cstheme="minorHAnsi"/>
          <w:color w:val="000000"/>
          <w:lang w:val="en-CA"/>
        </w:rPr>
        <w:t>,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xml:space="preserve">% body weight stomach fullness, both species fed very similarly. Therefore, </w:t>
      </w:r>
      <w:r w:rsidR="00001741">
        <w:rPr>
          <w:rFonts w:eastAsia="Times New Roman" w:cstheme="minorHAnsi"/>
          <w:color w:val="000000"/>
          <w:lang w:val="en-CA"/>
        </w:rPr>
        <w:t xml:space="preserve">pink and chum </w:t>
      </w:r>
      <w:r w:rsidRPr="003C4653">
        <w:rPr>
          <w:rFonts w:eastAsia="Times New Roman" w:cstheme="minorHAnsi"/>
          <w:color w:val="000000"/>
          <w:lang w:val="en-CA"/>
        </w:rPr>
        <w:t xml:space="preserve">salmon </w:t>
      </w:r>
      <w:r w:rsidR="00001741">
        <w:rPr>
          <w:rFonts w:eastAsia="Times New Roman" w:cstheme="minorHAnsi"/>
          <w:color w:val="000000"/>
          <w:lang w:val="en-CA"/>
        </w:rPr>
        <w:t xml:space="preserve">were observed to </w:t>
      </w:r>
      <w:r w:rsidR="00DF030F">
        <w:rPr>
          <w:rFonts w:eastAsia="Times New Roman" w:cstheme="minorHAnsi"/>
          <w:color w:val="000000"/>
          <w:lang w:val="en-CA"/>
        </w:rPr>
        <w:t xml:space="preserve">both </w:t>
      </w:r>
      <w:r w:rsidRPr="003C4653">
        <w:rPr>
          <w:rFonts w:eastAsia="Times New Roman" w:cstheme="minorHAnsi"/>
          <w:color w:val="000000"/>
          <w:lang w:val="en-CA"/>
        </w:rPr>
        <w:t xml:space="preserve">consume higher quality prey such as euphausiids and large calanoids when available </w:t>
      </w:r>
      <w:r w:rsidR="00DF030F">
        <w:rPr>
          <w:rFonts w:eastAsia="Times New Roman" w:cstheme="minorHAnsi"/>
          <w:color w:val="000000"/>
          <w:lang w:val="en-CA"/>
        </w:rPr>
        <w:t xml:space="preserve">but to </w:t>
      </w:r>
      <w:r w:rsidRPr="003C4653">
        <w:rPr>
          <w:rFonts w:eastAsia="Times New Roman" w:cstheme="minorHAnsi"/>
          <w:color w:val="000000"/>
          <w:lang w:val="en-CA"/>
        </w:rPr>
        <w:t xml:space="preserve">divide up the resource space </w:t>
      </w:r>
      <w:r w:rsidR="00DF030F">
        <w:rPr>
          <w:rFonts w:eastAsia="Times New Roman" w:cstheme="minorHAnsi"/>
          <w:color w:val="000000"/>
          <w:lang w:val="en-CA"/>
        </w:rPr>
        <w:t xml:space="preserve">when prey was limited. This strategy would be expected to </w:t>
      </w:r>
      <w:r w:rsidRPr="003C4653">
        <w:rPr>
          <w:rFonts w:eastAsia="Times New Roman" w:cstheme="minorHAnsi"/>
          <w:color w:val="000000"/>
          <w:lang w:val="en-CA"/>
        </w:rPr>
        <w:t>limit potential competition. </w:t>
      </w:r>
    </w:p>
    <w:p w14:paraId="62BAD4CC" w14:textId="77777777" w:rsidR="00372150" w:rsidRPr="003C4653" w:rsidRDefault="00372150" w:rsidP="00266C78">
      <w:pPr>
        <w:spacing w:line="480" w:lineRule="auto"/>
        <w:rPr>
          <w:rFonts w:eastAsia="Times New Roman" w:cstheme="minorHAnsi"/>
          <w:lang w:val="en-CA"/>
        </w:rPr>
      </w:pPr>
    </w:p>
    <w:p w14:paraId="34828BBF"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14:paraId="0F37FEF9" w14:textId="177F3516"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w:t>
      </w:r>
      <w:r w:rsidR="004B17CC">
        <w:rPr>
          <w:rFonts w:eastAsia="Times New Roman" w:cstheme="minorHAnsi"/>
          <w:color w:val="000000"/>
          <w:lang w:val="en-CA"/>
        </w:rPr>
        <w:t xml:space="preserve">patchy </w:t>
      </w:r>
      <w:r w:rsidRPr="003C4653">
        <w:rPr>
          <w:rFonts w:eastAsia="Times New Roman" w:cstheme="minorHAnsi"/>
          <w:color w:val="000000"/>
          <w:lang w:val="en-CA"/>
        </w:rPr>
        <w:t>feeding conditions, with</w:t>
      </w:r>
      <w:r w:rsidR="004B17CC">
        <w:rPr>
          <w:rFonts w:eastAsia="Times New Roman" w:cstheme="minorHAnsi"/>
          <w:color w:val="000000"/>
          <w:lang w:val="en-CA"/>
        </w:rPr>
        <w:t xml:space="preserve"> empty stomachs or</w:t>
      </w:r>
      <w:r w:rsidRPr="003C4653">
        <w:rPr>
          <w:rFonts w:eastAsia="Times New Roman" w:cstheme="minorHAnsi"/>
          <w:color w:val="000000"/>
          <w:lang w:val="en-CA"/>
        </w:rPr>
        <w:t xml:space="preserve"> decapod larvae prey 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w:t>
      </w:r>
      <w:commentRangeStart w:id="7"/>
      <w:r w:rsidRPr="003C4653">
        <w:rPr>
          <w:rFonts w:eastAsia="Times New Roman" w:cstheme="minorHAnsi"/>
          <w:color w:val="000000"/>
          <w:lang w:val="en-CA"/>
        </w:rPr>
        <w:t>Thus, salmon species feeding strategies will either be beneficial or detrimental depending on prey availability, and how these relationships could shift over time requires further research.</w:t>
      </w:r>
      <w:commentRangeEnd w:id="7"/>
      <w:r w:rsidR="00AC0B65">
        <w:rPr>
          <w:rStyle w:val="CommentReference"/>
        </w:rPr>
        <w:commentReference w:id="7"/>
      </w:r>
    </w:p>
    <w:p w14:paraId="723D4F1A" w14:textId="77777777" w:rsidR="00372150" w:rsidRPr="003C4653" w:rsidRDefault="00372150" w:rsidP="00266C78">
      <w:pPr>
        <w:spacing w:line="480" w:lineRule="auto"/>
        <w:rPr>
          <w:rFonts w:eastAsia="Times New Roman" w:cstheme="minorHAnsi"/>
          <w:lang w:val="en-CA"/>
        </w:rPr>
      </w:pPr>
    </w:p>
    <w:p w14:paraId="35107E93" w14:textId="3072815B"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While Discovery Islands has more of an environmental gradient, Johnstone Strait </w:t>
      </w:r>
      <w:r w:rsidR="001215CF">
        <w:rPr>
          <w:rFonts w:eastAsia="Times New Roman" w:cstheme="minorHAnsi"/>
          <w:color w:val="000000"/>
          <w:lang w:val="en-CA"/>
        </w:rPr>
        <w:t>may be</w:t>
      </w:r>
      <w:r w:rsidRPr="003C4653">
        <w:rPr>
          <w:rFonts w:eastAsia="Times New Roman" w:cstheme="minorHAnsi"/>
          <w:color w:val="000000"/>
          <w:lang w:val="en-CA"/>
        </w:rPr>
        <w:t xml:space="preserve">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w:t>
      </w:r>
      <w:r w:rsidR="00722B46">
        <w:rPr>
          <w:rFonts w:eastAsia="Times New Roman" w:cstheme="minorHAnsi"/>
          <w:color w:val="000000"/>
          <w:lang w:val="en-CA"/>
        </w:rPr>
        <w:t xml:space="preserve">packed </w:t>
      </w:r>
      <w:r w:rsidR="00024A60">
        <w:rPr>
          <w:rFonts w:eastAsia="Times New Roman" w:cstheme="minorHAnsi"/>
          <w:color w:val="000000"/>
          <w:lang w:val="en-CA"/>
        </w:rPr>
        <w:t xml:space="preserve">with </w:t>
      </w:r>
      <w:r w:rsidR="00024A60" w:rsidRPr="003C4653">
        <w:rPr>
          <w:rFonts w:eastAsia="Times New Roman" w:cstheme="minorHAnsi"/>
          <w:color w:val="000000"/>
          <w:lang w:val="en-CA"/>
        </w:rPr>
        <w:t>diverse</w:t>
      </w:r>
      <w:r w:rsidR="00722B46">
        <w:rPr>
          <w:rFonts w:eastAsia="Times New Roman" w:cstheme="minorHAnsi"/>
          <w:color w:val="000000"/>
          <w:lang w:val="en-CA"/>
        </w:rPr>
        <w:t xml:space="preserve"> prey including</w:t>
      </w:r>
      <w:r w:rsidRPr="003C4653">
        <w:rPr>
          <w:rFonts w:eastAsia="Times New Roman" w:cstheme="minorHAnsi"/>
          <w:color w:val="000000"/>
          <w:lang w:val="en-CA"/>
        </w:rPr>
        <w:t xml:space="preserve"> calanoids, euphausiids and chaetognaths. This region therefore shows the relationship between diet similarity and foraging intensity, and how as conditions improve, species can begin to safely occupy the same trophic niche.</w:t>
      </w:r>
    </w:p>
    <w:p w14:paraId="54D4970E" w14:textId="77777777" w:rsidR="00372150" w:rsidRPr="003C4653" w:rsidRDefault="00372150" w:rsidP="00266C78">
      <w:pPr>
        <w:spacing w:line="480" w:lineRule="auto"/>
        <w:rPr>
          <w:rFonts w:eastAsia="Times New Roman" w:cstheme="minorHAnsi"/>
          <w:lang w:val="en-CA"/>
        </w:rPr>
      </w:pPr>
    </w:p>
    <w:p w14:paraId="7AB3E320" w14:textId="341A6503" w:rsidR="0037215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island)","type":"article-journal","volume":"58"},"uris":["http://www.mendeley.com/documents/?uuid=ffdbd4c8-3c01-43fd-8486-2396037a9b52"]}],"mendeley":{"formattedCitation":"(Chebanova et al., 2018; Godin, 1981; Sibert, 1979)","plainTextFormattedCitation":"(Chebanova et al., 2018; Godin, 1981; Sibert, 1979)","previouslyFormattedCitation":"(Chebanova et al., 2018; Godin, 1981; Sibert, 1979)"},"properties":{"noteIndex":0},"schema":"https://github.com/citation-style-language/schema/raw/master/csl-citation.json"}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(Chebanova et al., 2018; Godin, 1981; Sibert, 1979)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et al., 2019)","plainTextFormattedCitation":"(Daly et al., 2019)","previouslyFormattedCitation":"(Daly et al.,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286A8E" w:rsidRPr="00286A8E">
        <w:rPr>
          <w:rFonts w:eastAsia="Times New Roman" w:cstheme="minorHAnsi"/>
          <w:noProof/>
          <w:color w:val="000000"/>
          <w:lang w:val="en-CA"/>
        </w:rPr>
        <w:t>(Daly et al.,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14:paraId="621D4A2B" w14:textId="1FA7C203" w:rsidR="00372150" w:rsidRDefault="00372150" w:rsidP="00266C78">
      <w:pPr>
        <w:spacing w:line="480" w:lineRule="auto"/>
        <w:rPr>
          <w:rFonts w:eastAsia="Times New Roman" w:cstheme="minorHAnsi"/>
          <w:color w:val="000000"/>
          <w:lang w:val="en-CA"/>
        </w:rPr>
      </w:pPr>
    </w:p>
    <w:p w14:paraId="01CAA2AB" w14:textId="16E3EA3F" w:rsidR="00052533" w:rsidRPr="007139E2" w:rsidRDefault="00052533" w:rsidP="00266C78">
      <w:pPr>
        <w:spacing w:line="480" w:lineRule="auto"/>
        <w:rPr>
          <w:rFonts w:eastAsia="Times New Roman" w:cstheme="minorHAnsi"/>
          <w:color w:val="000000"/>
          <w:lang w:val="en-CA"/>
        </w:rPr>
      </w:pPr>
      <w:r>
        <w:rPr>
          <w:rFonts w:eastAsia="Times New Roman" w:cstheme="minorHAnsi"/>
          <w:color w:val="000000"/>
          <w:lang w:val="en-CA"/>
        </w:rPr>
        <w:tab/>
      </w:r>
      <w:r w:rsidR="0098154C">
        <w:rPr>
          <w:rFonts w:eastAsia="Times New Roman" w:cstheme="minorHAnsi"/>
          <w:color w:val="000000"/>
          <w:lang w:val="en-CA"/>
        </w:rPr>
        <w:t>Consumption of m</w:t>
      </w:r>
      <w:r>
        <w:rPr>
          <w:rFonts w:eastAsia="Times New Roman" w:cstheme="minorHAnsi"/>
          <w:color w:val="000000"/>
          <w:lang w:val="en-CA"/>
        </w:rPr>
        <w:t xml:space="preserve">icroplastics and other objects were not the focus of this </w:t>
      </w:r>
      <w:r w:rsidR="0098154C">
        <w:rPr>
          <w:rFonts w:eastAsia="Times New Roman" w:cstheme="minorHAnsi"/>
          <w:color w:val="000000"/>
          <w:lang w:val="en-CA"/>
        </w:rPr>
        <w:t>study,</w:t>
      </w:r>
      <w:r>
        <w:rPr>
          <w:rFonts w:eastAsia="Times New Roman" w:cstheme="minorHAnsi"/>
          <w:color w:val="000000"/>
          <w:lang w:val="en-CA"/>
        </w:rPr>
        <w:t xml:space="preserve"> </w:t>
      </w:r>
      <w:r w:rsidR="0098154C">
        <w:rPr>
          <w:rFonts w:eastAsia="Times New Roman" w:cstheme="minorHAnsi"/>
          <w:color w:val="000000"/>
          <w:lang w:val="en-CA"/>
        </w:rPr>
        <w:t>however, these foreign objects</w:t>
      </w:r>
      <w:r>
        <w:rPr>
          <w:rFonts w:eastAsia="Times New Roman" w:cstheme="minorHAnsi"/>
          <w:color w:val="000000"/>
          <w:lang w:val="en-CA"/>
        </w:rPr>
        <w:t xml:space="preserve"> were found in 5% of all juvenile salmon stomachs</w:t>
      </w:r>
      <w:r w:rsidR="0098154C">
        <w:rPr>
          <w:rFonts w:eastAsia="Times New Roman" w:cstheme="minorHAnsi"/>
          <w:color w:val="000000"/>
          <w:lang w:val="en-CA"/>
        </w:rPr>
        <w:t>.</w:t>
      </w:r>
      <w:r>
        <w:rPr>
          <w:rFonts w:eastAsia="Times New Roman" w:cstheme="minorHAnsi"/>
          <w:color w:val="000000"/>
          <w:lang w:val="en-CA"/>
        </w:rPr>
        <w:t xml:space="preserve"> </w:t>
      </w:r>
      <w:r w:rsidR="0098154C">
        <w:rPr>
          <w:rFonts w:eastAsia="Times New Roman" w:cstheme="minorHAnsi"/>
          <w:color w:val="000000"/>
          <w:lang w:val="en-CA"/>
        </w:rPr>
        <w:t>Notably, objects were only consumed</w:t>
      </w:r>
      <w:r>
        <w:rPr>
          <w:rFonts w:eastAsia="Times New Roman" w:cstheme="minorHAnsi"/>
          <w:color w:val="000000"/>
          <w:lang w:val="en-CA"/>
        </w:rPr>
        <w:t xml:space="preserve"> </w:t>
      </w:r>
      <w:r w:rsidR="0098154C">
        <w:rPr>
          <w:rFonts w:eastAsia="Times New Roman" w:cstheme="minorHAnsi"/>
          <w:color w:val="000000"/>
          <w:lang w:val="en-CA"/>
        </w:rPr>
        <w:t xml:space="preserve">by </w:t>
      </w:r>
      <w:r>
        <w:rPr>
          <w:rFonts w:eastAsia="Times New Roman" w:cstheme="minorHAnsi"/>
          <w:color w:val="000000"/>
          <w:lang w:val="en-CA"/>
        </w:rPr>
        <w:t xml:space="preserve">pink salmon </w:t>
      </w:r>
      <w:r w:rsidR="0098154C">
        <w:rPr>
          <w:rFonts w:eastAsia="Times New Roman" w:cstheme="minorHAnsi"/>
          <w:color w:val="000000"/>
          <w:lang w:val="en-CA"/>
        </w:rPr>
        <w:t xml:space="preserve">that had </w:t>
      </w:r>
      <w:r>
        <w:rPr>
          <w:rFonts w:eastAsia="Times New Roman" w:cstheme="minorHAnsi"/>
          <w:color w:val="000000"/>
          <w:lang w:val="en-CA"/>
        </w:rPr>
        <w:t>forag</w:t>
      </w:r>
      <w:r w:rsidR="0098154C">
        <w:rPr>
          <w:rFonts w:eastAsia="Times New Roman" w:cstheme="minorHAnsi"/>
          <w:color w:val="000000"/>
          <w:lang w:val="en-CA"/>
        </w:rPr>
        <w:t>ed</w:t>
      </w:r>
      <w:r>
        <w:rPr>
          <w:rFonts w:eastAsia="Times New Roman" w:cstheme="minorHAnsi"/>
          <w:color w:val="000000"/>
          <w:lang w:val="en-CA"/>
        </w:rPr>
        <w:t xml:space="preserve"> </w:t>
      </w:r>
      <w:r w:rsidR="0098154C">
        <w:rPr>
          <w:rFonts w:eastAsia="Times New Roman" w:cstheme="minorHAnsi"/>
          <w:color w:val="000000"/>
          <w:lang w:val="en-CA"/>
        </w:rPr>
        <w:t>with</w:t>
      </w:r>
      <w:r>
        <w:rPr>
          <w:rFonts w:eastAsia="Times New Roman" w:cstheme="minorHAnsi"/>
          <w:color w:val="000000"/>
          <w:lang w:val="en-CA"/>
        </w:rPr>
        <w:t xml:space="preserve">in </w:t>
      </w:r>
      <w:r w:rsidR="0098154C">
        <w:rPr>
          <w:rFonts w:eastAsia="Times New Roman" w:cstheme="minorHAnsi"/>
          <w:color w:val="000000"/>
          <w:lang w:val="en-CA"/>
        </w:rPr>
        <w:t xml:space="preserve">the </w:t>
      </w:r>
      <w:r>
        <w:rPr>
          <w:rFonts w:eastAsia="Times New Roman" w:cstheme="minorHAnsi"/>
          <w:color w:val="000000"/>
          <w:lang w:val="en-CA"/>
        </w:rPr>
        <w:t>nearshore habitats. These objects were found at sites D07, D09, D11 and J06, the four sites with empty stomachs.</w:t>
      </w:r>
      <w:r w:rsidR="0098154C">
        <w:rPr>
          <w:rFonts w:eastAsia="Times New Roman" w:cstheme="minorHAnsi"/>
          <w:color w:val="000000"/>
          <w:lang w:val="en-CA"/>
        </w:rPr>
        <w:t xml:space="preserve"> </w:t>
      </w:r>
      <w:r w:rsidR="007139E2">
        <w:rPr>
          <w:rFonts w:eastAsia="Times New Roman" w:cstheme="minorHAnsi"/>
          <w:color w:val="000000"/>
          <w:lang w:val="en-CA"/>
        </w:rPr>
        <w:t>Other studies have found Chinook salmon to have consumed microplastic fibers</w:t>
      </w:r>
      <w:r w:rsidR="00B766C2">
        <w:rPr>
          <w:rFonts w:eastAsia="Times New Roman" w:cstheme="minorHAnsi"/>
          <w:color w:val="000000"/>
          <w:lang w:val="en-CA"/>
        </w:rPr>
        <w:t xml:space="preserve"> </w:t>
      </w:r>
      <w:r w:rsidR="00B766C2">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{"citationItems":[{"id":"ITEM-1","itemData":{"DOI":"10.1016/j.envpol.2018.09.137","ISSN":"18736424","abstract":"Microplastics are a significant issue in the world's oceans. These small plastic particles (&lt;5 mm in size) are becoming globally ubiquitous in the marine environment and are ingested by various fish species. Here we investigate the incidence of microplastics in juvenile Chinook salmon and their nearshore marine environments on the east coast of Vancouver Island, British Columbia. We completed a series of beach seines, plankton tows and sediment cores in nearshore areas of importance to juvenile salmon. Microplastics were extracted from fish, water and sediment samples and concentrations were quantified. Microplastics analysis, consisting predominantly of fibrous plastics, showed juvenile Chinook salmon contained 1.2 ± 1.4 (SD) microplastics per individual while water and sediment samples had 659.9 ± 520.9 microplastics m−3 and 60.2 ± 63.4 microplastics kg−1 dry weight, respectively. We found no differences in microplastic concentrations in juvenile Chinook and water samples among sites but observed significantly higher concentrations in sediment at the Deep Bay site compared to Nanaimo and Cowichan Bay sites. Chinook microplastic concentrations were relatively low compared to literature values and, given the size and type of microplastics we observed, are unlikely to represent an immediate threat to fish in this area. However, microplastics less than 100 μm in size were not included in the study and may represent a greater threat due to their ability to translocate through tissues. Microplastics were found in juvenile Chinook salmon and their nearshore environments during a critical time in their lifecycle.","author":[{"dropping-particle":"","family":"Collicutt","given":"Brenna","non-dropping-particle":"","parse-names":false,"suffix":""},{"dropping-particle":"","family":"Juanes","given":"Francis","non-dropping-particle":"","parse-names":false,"suffix":""},{"dropping-particle":"","family":"Dudas","given":"Sarah E.","non-dropping-particle":"","parse-names":false,"suffix":""}],"container-title":"Environmental Pollution","id":"ITEM-1","issued":{"date-parts":[["2019"]]},"page":"135-142","publisher":"Elsevier Ltd","title":"Microplastics in juvenile Chinook salmon and their nearshore environments on the east coast of Vancouver Island","type":"article-journal","volume":"244"},"uris":["http://www.mendeley.com/documents/?uuid=29757d99-5172-46a9-8b85-a5376f439896"]}],"mendeley":{"formattedCitation":"(Collicutt et al., 2019)","plainTextFormattedCitation":"(Collicutt et al., 2019)","previouslyFormattedCitation":"(Collicutt et al., 2019)"},"properties":{"noteIndex":0},"schema":"https://github.com/citation-style-language/schema/raw/master/csl-citation.json"}</w:instrText>
      </w:r>
      <w:r w:rsidR="00B766C2">
        <w:rPr>
          <w:rFonts w:eastAsia="Times New Roman" w:cstheme="minorHAnsi"/>
          <w:color w:val="000000"/>
          <w:lang w:val="en-CA"/>
        </w:rPr>
        <w:fldChar w:fldCharType="separate"/>
      </w:r>
      <w:r w:rsidR="00B766C2" w:rsidRPr="00B766C2">
        <w:rPr>
          <w:rFonts w:eastAsia="Times New Roman" w:cstheme="minorHAnsi"/>
          <w:noProof/>
          <w:color w:val="000000"/>
          <w:lang w:val="en-CA"/>
        </w:rPr>
        <w:t>(Collicutt et al., 2019)</w:t>
      </w:r>
      <w:r w:rsidR="00B766C2">
        <w:rPr>
          <w:rFonts w:eastAsia="Times New Roman" w:cstheme="minorHAnsi"/>
          <w:color w:val="000000"/>
          <w:lang w:val="en-CA"/>
        </w:rPr>
        <w:fldChar w:fldCharType="end"/>
      </w:r>
      <w:r w:rsidR="007139E2">
        <w:rPr>
          <w:rFonts w:eastAsia="Times New Roman" w:cstheme="minorHAnsi"/>
          <w:color w:val="000000"/>
          <w:lang w:val="en-CA"/>
        </w:rPr>
        <w:t xml:space="preserve">, none of which were present in this study. </w:t>
      </w:r>
      <w:r w:rsidR="00B766C2">
        <w:rPr>
          <w:rFonts w:eastAsia="Times New Roman" w:cstheme="minorHAnsi"/>
          <w:color w:val="000000"/>
          <w:lang w:val="en-CA"/>
        </w:rPr>
        <w:t xml:space="preserve">The microplastic pieces in salmon stomachs in the Discovery Islands and Johnstone Strait were irregularly shaped, which has been shown to impact the fitness of other fish species </w:t>
      </w:r>
      <w:r w:rsidR="00B766C2">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{"citationItems":[{"id":"ITEM-1","itemData":{"DOI":"10.1016/j.marpolbul.2018.02.039","ISSN":"18793363","abstract":"The increasing global contamination of plastics in marine environments is raising public concerns about the potential hazards of microplastics to environmental and human health. Microplastics formed by the breakdown of larger plastics are typically irregular in shape. The objective of this study was to compare the effects of spherical or irregular shapes of microplastics on changes in organ distribution, swimming behaviors, gene expression, and enzyme activities in sheepshead minnow (Cyprinodon variegatus). Both types of microplastics accumulated in the digestive system, causing intestinal distention. However, when compared to spherical microplastics, irregular microplastics decreased swimming behavior (i.e., total distance travelled and maximum velocity) of sheepshead minnow. Both microplastics generated cellular reactive oxygen species (ROS), while ROS-related molecular changes (i.e., transcriptional and enzymatic characteristics) differed. This study provides toxicological insights into the impacts of environmentally relevant (fragmented) microplastics on fish and improves our understanding of the environmental effects of microplastics in the ecosystem.","author":[{"dropping-particle":"","family":"Choi","given":"Jin Soo","non-dropping-particle":"","parse-names":false,"suffix":""},{"dropping-particle":"","family":"Jung","given":"Youn Joo","non-dropping-particle":"","parse-names":false,"suffix":""},{"dropping-particle":"","family":"Hong","given":"Nam Hui","non-dropping-particle":"","parse-names":false,"suffix":""},{"dropping-particle":"","family":"Hong","given":"Sang Hee","non-dropping-particle":"","parse-names":false,"suffix":""},{"dropping-particle":"","family":"Park","given":"June Woo","non-dropping-particle":"","parse-names":false,"suffix":""}],"container-title":"Marine Pollution Bulletin","id":"ITEM-1","issue":"1","issued":{"date-parts":[["2018"]]},"page":"231-240","publisher":"Elsevier","title":"Toxicological effects of irregularly shaped and spherical microplastics in a marine teleost, the sheepshead minnow (Cyprinodon variegatus)","type":"article-journal","volume":"129"},"uris":["http://www.mendeley.com/documents/?uuid=ef9de508-753b-4438-90c2-97f7cae0613d"]}],"mendeley":{"formattedCitation":"(Choi et al., 2018)","plainTextFormattedCitation":"(Choi et al., 2018)"},"properties":{"noteIndex":0},"schema":"https://github.com/citation-style-language/schema/raw/master/csl-citation.json"}</w:instrText>
      </w:r>
      <w:r w:rsidR="00B766C2">
        <w:rPr>
          <w:rFonts w:eastAsia="Times New Roman" w:cstheme="minorHAnsi"/>
          <w:color w:val="000000"/>
          <w:lang w:val="en-CA"/>
        </w:rPr>
        <w:fldChar w:fldCharType="separate"/>
      </w:r>
      <w:r w:rsidR="00B766C2" w:rsidRPr="00B766C2">
        <w:rPr>
          <w:rFonts w:eastAsia="Times New Roman" w:cstheme="minorHAnsi"/>
          <w:noProof/>
          <w:color w:val="000000"/>
          <w:lang w:val="en-CA"/>
        </w:rPr>
        <w:t>(Choi et al., 2018)</w:t>
      </w:r>
      <w:r w:rsidR="00B766C2">
        <w:rPr>
          <w:rFonts w:eastAsia="Times New Roman" w:cstheme="minorHAnsi"/>
          <w:color w:val="000000"/>
          <w:lang w:val="en-CA"/>
        </w:rPr>
        <w:fldChar w:fldCharType="end"/>
      </w:r>
      <w:r w:rsidR="00B766C2">
        <w:rPr>
          <w:rFonts w:eastAsia="Times New Roman" w:cstheme="minorHAnsi"/>
          <w:color w:val="000000"/>
          <w:lang w:val="en-CA"/>
        </w:rPr>
        <w:t>. Quantifying the i</w:t>
      </w:r>
      <w:r>
        <w:rPr>
          <w:rFonts w:eastAsia="Times New Roman" w:cstheme="minorHAnsi"/>
          <w:color w:val="000000"/>
          <w:lang w:val="en-CA"/>
        </w:rPr>
        <w:t>mpacts of plastics on salmon</w:t>
      </w:r>
      <w:r w:rsidR="00B766C2">
        <w:rPr>
          <w:rFonts w:eastAsia="Times New Roman" w:cstheme="minorHAnsi"/>
          <w:color w:val="000000"/>
          <w:lang w:val="en-CA"/>
        </w:rPr>
        <w:t xml:space="preserve"> and exploring the relationship with plastic consumption to nearshore or benthic foraging</w:t>
      </w:r>
      <w:r>
        <w:rPr>
          <w:rFonts w:eastAsia="Times New Roman" w:cstheme="minorHAnsi"/>
          <w:color w:val="000000"/>
          <w:lang w:val="en-CA"/>
        </w:rPr>
        <w:t xml:space="preserve"> </w:t>
      </w:r>
      <w:del w:id="8" w:author="Vanessa Fladmark" w:date="2020-06-23T10:31:00Z">
        <w:r w:rsidDel="00815E6E">
          <w:rPr>
            <w:rFonts w:eastAsia="Times New Roman" w:cstheme="minorHAnsi"/>
            <w:color w:val="000000"/>
            <w:lang w:val="en-CA"/>
          </w:rPr>
          <w:delText>and empty stomachs</w:delText>
        </w:r>
        <w:r w:rsidR="00B766C2" w:rsidDel="00815E6E">
          <w:rPr>
            <w:rFonts w:eastAsia="Times New Roman" w:cstheme="minorHAnsi"/>
            <w:color w:val="000000"/>
            <w:lang w:val="en-CA"/>
          </w:rPr>
          <w:delText xml:space="preserve"> </w:delText>
        </w:r>
      </w:del>
      <w:r>
        <w:rPr>
          <w:rFonts w:eastAsia="Times New Roman" w:cstheme="minorHAnsi"/>
          <w:color w:val="000000"/>
          <w:lang w:val="en-CA"/>
        </w:rPr>
        <w:t xml:space="preserve">has </w:t>
      </w:r>
      <w:del w:id="9" w:author="Vanessa Fladmark" w:date="2020-06-23T10:31:00Z">
        <w:r w:rsidR="00B766C2" w:rsidDel="00815E6E">
          <w:rPr>
            <w:rFonts w:eastAsia="Times New Roman" w:cstheme="minorHAnsi"/>
            <w:color w:val="000000"/>
            <w:lang w:val="en-CA"/>
          </w:rPr>
          <w:delText xml:space="preserve">the </w:delText>
        </w:r>
      </w:del>
      <w:r>
        <w:rPr>
          <w:rFonts w:eastAsia="Times New Roman" w:cstheme="minorHAnsi"/>
          <w:color w:val="000000"/>
          <w:lang w:val="en-CA"/>
        </w:rPr>
        <w:t xml:space="preserve">incredible potential </w:t>
      </w:r>
      <w:del w:id="10" w:author="Vanessa Fladmark" w:date="2020-06-23T10:31:00Z">
        <w:r w:rsidDel="00815E6E">
          <w:rPr>
            <w:rFonts w:eastAsia="Times New Roman" w:cstheme="minorHAnsi"/>
            <w:color w:val="000000"/>
            <w:lang w:val="en-CA"/>
          </w:rPr>
          <w:delText>to start</w:delText>
        </w:r>
      </w:del>
      <w:ins w:id="11" w:author="Vanessa Fladmark" w:date="2020-06-23T10:31:00Z">
        <w:r w:rsidR="00815E6E">
          <w:rPr>
            <w:rFonts w:eastAsia="Times New Roman" w:cstheme="minorHAnsi"/>
            <w:color w:val="000000"/>
            <w:lang w:val="en-CA"/>
          </w:rPr>
          <w:t>for</w:t>
        </w:r>
      </w:ins>
      <w:r>
        <w:rPr>
          <w:rFonts w:eastAsia="Times New Roman" w:cstheme="minorHAnsi"/>
          <w:color w:val="000000"/>
          <w:lang w:val="en-CA"/>
        </w:rPr>
        <w:t xml:space="preserve"> a new area of </w:t>
      </w:r>
      <w:r w:rsidR="00B766C2">
        <w:rPr>
          <w:rFonts w:eastAsia="Times New Roman" w:cstheme="minorHAnsi"/>
          <w:color w:val="000000"/>
          <w:lang w:val="en-CA"/>
        </w:rPr>
        <w:t xml:space="preserve">research on </w:t>
      </w:r>
      <w:r>
        <w:rPr>
          <w:rFonts w:eastAsia="Times New Roman" w:cstheme="minorHAnsi"/>
          <w:color w:val="000000"/>
          <w:lang w:val="en-CA"/>
        </w:rPr>
        <w:t>salmon health and conservation.</w:t>
      </w:r>
    </w:p>
    <w:p w14:paraId="72EA400A" w14:textId="77777777" w:rsidR="00052533" w:rsidRPr="003C4653" w:rsidRDefault="00052533" w:rsidP="00266C78">
      <w:pPr>
        <w:spacing w:line="480" w:lineRule="auto"/>
        <w:rPr>
          <w:rFonts w:eastAsia="Times New Roman" w:cstheme="minorHAnsi"/>
          <w:lang w:val="en-CA"/>
        </w:rPr>
      </w:pPr>
    </w:p>
    <w:p w14:paraId="6ABF97CA" w14:textId="3A4E3A10" w:rsidR="00DF030F" w:rsidRDefault="00024A60" w:rsidP="00266C78">
      <w:pPr>
        <w:spacing w:line="480" w:lineRule="auto"/>
        <w:rPr>
          <w:rFonts w:eastAsia="Times New Roman" w:cstheme="minorHAnsi"/>
          <w:lang w:val="en-CA"/>
        </w:rPr>
      </w:pPr>
      <w:r w:rsidRPr="00024A60">
        <w:rPr>
          <w:rFonts w:eastAsia="Times New Roman" w:cstheme="minorHAnsi"/>
          <w:lang w:val="en-CA"/>
        </w:rPr>
        <w:tab/>
        <w:t>While this research study focused on a snapshot of juvenile salmon feeding in June 2016 in this area, trends cannot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14:paraId="661641EA" w14:textId="77777777" w:rsidR="00024A60" w:rsidRPr="003C4653" w:rsidRDefault="00024A60" w:rsidP="00266C78">
      <w:pPr>
        <w:spacing w:line="480" w:lineRule="auto"/>
        <w:rPr>
          <w:rFonts w:eastAsia="Times New Roman" w:cstheme="minorHAnsi"/>
          <w:lang w:val="en-CA"/>
        </w:rPr>
      </w:pPr>
    </w:p>
    <w:p w14:paraId="645D9475" w14:textId="77777777" w:rsidR="00DF030F" w:rsidRDefault="00DF030F"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areas, </w:t>
      </w:r>
      <w:r>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p>
    <w:p w14:paraId="75154609" w14:textId="77777777" w:rsidR="00DF030F" w:rsidRDefault="00DF030F" w:rsidP="00266C78">
      <w:pPr>
        <w:spacing w:line="480" w:lineRule="auto"/>
        <w:rPr>
          <w:rFonts w:eastAsia="Times New Roman" w:cstheme="minorHAnsi"/>
          <w:color w:val="000000"/>
          <w:lang w:val="en-CA"/>
        </w:rPr>
      </w:pPr>
      <w:r>
        <w:rPr>
          <w:rFonts w:eastAsia="Times New Roman" w:cstheme="minorHAnsi"/>
          <w:color w:val="000000"/>
          <w:lang w:val="en-CA"/>
        </w:rPr>
        <w:t>The extended period of starvation during early marine migration will most likely affect the growth of juvenile salmon and potential survival to adult recruitment in the subsequent years. Further research should be conducted on whether the extremes of high and low stomach fullness of outmigrating salmon persists over time and how their foraging strategies change.</w:t>
      </w:r>
    </w:p>
    <w:p w14:paraId="3047F27C" w14:textId="77777777" w:rsidR="00372150" w:rsidRPr="003C4653" w:rsidRDefault="00372150" w:rsidP="00266C78">
      <w:pPr>
        <w:spacing w:line="480" w:lineRule="auto"/>
        <w:rPr>
          <w:rFonts w:eastAsia="Times New Roman" w:cstheme="minorHAnsi"/>
          <w:lang w:val="en-CA"/>
        </w:rPr>
      </w:pPr>
    </w:p>
    <w:p w14:paraId="532E4780"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2.5 Conclusion</w:t>
      </w:r>
    </w:p>
    <w:p w14:paraId="3179EC24" w14:textId="77777777" w:rsidR="00372150" w:rsidRPr="003C4653" w:rsidRDefault="00372150" w:rsidP="00266C78">
      <w:pPr>
        <w:spacing w:line="480" w:lineRule="auto"/>
        <w:rPr>
          <w:rFonts w:eastAsia="Times New Roman" w:cstheme="minorHAnsi"/>
          <w:lang w:val="en-CA"/>
        </w:rPr>
      </w:pPr>
    </w:p>
    <w:p w14:paraId="2D64F779" w14:textId="120013F0"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r w:rsidR="00DF030F">
        <w:rPr>
          <w:rFonts w:eastAsia="Times New Roman" w:cstheme="minorHAnsi"/>
          <w:color w:val="000000"/>
          <w:lang w:val="en-CA"/>
        </w:rPr>
        <w:t>J</w:t>
      </w:r>
      <w:r w:rsidRPr="003C4653">
        <w:rPr>
          <w:rFonts w:eastAsia="Times New Roman" w:cstheme="minorHAnsi"/>
          <w:color w:val="000000"/>
          <w:lang w:val="en-CA"/>
        </w:rPr>
        <w:t>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14:paraId="1576A0FF" w14:textId="77777777" w:rsidR="00372150" w:rsidRPr="003C4653" w:rsidRDefault="00372150" w:rsidP="00266C78">
      <w:pPr>
        <w:spacing w:line="480" w:lineRule="auto"/>
        <w:rPr>
          <w:rFonts w:eastAsia="Times New Roman" w:cstheme="minorHAnsi"/>
          <w:lang w:val="en-CA"/>
        </w:rPr>
      </w:pPr>
    </w:p>
    <w:p w14:paraId="030B076B" w14:textId="6705965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14:paraId="592850DD" w14:textId="77777777" w:rsidR="00372150" w:rsidRPr="003C4653" w:rsidRDefault="00372150" w:rsidP="00266C78">
      <w:pPr>
        <w:spacing w:line="480" w:lineRule="auto"/>
        <w:rPr>
          <w:rFonts w:eastAsia="Times New Roman" w:cstheme="minorHAnsi"/>
          <w:lang w:val="en-CA"/>
        </w:rPr>
      </w:pPr>
    </w:p>
    <w:p w14:paraId="2C5D6A77" w14:textId="77777777" w:rsidR="00B010C1" w:rsidRPr="003C4653" w:rsidRDefault="00B010C1" w:rsidP="00266C78">
      <w:pPr>
        <w:spacing w:line="480" w:lineRule="auto"/>
        <w:rPr>
          <w:rFonts w:eastAsia="Times New Roman" w:cstheme="minorHAnsi"/>
          <w:color w:val="000000"/>
          <w:lang w:val="en-CA"/>
        </w:rPr>
      </w:pPr>
    </w:p>
    <w:p w14:paraId="16CA1187" w14:textId="77777777" w:rsidR="00B010C1" w:rsidRPr="003C4653" w:rsidRDefault="00B010C1" w:rsidP="00266C78">
      <w:pPr>
        <w:spacing w:line="480" w:lineRule="auto"/>
        <w:rPr>
          <w:rFonts w:eastAsia="Times New Roman" w:cstheme="minorHAnsi"/>
          <w:b/>
          <w:bCs/>
          <w:color w:val="000000"/>
          <w:lang w:val="en-CA"/>
        </w:rPr>
      </w:pPr>
      <w:r w:rsidRPr="003C4653">
        <w:rPr>
          <w:rFonts w:eastAsia="Times New Roman" w:cstheme="minorHAnsi"/>
          <w:b/>
          <w:bCs/>
          <w:color w:val="000000"/>
          <w:lang w:val="en-CA"/>
        </w:rPr>
        <w:t>References</w:t>
      </w:r>
    </w:p>
    <w:p w14:paraId="16602A2C" w14:textId="423C00F7" w:rsidR="00B766C2" w:rsidRPr="00B766C2" w:rsidRDefault="003D1980" w:rsidP="00B766C2">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B766C2" w:rsidRPr="00B766C2">
        <w:rPr>
          <w:rFonts w:ascii="Calibri" w:hAnsi="Calibri" w:cs="Calibri"/>
          <w:noProof/>
        </w:rPr>
        <w:t xml:space="preserve">Batten, S. D., Ruggerone, G. T., &amp; Ortiz, I. (2018). Pink Salmon induce a trophic cascade in plankton populations in the southern Bering Sea and around the Aleutian Islands. </w:t>
      </w:r>
      <w:r w:rsidR="00B766C2" w:rsidRPr="00B766C2">
        <w:rPr>
          <w:rFonts w:ascii="Calibri" w:hAnsi="Calibri" w:cs="Calibri"/>
          <w:i/>
          <w:iCs/>
          <w:noProof/>
        </w:rPr>
        <w:t>Fisheries Oceanography</w:t>
      </w:r>
      <w:r w:rsidR="00B766C2" w:rsidRPr="00B766C2">
        <w:rPr>
          <w:rFonts w:ascii="Calibri" w:hAnsi="Calibri" w:cs="Calibri"/>
          <w:noProof/>
        </w:rPr>
        <w:t xml:space="preserve">, </w:t>
      </w:r>
      <w:r w:rsidR="00B766C2" w:rsidRPr="00B766C2">
        <w:rPr>
          <w:rFonts w:ascii="Calibri" w:hAnsi="Calibri" w:cs="Calibri"/>
          <w:i/>
          <w:iCs/>
          <w:noProof/>
        </w:rPr>
        <w:t>27</w:t>
      </w:r>
      <w:r w:rsidR="00B766C2" w:rsidRPr="00B766C2">
        <w:rPr>
          <w:rFonts w:ascii="Calibri" w:hAnsi="Calibri" w:cs="Calibri"/>
          <w:noProof/>
        </w:rPr>
        <w:t>(6), 548–559. https://doi.org/10.1111/fog.12276</w:t>
      </w:r>
    </w:p>
    <w:p w14:paraId="023EA63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(2017). What the past tells us about the future of Pacific salmon research. </w:t>
      </w:r>
      <w:r w:rsidRPr="00B766C2">
        <w:rPr>
          <w:rFonts w:ascii="Calibri" w:hAnsi="Calibri" w:cs="Calibri"/>
          <w:i/>
          <w:iCs/>
          <w:noProof/>
        </w:rPr>
        <w:t>Fish and Fisheries</w:t>
      </w:r>
      <w:r w:rsidRPr="00B766C2">
        <w:rPr>
          <w:rFonts w:ascii="Calibri" w:hAnsi="Calibri" w:cs="Calibri"/>
          <w:noProof/>
        </w:rPr>
        <w:t xml:space="preserve">, </w:t>
      </w:r>
      <w:r w:rsidRPr="00B766C2">
        <w:rPr>
          <w:rFonts w:ascii="Calibri" w:hAnsi="Calibri" w:cs="Calibri"/>
          <w:i/>
          <w:iCs/>
          <w:noProof/>
        </w:rPr>
        <w:t>18</w:t>
      </w:r>
      <w:r w:rsidRPr="00B766C2">
        <w:rPr>
          <w:rFonts w:ascii="Calibri" w:hAnsi="Calibri" w:cs="Calibri"/>
          <w:noProof/>
        </w:rPr>
        <w:t>(6), 1161–1175. https://doi.org/10.1111/faf.12231</w:t>
      </w:r>
    </w:p>
    <w:p w14:paraId="387A4EDD"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&amp; Mahnken, C. (2001). A critical size and period hypothesis to explain natural regulation of salmon abundance and the linkage to climate and climate change. </w:t>
      </w:r>
      <w:r w:rsidRPr="00B766C2">
        <w:rPr>
          <w:rFonts w:ascii="Calibri" w:hAnsi="Calibri" w:cs="Calibri"/>
          <w:i/>
          <w:iCs/>
          <w:noProof/>
        </w:rPr>
        <w:t>Progress in Oceanography</w:t>
      </w:r>
      <w:r w:rsidRPr="00B766C2">
        <w:rPr>
          <w:rFonts w:ascii="Calibri" w:hAnsi="Calibri" w:cs="Calibri"/>
          <w:noProof/>
        </w:rPr>
        <w:t xml:space="preserve">, </w:t>
      </w:r>
      <w:r w:rsidRPr="00B766C2">
        <w:rPr>
          <w:rFonts w:ascii="Calibri" w:hAnsi="Calibri" w:cs="Calibri"/>
          <w:i/>
          <w:iCs/>
          <w:noProof/>
        </w:rPr>
        <w:t>49</w:t>
      </w:r>
      <w:r w:rsidRPr="00B766C2">
        <w:rPr>
          <w:rFonts w:ascii="Calibri" w:hAnsi="Calibri" w:cs="Calibri"/>
          <w:noProof/>
        </w:rPr>
        <w:t>(1–4), 423–437. https://doi.org/10.1016/S0079-6611(01)00034-9</w:t>
      </w:r>
    </w:p>
    <w:p w14:paraId="47303C7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Pearsall, I. a, &amp; Healey, M. C. (2003). A history of the research on the early marine life of Pacific salmon off Canada’s Pacific coast. </w:t>
      </w:r>
      <w:r w:rsidRPr="00B766C2">
        <w:rPr>
          <w:rFonts w:ascii="Calibri" w:hAnsi="Calibri" w:cs="Calibri"/>
          <w:i/>
          <w:iCs/>
          <w:noProof/>
        </w:rPr>
        <w:t>NPAFC Bulletin</w:t>
      </w:r>
      <w:r w:rsidRPr="00B766C2">
        <w:rPr>
          <w:rFonts w:ascii="Calibri" w:hAnsi="Calibri" w:cs="Calibri"/>
          <w:noProof/>
        </w:rPr>
        <w:t xml:space="preserve">, </w:t>
      </w:r>
      <w:r w:rsidRPr="00B766C2">
        <w:rPr>
          <w:rFonts w:ascii="Calibri" w:hAnsi="Calibri" w:cs="Calibri"/>
          <w:i/>
          <w:iCs/>
          <w:noProof/>
        </w:rPr>
        <w:t>3</w:t>
      </w:r>
      <w:r w:rsidRPr="00B766C2">
        <w:rPr>
          <w:rFonts w:ascii="Calibri" w:hAnsi="Calibri" w:cs="Calibri"/>
          <w:noProof/>
        </w:rPr>
        <w:t>(3), 1–40.</w:t>
      </w:r>
    </w:p>
    <w:p w14:paraId="208BA8D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Sweeting, R. M., Neville, C. M., &amp; Lange, K. L. (2010). Competitive Interactions Between Pink Salmon and Other Juvenile Pacific Salmon in the Strait of Georgia. </w:t>
      </w:r>
      <w:r w:rsidRPr="00B766C2">
        <w:rPr>
          <w:rFonts w:ascii="Calibri" w:hAnsi="Calibri" w:cs="Calibri"/>
          <w:i/>
          <w:iCs/>
          <w:noProof/>
        </w:rPr>
        <w:t>NPAFC Doc. 1284</w:t>
      </w:r>
      <w:r w:rsidRPr="00B766C2">
        <w:rPr>
          <w:rFonts w:ascii="Calibri" w:hAnsi="Calibri" w:cs="Calibri"/>
          <w:noProof/>
        </w:rPr>
        <w:t xml:space="preserve">, </w:t>
      </w:r>
      <w:r w:rsidRPr="00B766C2">
        <w:rPr>
          <w:rFonts w:ascii="Calibri" w:hAnsi="Calibri" w:cs="Calibri"/>
          <w:i/>
          <w:iCs/>
          <w:noProof/>
        </w:rPr>
        <w:t>January</w:t>
      </w:r>
      <w:r w:rsidRPr="00B766C2">
        <w:rPr>
          <w:rFonts w:ascii="Calibri" w:hAnsi="Calibri" w:cs="Calibri"/>
          <w:noProof/>
        </w:rPr>
        <w:t>.</w:t>
      </w:r>
    </w:p>
    <w:p w14:paraId="28D85E1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Brodeur, R. D. (1990). </w:t>
      </w:r>
      <w:r w:rsidRPr="00B766C2">
        <w:rPr>
          <w:rFonts w:ascii="Calibri" w:hAnsi="Calibri" w:cs="Calibri"/>
          <w:i/>
          <w:iCs/>
          <w:noProof/>
        </w:rPr>
        <w:t>A synthesis of the food habits and feeding ecoloy of salmonids in marine waters of the North Pacific</w:t>
      </w:r>
      <w:r w:rsidRPr="00B766C2">
        <w:rPr>
          <w:rFonts w:ascii="Calibri" w:hAnsi="Calibri" w:cs="Calibri"/>
          <w:noProof/>
        </w:rPr>
        <w:t xml:space="preserve">. </w:t>
      </w:r>
      <w:r w:rsidRPr="00B766C2">
        <w:rPr>
          <w:rFonts w:ascii="Calibri" w:hAnsi="Calibri" w:cs="Calibri"/>
          <w:i/>
          <w:iCs/>
          <w:noProof/>
        </w:rPr>
        <w:t>(INPFC Doc.) FRI</w:t>
      </w:r>
      <w:r w:rsidRPr="00B766C2">
        <w:rPr>
          <w:rFonts w:ascii="Calibri" w:hAnsi="Calibri" w:cs="Calibri"/>
          <w:noProof/>
        </w:rPr>
        <w:t>-</w:t>
      </w:r>
      <w:r w:rsidRPr="00B766C2">
        <w:rPr>
          <w:rFonts w:ascii="Calibri" w:hAnsi="Calibri" w:cs="Calibri"/>
          <w:i/>
          <w:iCs/>
          <w:noProof/>
        </w:rPr>
        <w:t>UW</w:t>
      </w:r>
      <w:r w:rsidRPr="00B766C2">
        <w:rPr>
          <w:rFonts w:ascii="Calibri" w:hAnsi="Calibri" w:cs="Calibri"/>
          <w:noProof/>
        </w:rPr>
        <w:t>-</w:t>
      </w:r>
      <w:r w:rsidRPr="00B766C2">
        <w:rPr>
          <w:rFonts w:ascii="Calibri" w:hAnsi="Calibri" w:cs="Calibri"/>
          <w:i/>
          <w:iCs/>
          <w:noProof/>
        </w:rPr>
        <w:t>9016</w:t>
      </w:r>
      <w:r w:rsidRPr="00B766C2">
        <w:rPr>
          <w:rFonts w:ascii="Calibri" w:hAnsi="Calibri" w:cs="Calibri"/>
          <w:noProof/>
        </w:rPr>
        <w:t>, 38 p. https://doi.org/FRI-UW-9016</w:t>
      </w:r>
    </w:p>
    <w:p w14:paraId="0F9ECECF"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Brodeur, R. D. a, Daly, E. A., Sturdevant, M. V., Miller, T. W., Moss, J. H., Thiess, M. E., Trudel, M., Weitkamp, L. A., Armstrong, J., &amp; Norton, E. C. (2007). Regional comparisons of juvenile salmon feeding in coastal marine waters off the West Coast of North America. </w:t>
      </w:r>
      <w:r w:rsidRPr="00B766C2">
        <w:rPr>
          <w:rFonts w:ascii="Calibri" w:hAnsi="Calibri" w:cs="Calibri"/>
          <w:i/>
          <w:iCs/>
          <w:noProof/>
        </w:rPr>
        <w:t>American Fisheries Society Symposium</w:t>
      </w:r>
      <w:r w:rsidRPr="00B766C2">
        <w:rPr>
          <w:rFonts w:ascii="Calibri" w:hAnsi="Calibri" w:cs="Calibri"/>
          <w:noProof/>
        </w:rPr>
        <w:t xml:space="preserve">, </w:t>
      </w:r>
      <w:r w:rsidRPr="00B766C2">
        <w:rPr>
          <w:rFonts w:ascii="Calibri" w:hAnsi="Calibri" w:cs="Calibri"/>
          <w:i/>
          <w:iCs/>
          <w:noProof/>
        </w:rPr>
        <w:t>57</w:t>
      </w:r>
      <w:r w:rsidRPr="00B766C2">
        <w:rPr>
          <w:rFonts w:ascii="Calibri" w:hAnsi="Calibri" w:cs="Calibri"/>
          <w:noProof/>
        </w:rPr>
        <w:t>(February 2015), 183.</w:t>
      </w:r>
    </w:p>
    <w:p w14:paraId="5A7099FD"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Chase, J. M., &amp; Leibold, M. A. (2003). Introduction: History, context, and purpose. In </w:t>
      </w:r>
      <w:r w:rsidRPr="00B766C2">
        <w:rPr>
          <w:rFonts w:ascii="Calibri" w:hAnsi="Calibri" w:cs="Calibri"/>
          <w:i/>
          <w:iCs/>
          <w:noProof/>
        </w:rPr>
        <w:t>Ecological Niches: Linking Classical and Contemporary Approaches</w:t>
      </w:r>
      <w:r w:rsidRPr="00B766C2">
        <w:rPr>
          <w:rFonts w:ascii="Calibri" w:hAnsi="Calibri" w:cs="Calibri"/>
          <w:noProof/>
        </w:rPr>
        <w:t xml:space="preserve"> (pp. 1–18).</w:t>
      </w:r>
    </w:p>
    <w:p w14:paraId="2CD060F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Chebanova, V. V., Frenkel, S. E., &amp; Zelenikhina, G. S. (2018). Relation of feeding in juvenile chum salmon (Oncorhynchus keta) and pink salmon (o. gorbuscha) to abundance of zooplankton in coastal waters of the prostor bay (iturup island). </w:t>
      </w:r>
      <w:r w:rsidRPr="00B766C2">
        <w:rPr>
          <w:rFonts w:ascii="Calibri" w:hAnsi="Calibri" w:cs="Calibri"/>
          <w:i/>
          <w:iCs/>
          <w:noProof/>
        </w:rPr>
        <w:t>Journal of Ichthyology</w:t>
      </w:r>
      <w:r w:rsidRPr="00B766C2">
        <w:rPr>
          <w:rFonts w:ascii="Calibri" w:hAnsi="Calibri" w:cs="Calibri"/>
          <w:noProof/>
        </w:rPr>
        <w:t xml:space="preserve">, </w:t>
      </w:r>
      <w:r w:rsidRPr="00B766C2">
        <w:rPr>
          <w:rFonts w:ascii="Calibri" w:hAnsi="Calibri" w:cs="Calibri"/>
          <w:i/>
          <w:iCs/>
          <w:noProof/>
        </w:rPr>
        <w:t>58</w:t>
      </w:r>
      <w:r w:rsidRPr="00B766C2">
        <w:rPr>
          <w:rFonts w:ascii="Calibri" w:hAnsi="Calibri" w:cs="Calibri"/>
          <w:noProof/>
        </w:rPr>
        <w:t>(5), 741–750. https://doi.org/10.1134/s0032945218050041</w:t>
      </w:r>
    </w:p>
    <w:p w14:paraId="5125C13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Chipps, S. R., &amp; Garvey, J. E. (2006). Assessment of Food Habits and Feeding Patterns. </w:t>
      </w:r>
      <w:r w:rsidRPr="00B766C2">
        <w:rPr>
          <w:rFonts w:ascii="Calibri" w:hAnsi="Calibri" w:cs="Calibri"/>
          <w:i/>
          <w:iCs/>
          <w:noProof/>
        </w:rPr>
        <w:t>American Fischery Society</w:t>
      </w:r>
      <w:r w:rsidRPr="00B766C2">
        <w:rPr>
          <w:rFonts w:ascii="Calibri" w:hAnsi="Calibri" w:cs="Calibri"/>
          <w:noProof/>
        </w:rPr>
        <w:t xml:space="preserve">, </w:t>
      </w:r>
      <w:r w:rsidRPr="00B766C2">
        <w:rPr>
          <w:rFonts w:ascii="Calibri" w:hAnsi="Calibri" w:cs="Calibri"/>
          <w:i/>
          <w:iCs/>
          <w:noProof/>
        </w:rPr>
        <w:t>May</w:t>
      </w:r>
      <w:r w:rsidRPr="00B766C2">
        <w:rPr>
          <w:rFonts w:ascii="Calibri" w:hAnsi="Calibri" w:cs="Calibri"/>
          <w:noProof/>
        </w:rPr>
        <w:t>, 42.</w:t>
      </w:r>
    </w:p>
    <w:p w14:paraId="30717B9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Choi, J. S., Jung, Y. J., Hong, N. H., Hong, S. H., &amp; Park, J. W. (2018). Toxicological effects of irregularly shaped and spherical microplastics in a marine teleost, the sheepshead minnow (Cyprinodon variegatus). </w:t>
      </w:r>
      <w:r w:rsidRPr="00B766C2">
        <w:rPr>
          <w:rFonts w:ascii="Calibri" w:hAnsi="Calibri" w:cs="Calibri"/>
          <w:i/>
          <w:iCs/>
          <w:noProof/>
        </w:rPr>
        <w:t>Marine Pollution Bulletin</w:t>
      </w:r>
      <w:r w:rsidRPr="00B766C2">
        <w:rPr>
          <w:rFonts w:ascii="Calibri" w:hAnsi="Calibri" w:cs="Calibri"/>
          <w:noProof/>
        </w:rPr>
        <w:t xml:space="preserve">, </w:t>
      </w:r>
      <w:r w:rsidRPr="00B766C2">
        <w:rPr>
          <w:rFonts w:ascii="Calibri" w:hAnsi="Calibri" w:cs="Calibri"/>
          <w:i/>
          <w:iCs/>
          <w:noProof/>
        </w:rPr>
        <w:t>129</w:t>
      </w:r>
      <w:r w:rsidRPr="00B766C2">
        <w:rPr>
          <w:rFonts w:ascii="Calibri" w:hAnsi="Calibri" w:cs="Calibri"/>
          <w:noProof/>
        </w:rPr>
        <w:t>(1), 231–240. https://doi.org/10.1016/j.marpolbul.2018.02.039</w:t>
      </w:r>
    </w:p>
    <w:p w14:paraId="0C9F6DA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Collicutt, B., Juanes, F., &amp; Dudas, S. E. (2019). Microplastics in juvenile Chinook salmon and their nearshore environments on the east coast of Vancouver Island. </w:t>
      </w:r>
      <w:r w:rsidRPr="00B766C2">
        <w:rPr>
          <w:rFonts w:ascii="Calibri" w:hAnsi="Calibri" w:cs="Calibri"/>
          <w:i/>
          <w:iCs/>
          <w:noProof/>
        </w:rPr>
        <w:t>Environmental Pollution</w:t>
      </w:r>
      <w:r w:rsidRPr="00B766C2">
        <w:rPr>
          <w:rFonts w:ascii="Calibri" w:hAnsi="Calibri" w:cs="Calibri"/>
          <w:noProof/>
        </w:rPr>
        <w:t xml:space="preserve">, </w:t>
      </w:r>
      <w:r w:rsidRPr="00B766C2">
        <w:rPr>
          <w:rFonts w:ascii="Calibri" w:hAnsi="Calibri" w:cs="Calibri"/>
          <w:i/>
          <w:iCs/>
          <w:noProof/>
        </w:rPr>
        <w:t>244</w:t>
      </w:r>
      <w:r w:rsidRPr="00B766C2">
        <w:rPr>
          <w:rFonts w:ascii="Calibri" w:hAnsi="Calibri" w:cs="Calibri"/>
          <w:noProof/>
        </w:rPr>
        <w:t>, 135–142. https://doi.org/10.1016/j.envpol.2018.09.137</w:t>
      </w:r>
    </w:p>
    <w:p w14:paraId="5B3E8E0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Daly, E. A., Moss, J. H., Fergusson, E., &amp; Debenham, C. (2019). Feeding ecology of salmon in eastern and central Gulf of Alaska. </w:t>
      </w:r>
      <w:r w:rsidRPr="00B766C2">
        <w:rPr>
          <w:rFonts w:ascii="Calibri" w:hAnsi="Calibri" w:cs="Calibri"/>
          <w:i/>
          <w:iCs/>
          <w:noProof/>
        </w:rPr>
        <w:t>Deep-Sea Research Part II: Topical Studies in Oceanography</w:t>
      </w:r>
      <w:r w:rsidRPr="00B766C2">
        <w:rPr>
          <w:rFonts w:ascii="Calibri" w:hAnsi="Calibri" w:cs="Calibri"/>
          <w:noProof/>
        </w:rPr>
        <w:t xml:space="preserve">, </w:t>
      </w:r>
      <w:r w:rsidRPr="00B766C2">
        <w:rPr>
          <w:rFonts w:ascii="Calibri" w:hAnsi="Calibri" w:cs="Calibri"/>
          <w:i/>
          <w:iCs/>
          <w:noProof/>
        </w:rPr>
        <w:t>165</w:t>
      </w:r>
      <w:r w:rsidRPr="00B766C2">
        <w:rPr>
          <w:rFonts w:ascii="Calibri" w:hAnsi="Calibri" w:cs="Calibri"/>
          <w:noProof/>
        </w:rPr>
        <w:t>(June), 329–339. https://doi.org/10.1016/j.dsr2.2019.06.006</w:t>
      </w:r>
    </w:p>
    <w:p w14:paraId="09DBDE77"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DFO. (2020). </w:t>
      </w:r>
      <w:r w:rsidRPr="00B766C2">
        <w:rPr>
          <w:rFonts w:ascii="Calibri" w:hAnsi="Calibri" w:cs="Calibri"/>
          <w:i/>
          <w:iCs/>
          <w:noProof/>
        </w:rPr>
        <w:t>Salmon Southern BC Integrated Fisheries Management Plan</w:t>
      </w:r>
      <w:r w:rsidRPr="00B766C2">
        <w:rPr>
          <w:rFonts w:ascii="Calibri" w:hAnsi="Calibri" w:cs="Calibri"/>
          <w:noProof/>
        </w:rPr>
        <w:t>. http://www2.mar.dfo-mpo.gc.ca/fisheries/res/imp/2000grndfish.htm</w:t>
      </w:r>
    </w:p>
    <w:p w14:paraId="52F243F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Garner, K., &amp; Parfitt, B. (2006). First Nations, Salmon Fisheries and the Rising Importance of Conservation. In </w:t>
      </w:r>
      <w:r w:rsidRPr="00B766C2">
        <w:rPr>
          <w:rFonts w:ascii="Calibri" w:hAnsi="Calibri" w:cs="Calibri"/>
          <w:i/>
          <w:iCs/>
          <w:noProof/>
        </w:rPr>
        <w:t>Report to the Pacific Fisheries Resource Conservation Council</w:t>
      </w:r>
      <w:r w:rsidRPr="00B766C2">
        <w:rPr>
          <w:rFonts w:ascii="Calibri" w:hAnsi="Calibri" w:cs="Calibri"/>
          <w:noProof/>
        </w:rPr>
        <w:t>.</w:t>
      </w:r>
    </w:p>
    <w:p w14:paraId="332702B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Gill, A. B. (2003). The dynamics of prey choice in fish: The importance of prey size and satiation. </w:t>
      </w:r>
      <w:r w:rsidRPr="00B766C2">
        <w:rPr>
          <w:rFonts w:ascii="Calibri" w:hAnsi="Calibri" w:cs="Calibri"/>
          <w:i/>
          <w:iCs/>
          <w:noProof/>
        </w:rPr>
        <w:t>Journal of Fish Biology</w:t>
      </w:r>
      <w:r w:rsidRPr="00B766C2">
        <w:rPr>
          <w:rFonts w:ascii="Calibri" w:hAnsi="Calibri" w:cs="Calibri"/>
          <w:noProof/>
        </w:rPr>
        <w:t xml:space="preserve">, </w:t>
      </w:r>
      <w:r w:rsidRPr="00B766C2">
        <w:rPr>
          <w:rFonts w:ascii="Calibri" w:hAnsi="Calibri" w:cs="Calibri"/>
          <w:i/>
          <w:iCs/>
          <w:noProof/>
        </w:rPr>
        <w:t>63</w:t>
      </w:r>
      <w:r w:rsidRPr="00B766C2">
        <w:rPr>
          <w:rFonts w:ascii="Calibri" w:hAnsi="Calibri" w:cs="Calibri"/>
          <w:noProof/>
        </w:rPr>
        <w:t>(SUPPL. A), 105–116. https://doi.org/10.1111/j.1095-8649.2003.00214.x</w:t>
      </w:r>
    </w:p>
    <w:p w14:paraId="7A9F52EF"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Godin, J. G. J. (1981). Daily patterns of feeding behavior, daily rations, and diets of juvenile pink salmon (oncorhynchus gorbuscha) in two marine bays of british columbia. </w:t>
      </w:r>
      <w:r w:rsidRPr="00B766C2">
        <w:rPr>
          <w:rFonts w:ascii="Calibri" w:hAnsi="Calibri" w:cs="Calibri"/>
          <w:i/>
          <w:iCs/>
          <w:noProof/>
        </w:rPr>
        <w:t>Canadian Journal of Fisheries and Aquatic Sciences</w:t>
      </w:r>
      <w:r w:rsidRPr="00B766C2">
        <w:rPr>
          <w:rFonts w:ascii="Calibri" w:hAnsi="Calibri" w:cs="Calibri"/>
          <w:noProof/>
        </w:rPr>
        <w:t xml:space="preserve">, </w:t>
      </w:r>
      <w:r w:rsidRPr="00B766C2">
        <w:rPr>
          <w:rFonts w:ascii="Calibri" w:hAnsi="Calibri" w:cs="Calibri"/>
          <w:i/>
          <w:iCs/>
          <w:noProof/>
        </w:rPr>
        <w:t>38</w:t>
      </w:r>
      <w:r w:rsidRPr="00B766C2">
        <w:rPr>
          <w:rFonts w:ascii="Calibri" w:hAnsi="Calibri" w:cs="Calibri"/>
          <w:noProof/>
        </w:rPr>
        <w:t>(1), 10–15. https://doi.org/10.1139/f81-002</w:t>
      </w:r>
    </w:p>
    <w:p w14:paraId="4D3D86B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Groot, C., &amp; Margolis, L. (1991). </w:t>
      </w:r>
      <w:r w:rsidRPr="00B766C2">
        <w:rPr>
          <w:rFonts w:ascii="Calibri" w:hAnsi="Calibri" w:cs="Calibri"/>
          <w:i/>
          <w:iCs/>
          <w:noProof/>
        </w:rPr>
        <w:t>Pacific salmon life histories</w:t>
      </w:r>
      <w:r w:rsidRPr="00B766C2">
        <w:rPr>
          <w:rFonts w:ascii="Calibri" w:hAnsi="Calibri" w:cs="Calibri"/>
          <w:noProof/>
        </w:rPr>
        <w:t>. University of British Columbia Press.</w:t>
      </w:r>
    </w:p>
    <w:p w14:paraId="4C66304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Hardin, G. (1960). The Competitive Exclusion Principle. </w:t>
      </w:r>
      <w:r w:rsidRPr="00B766C2">
        <w:rPr>
          <w:rFonts w:ascii="Calibri" w:hAnsi="Calibri" w:cs="Calibri"/>
          <w:i/>
          <w:iCs/>
          <w:noProof/>
        </w:rPr>
        <w:t>Science</w:t>
      </w:r>
      <w:r w:rsidRPr="00B766C2">
        <w:rPr>
          <w:rFonts w:ascii="Calibri" w:hAnsi="Calibri" w:cs="Calibri"/>
          <w:noProof/>
        </w:rPr>
        <w:t xml:space="preserve">, </w:t>
      </w:r>
      <w:r w:rsidRPr="00B766C2">
        <w:rPr>
          <w:rFonts w:ascii="Calibri" w:hAnsi="Calibri" w:cs="Calibri"/>
          <w:i/>
          <w:iCs/>
          <w:noProof/>
        </w:rPr>
        <w:t>131</w:t>
      </w:r>
      <w:r w:rsidRPr="00B766C2">
        <w:rPr>
          <w:rFonts w:ascii="Calibri" w:hAnsi="Calibri" w:cs="Calibri"/>
          <w:noProof/>
        </w:rPr>
        <w:t>, 1292–1297.</w:t>
      </w:r>
    </w:p>
    <w:p w14:paraId="0756580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Healey, M.C. (1991). </w:t>
      </w:r>
      <w:r w:rsidRPr="00B766C2">
        <w:rPr>
          <w:rFonts w:ascii="Calibri" w:hAnsi="Calibri" w:cs="Calibri"/>
          <w:i/>
          <w:iCs/>
          <w:noProof/>
        </w:rPr>
        <w:t>Diets and Feeding Rates of Juvenile Pink, Chum, and Sockeye Salmon in Hecate Strait, British Columbia</w:t>
      </w:r>
      <w:r w:rsidRPr="00B766C2">
        <w:rPr>
          <w:rFonts w:ascii="Calibri" w:hAnsi="Calibri" w:cs="Calibri"/>
          <w:noProof/>
        </w:rPr>
        <w:t xml:space="preserve">. </w:t>
      </w:r>
      <w:r w:rsidRPr="00B766C2">
        <w:rPr>
          <w:rFonts w:ascii="Calibri" w:hAnsi="Calibri" w:cs="Calibri"/>
          <w:i/>
          <w:iCs/>
          <w:noProof/>
        </w:rPr>
        <w:t>120</w:t>
      </w:r>
      <w:r w:rsidRPr="00B766C2">
        <w:rPr>
          <w:rFonts w:ascii="Calibri" w:hAnsi="Calibri" w:cs="Calibri"/>
          <w:noProof/>
        </w:rPr>
        <w:t>, 303–318. https://doi.org/10.1577/1548-8659(1991)120</w:t>
      </w:r>
    </w:p>
    <w:p w14:paraId="167AD3C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Healey, Michael C. (2009). Resilient salmon, resilient fisheries for British Columbia, Canada. </w:t>
      </w:r>
      <w:r w:rsidRPr="00B766C2">
        <w:rPr>
          <w:rFonts w:ascii="Calibri" w:hAnsi="Calibri" w:cs="Calibri"/>
          <w:i/>
          <w:iCs/>
          <w:noProof/>
        </w:rPr>
        <w:t>Ecology and Society</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(1). https://doi.org/10.5751/ES-02619-140102</w:t>
      </w:r>
    </w:p>
    <w:p w14:paraId="011BB36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Hunt, B. P. V., Johnson, B. T., Godwin, S. C., Krkošek, M., Pakhomov, E. A., &amp; Rogers, L. A. (2018). The Hakai Institute Juvenile Salmon Program : Early Life History Drivers of Marine Survival in Sockeye , Pink and Chum Salmon in British Columbia. </w:t>
      </w:r>
      <w:r w:rsidRPr="00B766C2">
        <w:rPr>
          <w:rFonts w:ascii="Calibri" w:hAnsi="Calibri" w:cs="Calibri"/>
          <w:i/>
          <w:iCs/>
          <w:noProof/>
        </w:rPr>
        <w:t>North Pacific Anadromous Fish Commission</w:t>
      </w:r>
      <w:r w:rsidRPr="00B766C2">
        <w:rPr>
          <w:rFonts w:ascii="Calibri" w:hAnsi="Calibri" w:cs="Calibri"/>
          <w:noProof/>
        </w:rPr>
        <w:t>, 14.</w:t>
      </w:r>
    </w:p>
    <w:p w14:paraId="1EBECAD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James, S. E. (2019). </w:t>
      </w:r>
      <w:r w:rsidRPr="00B766C2">
        <w:rPr>
          <w:rFonts w:ascii="Calibri" w:hAnsi="Calibri" w:cs="Calibri"/>
          <w:i/>
          <w:iCs/>
          <w:noProof/>
        </w:rPr>
        <w:t>Foraging Ecology of Juvenile Fraser River Sockeye Salmon Across Mixed and Stratified Regions of the Early Marine Migration</w:t>
      </w:r>
      <w:r w:rsidRPr="00B766C2">
        <w:rPr>
          <w:rFonts w:ascii="Calibri" w:hAnsi="Calibri" w:cs="Calibri"/>
          <w:noProof/>
        </w:rPr>
        <w:t>. https://doi.org/10.1017/CBO9781107415324.004</w:t>
      </w:r>
    </w:p>
    <w:p w14:paraId="1878721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James, S. E., Pakhomov, E. A., Mahara, N., &amp; Hunt, B. P. V. (2020). Running the trophic gauntlet: Empirical support for reduced foraging success in juvenile salmon in tidally mixed coastal waters.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29</w:t>
      </w:r>
      <w:r w:rsidRPr="00B766C2">
        <w:rPr>
          <w:rFonts w:ascii="Calibri" w:hAnsi="Calibri" w:cs="Calibri"/>
          <w:noProof/>
        </w:rPr>
        <w:t>(3), 0–2. https://doi.org/10.1111/fog.12471</w:t>
      </w:r>
    </w:p>
    <w:p w14:paraId="5FBD0B5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Jenkins, E. (2011). </w:t>
      </w:r>
      <w:r w:rsidRPr="00B766C2">
        <w:rPr>
          <w:rFonts w:ascii="Calibri" w:hAnsi="Calibri" w:cs="Calibri"/>
          <w:i/>
          <w:iCs/>
          <w:noProof/>
        </w:rPr>
        <w:t>Trophic niche and foodweb dynamics within and among juvenile salmon species in years of contrasting ocean conditions</w:t>
      </w:r>
      <w:r w:rsidRPr="00B766C2">
        <w:rPr>
          <w:rFonts w:ascii="Calibri" w:hAnsi="Calibri" w:cs="Calibri"/>
          <w:noProof/>
        </w:rPr>
        <w:t>.</w:t>
      </w:r>
    </w:p>
    <w:p w14:paraId="726824C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Johnson, B., Gan, J., Godwin, S., Krkosek, M., &amp; Hunt, B. (2019). Juvenile Salmon Migration Observations in the Discovery Islands and Johnstone Strait in 2018 Compared to 2015–2017. </w:t>
      </w:r>
      <w:r w:rsidRPr="00B766C2">
        <w:rPr>
          <w:rFonts w:ascii="Calibri" w:hAnsi="Calibri" w:cs="Calibri"/>
          <w:i/>
          <w:iCs/>
          <w:noProof/>
        </w:rPr>
        <w:t>Technical Report</w:t>
      </w:r>
      <w:r w:rsidRPr="00B766C2">
        <w:rPr>
          <w:rFonts w:ascii="Calibri" w:hAnsi="Calibri" w:cs="Calibri"/>
          <w:noProof/>
        </w:rPr>
        <w:t xml:space="preserve">, </w:t>
      </w:r>
      <w:r w:rsidRPr="00B766C2">
        <w:rPr>
          <w:rFonts w:ascii="Calibri" w:hAnsi="Calibri" w:cs="Calibri"/>
          <w:i/>
          <w:iCs/>
          <w:noProof/>
        </w:rPr>
        <w:t>15</w:t>
      </w:r>
      <w:r w:rsidRPr="00B766C2">
        <w:rPr>
          <w:rFonts w:ascii="Calibri" w:hAnsi="Calibri" w:cs="Calibri"/>
          <w:noProof/>
        </w:rPr>
        <w:t>, 31–39. https://doi.org/10.23849/npafctr15/31.39.</w:t>
      </w:r>
    </w:p>
    <w:p w14:paraId="20573870"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Johnson, S. P., &amp; Schindler, D. E. (2009). Trophic ecology of Pacific salmon (Oncorhynchus spp.) in the ocean: A synthesis of stable isotope research. </w:t>
      </w:r>
      <w:r w:rsidRPr="00B766C2">
        <w:rPr>
          <w:rFonts w:ascii="Calibri" w:hAnsi="Calibri" w:cs="Calibri"/>
          <w:i/>
          <w:iCs/>
          <w:noProof/>
        </w:rPr>
        <w:t>Ecological Research</w:t>
      </w:r>
      <w:r w:rsidRPr="00B766C2">
        <w:rPr>
          <w:rFonts w:ascii="Calibri" w:hAnsi="Calibri" w:cs="Calibri"/>
          <w:noProof/>
        </w:rPr>
        <w:t xml:space="preserve">, </w:t>
      </w:r>
      <w:r w:rsidRPr="00B766C2">
        <w:rPr>
          <w:rFonts w:ascii="Calibri" w:hAnsi="Calibri" w:cs="Calibri"/>
          <w:i/>
          <w:iCs/>
          <w:noProof/>
        </w:rPr>
        <w:t>24</w:t>
      </w:r>
      <w:r w:rsidRPr="00B766C2">
        <w:rPr>
          <w:rFonts w:ascii="Calibri" w:hAnsi="Calibri" w:cs="Calibri"/>
          <w:noProof/>
        </w:rPr>
        <w:t>(4), 855–863. https://doi.org/10.1007/s11284-008-0559-0</w:t>
      </w:r>
    </w:p>
    <w:p w14:paraId="4D1CF43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Khangaonkar, T., Long, W., &amp; Xu, W. (2017). Assessment of circulation and inter-basin transport in the Salish Sea including Johnstone Strait and Discovery Islands pathways. </w:t>
      </w:r>
      <w:r w:rsidRPr="00B766C2">
        <w:rPr>
          <w:rFonts w:ascii="Calibri" w:hAnsi="Calibri" w:cs="Calibri"/>
          <w:i/>
          <w:iCs/>
          <w:noProof/>
        </w:rPr>
        <w:t>Ocean Modelling</w:t>
      </w:r>
      <w:r w:rsidRPr="00B766C2">
        <w:rPr>
          <w:rFonts w:ascii="Calibri" w:hAnsi="Calibri" w:cs="Calibri"/>
          <w:noProof/>
        </w:rPr>
        <w:t xml:space="preserve">, </w:t>
      </w:r>
      <w:r w:rsidRPr="00B766C2">
        <w:rPr>
          <w:rFonts w:ascii="Calibri" w:hAnsi="Calibri" w:cs="Calibri"/>
          <w:i/>
          <w:iCs/>
          <w:noProof/>
        </w:rPr>
        <w:t>109</w:t>
      </w:r>
      <w:r w:rsidRPr="00B766C2">
        <w:rPr>
          <w:rFonts w:ascii="Calibri" w:hAnsi="Calibri" w:cs="Calibri"/>
          <w:noProof/>
        </w:rPr>
        <w:t>, 11–32. https://doi.org/10.1016/j.ocemod.2016.11.004</w:t>
      </w:r>
    </w:p>
    <w:p w14:paraId="6AD2699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Krebs, C. J. (2013). Niche measures and resource preferences. In </w:t>
      </w:r>
      <w:r w:rsidRPr="00B766C2">
        <w:rPr>
          <w:rFonts w:ascii="Calibri" w:hAnsi="Calibri" w:cs="Calibri"/>
          <w:i/>
          <w:iCs/>
          <w:noProof/>
        </w:rPr>
        <w:t>Ecological Methodology</w:t>
      </w:r>
      <w:r w:rsidRPr="00B766C2">
        <w:rPr>
          <w:rFonts w:ascii="Calibri" w:hAnsi="Calibri" w:cs="Calibri"/>
          <w:noProof/>
        </w:rPr>
        <w:t xml:space="preserve"> (pp. 597–651).</w:t>
      </w:r>
    </w:p>
    <w:p w14:paraId="25292D0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Levings, C. D. (2016). </w:t>
      </w:r>
      <w:r w:rsidRPr="00B766C2">
        <w:rPr>
          <w:rFonts w:ascii="Calibri" w:hAnsi="Calibri" w:cs="Calibri"/>
          <w:i/>
          <w:iCs/>
          <w:noProof/>
        </w:rPr>
        <w:t>Ecology of salmonids in estuaries around the world: adaptations, habitats, and conservation</w:t>
      </w:r>
      <w:r w:rsidRPr="00B766C2">
        <w:rPr>
          <w:rFonts w:ascii="Calibri" w:hAnsi="Calibri" w:cs="Calibri"/>
          <w:noProof/>
        </w:rPr>
        <w:t>. University of British Columbia Press.</w:t>
      </w:r>
    </w:p>
    <w:p w14:paraId="37B2474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Mackas, D. L., Thomson, R. E., &amp; Galbraith, M. (2001). Changes in the zooplankton community of the British Columbia continental margin, 1985-1999, and their covariation with oceanographic conditions. </w:t>
      </w:r>
      <w:r w:rsidRPr="00B766C2">
        <w:rPr>
          <w:rFonts w:ascii="Calibri" w:hAnsi="Calibri" w:cs="Calibri"/>
          <w:i/>
          <w:iCs/>
          <w:noProof/>
        </w:rPr>
        <w:t>Canadian Journal of Fisheries and Aquatic Sciences</w:t>
      </w:r>
      <w:r w:rsidRPr="00B766C2">
        <w:rPr>
          <w:rFonts w:ascii="Calibri" w:hAnsi="Calibri" w:cs="Calibri"/>
          <w:noProof/>
        </w:rPr>
        <w:t xml:space="preserve">, </w:t>
      </w:r>
      <w:r w:rsidRPr="00B766C2">
        <w:rPr>
          <w:rFonts w:ascii="Calibri" w:hAnsi="Calibri" w:cs="Calibri"/>
          <w:i/>
          <w:iCs/>
          <w:noProof/>
        </w:rPr>
        <w:t>58</w:t>
      </w:r>
      <w:r w:rsidRPr="00B766C2">
        <w:rPr>
          <w:rFonts w:ascii="Calibri" w:hAnsi="Calibri" w:cs="Calibri"/>
          <w:noProof/>
        </w:rPr>
        <w:t>(4), 685–702. https://search.proquest.com/docview/219273927?pq-origsite=summon&amp;accountid=14656</w:t>
      </w:r>
    </w:p>
    <w:p w14:paraId="4D655CC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Mahara, N. (2018). </w:t>
      </w:r>
      <w:r w:rsidRPr="00B766C2">
        <w:rPr>
          <w:rFonts w:ascii="Calibri" w:hAnsi="Calibri" w:cs="Calibri"/>
          <w:i/>
          <w:iCs/>
          <w:noProof/>
        </w:rPr>
        <w:t>Zooplankton Community Composition Across a Range of Productivity Regimes in Coastal British Columbia</w:t>
      </w:r>
      <w:r w:rsidRPr="00B766C2">
        <w:rPr>
          <w:rFonts w:ascii="Calibri" w:hAnsi="Calibri" w:cs="Calibri"/>
          <w:noProof/>
        </w:rPr>
        <w:t>.</w:t>
      </w:r>
    </w:p>
    <w:p w14:paraId="44A57DB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Malick, M. J., &amp; Cox, S. P. (2016). Regional-scale declines in productivity of pink and chum salmon stocks in western North America. </w:t>
      </w:r>
      <w:r w:rsidRPr="00B766C2">
        <w:rPr>
          <w:rFonts w:ascii="Calibri" w:hAnsi="Calibri" w:cs="Calibri"/>
          <w:i/>
          <w:iCs/>
          <w:noProof/>
        </w:rPr>
        <w:t>PLoS ONE</w:t>
      </w:r>
      <w:r w:rsidRPr="00B766C2">
        <w:rPr>
          <w:rFonts w:ascii="Calibri" w:hAnsi="Calibri" w:cs="Calibri"/>
          <w:noProof/>
        </w:rPr>
        <w:t xml:space="preserve">, </w:t>
      </w:r>
      <w:r w:rsidRPr="00B766C2">
        <w:rPr>
          <w:rFonts w:ascii="Calibri" w:hAnsi="Calibri" w:cs="Calibri"/>
          <w:i/>
          <w:iCs/>
          <w:noProof/>
        </w:rPr>
        <w:t>11</w:t>
      </w:r>
      <w:r w:rsidRPr="00B766C2">
        <w:rPr>
          <w:rFonts w:ascii="Calibri" w:hAnsi="Calibri" w:cs="Calibri"/>
          <w:noProof/>
        </w:rPr>
        <w:t>(1), 1–23. https://doi.org/10.1371/journal.pone.0146009</w:t>
      </w:r>
    </w:p>
    <w:p w14:paraId="1BD572A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Marushka, L., Kenny, T. A., Batal, M., Cheung, W. W. L., Fediuk, K., Golden, C. D., Salomon, A. K., Sadik, T., Weatherdon, L. V., &amp; Chan, H. M. (2019). Potential impacts of climate-related decline of seafood harvest on nutritional status of coastal First Nations in British Columbia, Canada. </w:t>
      </w:r>
      <w:r w:rsidRPr="00B766C2">
        <w:rPr>
          <w:rFonts w:ascii="Calibri" w:hAnsi="Calibri" w:cs="Calibri"/>
          <w:i/>
          <w:iCs/>
          <w:noProof/>
        </w:rPr>
        <w:t>PLoS ONE</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(2), 1–24. https://doi.org/10.1371/journal.pone.0211473</w:t>
      </w:r>
    </w:p>
    <w:p w14:paraId="669C7D4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Mckinnell, S., Curchitser, E., Groot, K., Kaeriyama, M., &amp; Trudel, M. (2014). Oceanic and atmospheric extremes motivate a new hypothesis for variable marine survival of Fraser River sockeye salmon.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23</w:t>
      </w:r>
      <w:r w:rsidRPr="00B766C2">
        <w:rPr>
          <w:rFonts w:ascii="Calibri" w:hAnsi="Calibri" w:cs="Calibri"/>
          <w:noProof/>
        </w:rPr>
        <w:t>(4), 322–341. https://doi.org/10.1111/fog.12063</w:t>
      </w:r>
    </w:p>
    <w:p w14:paraId="1C80173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Mcqueen, D., &amp; Ware, D. (2006). </w:t>
      </w:r>
      <w:r w:rsidRPr="00B766C2">
        <w:rPr>
          <w:rFonts w:ascii="Calibri" w:hAnsi="Calibri" w:cs="Calibri"/>
          <w:i/>
          <w:iCs/>
          <w:noProof/>
        </w:rPr>
        <w:t>Handbook of Physical, Chemical, Phytoplankton, and Zooplankton Data from Hecate Strait, Dixon Entrance, Goose Island Bank and Queen Charlotte Sound</w:t>
      </w:r>
      <w:r w:rsidRPr="00B766C2">
        <w:rPr>
          <w:rFonts w:ascii="Calibri" w:hAnsi="Calibri" w:cs="Calibri"/>
          <w:noProof/>
        </w:rPr>
        <w:t>. 133. http://skeenasalmonprogram.ca/libraryfiles/lib_236.pdf</w:t>
      </w:r>
    </w:p>
    <w:p w14:paraId="790778D0"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Pearson, W. H., Deriso, R. B., Elston, R. A., Hook, S. E., Parker, K. R., &amp; Anderson, J. W. (2012). Hypotheses concerning the decline and poor recovery of Pacific herring in Prince William Sound, Alaska. </w:t>
      </w:r>
      <w:r w:rsidRPr="00B766C2">
        <w:rPr>
          <w:rFonts w:ascii="Calibri" w:hAnsi="Calibri" w:cs="Calibri"/>
          <w:i/>
          <w:iCs/>
          <w:noProof/>
        </w:rPr>
        <w:t>Reviews in Fish Biology and Fisheries</w:t>
      </w:r>
      <w:r w:rsidRPr="00B766C2">
        <w:rPr>
          <w:rFonts w:ascii="Calibri" w:hAnsi="Calibri" w:cs="Calibri"/>
          <w:noProof/>
        </w:rPr>
        <w:t xml:space="preserve">, </w:t>
      </w:r>
      <w:r w:rsidRPr="00B766C2">
        <w:rPr>
          <w:rFonts w:ascii="Calibri" w:hAnsi="Calibri" w:cs="Calibri"/>
          <w:i/>
          <w:iCs/>
          <w:noProof/>
        </w:rPr>
        <w:t>22</w:t>
      </w:r>
      <w:r w:rsidRPr="00B766C2">
        <w:rPr>
          <w:rFonts w:ascii="Calibri" w:hAnsi="Calibri" w:cs="Calibri"/>
          <w:noProof/>
        </w:rPr>
        <w:t>(1), 95–135. https://doi.org/10.1007/s11160-011-9225-7</w:t>
      </w:r>
    </w:p>
    <w:p w14:paraId="2EB2A99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Pocheville, A. (2015). The ecological niche: History and recent controversies. In </w:t>
      </w:r>
      <w:r w:rsidRPr="00B766C2">
        <w:rPr>
          <w:rFonts w:ascii="Calibri" w:hAnsi="Calibri" w:cs="Calibri"/>
          <w:i/>
          <w:iCs/>
          <w:noProof/>
        </w:rPr>
        <w:t>Handbook of Evolutionary Thinking in the Sciences</w:t>
      </w:r>
      <w:r w:rsidRPr="00B766C2">
        <w:rPr>
          <w:rFonts w:ascii="Calibri" w:hAnsi="Calibri" w:cs="Calibri"/>
          <w:noProof/>
        </w:rPr>
        <w:t xml:space="preserve"> (Issue January). https://doi.org/10.1007/978-94-017-9014-7_26</w:t>
      </w:r>
    </w:p>
    <w:p w14:paraId="1721D52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Quinn, T. P. (2018). </w:t>
      </w:r>
      <w:r w:rsidRPr="00B766C2">
        <w:rPr>
          <w:rFonts w:ascii="Calibri" w:hAnsi="Calibri" w:cs="Calibri"/>
          <w:i/>
          <w:iCs/>
          <w:noProof/>
        </w:rPr>
        <w:t>The behaviour and ecology of Pacific salmon and trout</w:t>
      </w:r>
      <w:r w:rsidRPr="00B766C2">
        <w:rPr>
          <w:rFonts w:ascii="Calibri" w:hAnsi="Calibri" w:cs="Calibri"/>
          <w:noProof/>
        </w:rPr>
        <w:t xml:space="preserve"> (Second). University of Washington Press.</w:t>
      </w:r>
    </w:p>
    <w:p w14:paraId="07FB59A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&amp; Irvine, J. R. (2018). Numbers and Biomass of Natural- and Hatchery-Origin Pink Salmon, Chum Salmon, and Sockeye Salmon in the North Pacific Ocean, 1925–2015. </w:t>
      </w:r>
      <w:r w:rsidRPr="00B766C2">
        <w:rPr>
          <w:rFonts w:ascii="Calibri" w:hAnsi="Calibri" w:cs="Calibri"/>
          <w:i/>
          <w:iCs/>
          <w:noProof/>
        </w:rPr>
        <w:t>Marine and Coastal Fisheries</w:t>
      </w:r>
      <w:r w:rsidRPr="00B766C2">
        <w:rPr>
          <w:rFonts w:ascii="Calibri" w:hAnsi="Calibri" w:cs="Calibri"/>
          <w:noProof/>
        </w:rPr>
        <w:t xml:space="preserve">, </w:t>
      </w:r>
      <w:r w:rsidRPr="00B766C2">
        <w:rPr>
          <w:rFonts w:ascii="Calibri" w:hAnsi="Calibri" w:cs="Calibri"/>
          <w:i/>
          <w:iCs/>
          <w:noProof/>
        </w:rPr>
        <w:t>10</w:t>
      </w:r>
      <w:r w:rsidRPr="00B766C2">
        <w:rPr>
          <w:rFonts w:ascii="Calibri" w:hAnsi="Calibri" w:cs="Calibri"/>
          <w:noProof/>
        </w:rPr>
        <w:t>(2), 152–168. https://doi.org/10.1002/mcf2.10023</w:t>
      </w:r>
    </w:p>
    <w:p w14:paraId="50ABAB7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&amp; Nielsen, J. L. (2004). Evidence for competitive dominance of Pink salmon (Oncorhynchus gorbuscha) over other Salmonids in the North Pacific Ocean. </w:t>
      </w:r>
      <w:r w:rsidRPr="00B766C2">
        <w:rPr>
          <w:rFonts w:ascii="Calibri" w:hAnsi="Calibri" w:cs="Calibri"/>
          <w:i/>
          <w:iCs/>
          <w:noProof/>
        </w:rPr>
        <w:t>Reviews in Fish Biology and Fisheries</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(3), 371–390. https://doi.org/10.1007/s11160-004-6927-0</w:t>
      </w:r>
    </w:p>
    <w:p w14:paraId="64DD0256"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Springer, A. M., Shaul, L. D., &amp; van Vliet, G. B. (2019). Unprecedented biennial pattern of birth and mortality in an endangered apex predator, the southern resident killer whale, in the eastern North Pacific Ocean. </w:t>
      </w:r>
      <w:r w:rsidRPr="00B766C2">
        <w:rPr>
          <w:rFonts w:ascii="Calibri" w:hAnsi="Calibri" w:cs="Calibri"/>
          <w:i/>
          <w:iCs/>
          <w:noProof/>
        </w:rPr>
        <w:t>Marine Ecology Progress Series</w:t>
      </w:r>
      <w:r w:rsidRPr="00B766C2">
        <w:rPr>
          <w:rFonts w:ascii="Calibri" w:hAnsi="Calibri" w:cs="Calibri"/>
          <w:noProof/>
        </w:rPr>
        <w:t xml:space="preserve">, </w:t>
      </w:r>
      <w:r w:rsidRPr="00B766C2">
        <w:rPr>
          <w:rFonts w:ascii="Calibri" w:hAnsi="Calibri" w:cs="Calibri"/>
          <w:i/>
          <w:iCs/>
          <w:noProof/>
        </w:rPr>
        <w:t>608</w:t>
      </w:r>
      <w:r w:rsidRPr="00B766C2">
        <w:rPr>
          <w:rFonts w:ascii="Calibri" w:hAnsi="Calibri" w:cs="Calibri"/>
          <w:noProof/>
        </w:rPr>
        <w:t>(1), 291–296. https://doi.org/10.3354/meps12835</w:t>
      </w:r>
    </w:p>
    <w:p w14:paraId="0DAF99D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Sibert, J. R. (1979). Detritus and Juvenile Salmon Production in the Nanaimo Estuary: II. Meiofauna Available as Food to Juvenile Chum Salmon (Oncorhynchus keta). </w:t>
      </w:r>
      <w:r w:rsidRPr="00B766C2">
        <w:rPr>
          <w:rFonts w:ascii="Calibri" w:hAnsi="Calibri" w:cs="Calibri"/>
          <w:i/>
          <w:iCs/>
          <w:noProof/>
        </w:rPr>
        <w:t>Journal of the Fisheries Research Board of Canada</w:t>
      </w:r>
      <w:r w:rsidRPr="00B766C2">
        <w:rPr>
          <w:rFonts w:ascii="Calibri" w:hAnsi="Calibri" w:cs="Calibri"/>
          <w:noProof/>
        </w:rPr>
        <w:t xml:space="preserve">, </w:t>
      </w:r>
      <w:r w:rsidRPr="00B766C2">
        <w:rPr>
          <w:rFonts w:ascii="Calibri" w:hAnsi="Calibri" w:cs="Calibri"/>
          <w:i/>
          <w:iCs/>
          <w:noProof/>
        </w:rPr>
        <w:t>36</w:t>
      </w:r>
      <w:r w:rsidRPr="00B766C2">
        <w:rPr>
          <w:rFonts w:ascii="Calibri" w:hAnsi="Calibri" w:cs="Calibri"/>
          <w:noProof/>
        </w:rPr>
        <w:t>(5), 497–503. https://doi.org/10.1139/f79-073</w:t>
      </w:r>
    </w:p>
    <w:p w14:paraId="24ADF64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Springer, A. M., Van Vliet, G. B., Bool, N., Crowley, M., Fullagar, P., Lea, M. A., Monash, R., Price, C., Vertigan, C., &amp; Woehler, E. J. (2018). Transhemispheric ecosystem disservices of pink salmon in a Pacific Ocean macrosystem. </w:t>
      </w:r>
      <w:r w:rsidRPr="00B766C2">
        <w:rPr>
          <w:rFonts w:ascii="Calibri" w:hAnsi="Calibri" w:cs="Calibri"/>
          <w:i/>
          <w:iCs/>
          <w:noProof/>
        </w:rPr>
        <w:t>Proceedings of the National Academy of Sciences of the United States of America</w:t>
      </w:r>
      <w:r w:rsidRPr="00B766C2">
        <w:rPr>
          <w:rFonts w:ascii="Calibri" w:hAnsi="Calibri" w:cs="Calibri"/>
          <w:noProof/>
        </w:rPr>
        <w:t xml:space="preserve">, </w:t>
      </w:r>
      <w:r w:rsidRPr="00B766C2">
        <w:rPr>
          <w:rFonts w:ascii="Calibri" w:hAnsi="Calibri" w:cs="Calibri"/>
          <w:i/>
          <w:iCs/>
          <w:noProof/>
        </w:rPr>
        <w:t>115</w:t>
      </w:r>
      <w:r w:rsidRPr="00B766C2">
        <w:rPr>
          <w:rFonts w:ascii="Calibri" w:hAnsi="Calibri" w:cs="Calibri"/>
          <w:noProof/>
        </w:rPr>
        <w:t>(22), E5038–E5045. https://doi.org/10.1073/pnas.1720577115</w:t>
      </w:r>
    </w:p>
    <w:p w14:paraId="40CE7AA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Tadokoro, K., Ishida, Y., Davis, N. D., Ueyanagi, S., &amp; Sugimoto, T. (1996). Change in chum salmon (Oncorhynchus keta) stomach contents associated with fluctuation of pink salmon (O. gorbuscha) abundance in the central subarctic Pacific and Bering Sea.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5</w:t>
      </w:r>
      <w:r w:rsidRPr="00B766C2">
        <w:rPr>
          <w:rFonts w:ascii="Calibri" w:hAnsi="Calibri" w:cs="Calibri"/>
          <w:noProof/>
        </w:rPr>
        <w:t>(2), 89–99. https://doi.org/10.1111/j.1365-2419.1996.tb00108.x</w:t>
      </w:r>
    </w:p>
    <w:p w14:paraId="4C43551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Weingartner, T., Eisner, L., Eckert, G. L., &amp; Danielson, S. (2009). Southeast Alaska: Oceanographic habitats and linkages. </w:t>
      </w:r>
      <w:r w:rsidRPr="00B766C2">
        <w:rPr>
          <w:rFonts w:ascii="Calibri" w:hAnsi="Calibri" w:cs="Calibri"/>
          <w:i/>
          <w:iCs/>
          <w:noProof/>
        </w:rPr>
        <w:t>Journal of Biogeography</w:t>
      </w:r>
      <w:r w:rsidRPr="00B766C2">
        <w:rPr>
          <w:rFonts w:ascii="Calibri" w:hAnsi="Calibri" w:cs="Calibri"/>
          <w:noProof/>
        </w:rPr>
        <w:t xml:space="preserve">, </w:t>
      </w:r>
      <w:r w:rsidRPr="00B766C2">
        <w:rPr>
          <w:rFonts w:ascii="Calibri" w:hAnsi="Calibri" w:cs="Calibri"/>
          <w:i/>
          <w:iCs/>
          <w:noProof/>
        </w:rPr>
        <w:t>36</w:t>
      </w:r>
      <w:r w:rsidRPr="00B766C2">
        <w:rPr>
          <w:rFonts w:ascii="Calibri" w:hAnsi="Calibri" w:cs="Calibri"/>
          <w:noProof/>
        </w:rPr>
        <w:t>(3), 387–400. https://doi.org/10.1111/j.1365-2699.2008.01994.x</w:t>
      </w:r>
    </w:p>
    <w:p w14:paraId="4E24550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Welch, D. W. (1997). Anatomical specialization in the gut of Pacific salmon (Oncorhynchus): Evidence for oceanic limits to salmon production? </w:t>
      </w:r>
      <w:r w:rsidRPr="00B766C2">
        <w:rPr>
          <w:rFonts w:ascii="Calibri" w:hAnsi="Calibri" w:cs="Calibri"/>
          <w:i/>
          <w:iCs/>
          <w:noProof/>
        </w:rPr>
        <w:t>Canadian Journal of Zoology</w:t>
      </w:r>
      <w:r w:rsidRPr="00B766C2">
        <w:rPr>
          <w:rFonts w:ascii="Calibri" w:hAnsi="Calibri" w:cs="Calibri"/>
          <w:noProof/>
        </w:rPr>
        <w:t xml:space="preserve">, </w:t>
      </w:r>
      <w:r w:rsidRPr="00B766C2">
        <w:rPr>
          <w:rFonts w:ascii="Calibri" w:hAnsi="Calibri" w:cs="Calibri"/>
          <w:i/>
          <w:iCs/>
          <w:noProof/>
        </w:rPr>
        <w:t>75</w:t>
      </w:r>
      <w:r w:rsidRPr="00B766C2">
        <w:rPr>
          <w:rFonts w:ascii="Calibri" w:hAnsi="Calibri" w:cs="Calibri"/>
          <w:noProof/>
        </w:rPr>
        <w:t>(6), 936–942. https://doi.org/10.1139/z97-112</w:t>
      </w:r>
    </w:p>
    <w:p w14:paraId="62DFE40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Wyllie de Echeverria, V. R., &amp; Thornton, T. F. (2019). Using traditional ecological knowledge to understand and adapt to climate and biodiversity change on the Pacific coast of North America. </w:t>
      </w:r>
      <w:r w:rsidRPr="00B766C2">
        <w:rPr>
          <w:rFonts w:ascii="Calibri" w:hAnsi="Calibri" w:cs="Calibri"/>
          <w:i/>
          <w:iCs/>
          <w:noProof/>
        </w:rPr>
        <w:t>Ambio</w:t>
      </w:r>
      <w:r w:rsidRPr="00B766C2">
        <w:rPr>
          <w:rFonts w:ascii="Calibri" w:hAnsi="Calibri" w:cs="Calibri"/>
          <w:noProof/>
        </w:rPr>
        <w:t xml:space="preserve">, </w:t>
      </w:r>
      <w:r w:rsidRPr="00B766C2">
        <w:rPr>
          <w:rFonts w:ascii="Calibri" w:hAnsi="Calibri" w:cs="Calibri"/>
          <w:i/>
          <w:iCs/>
          <w:noProof/>
        </w:rPr>
        <w:t>48</w:t>
      </w:r>
      <w:r w:rsidRPr="00B766C2">
        <w:rPr>
          <w:rFonts w:ascii="Calibri" w:hAnsi="Calibri" w:cs="Calibri"/>
          <w:noProof/>
        </w:rPr>
        <w:t>(12), 1447–1469. https://doi.org/10.1007/s13280-019-01218-6</w:t>
      </w:r>
    </w:p>
    <w:p w14:paraId="66D5F2A7" w14:textId="77777777" w:rsidR="005B3735" w:rsidRDefault="003D1980" w:rsidP="00B766C2">
      <w:pPr>
        <w:widowControl w:val="0"/>
        <w:autoSpaceDE w:val="0"/>
        <w:autoSpaceDN w:val="0"/>
        <w:adjustRightInd w:val="0"/>
        <w:spacing w:line="480" w:lineRule="auto"/>
        <w:ind w:left="480" w:hanging="480"/>
        <w:rPr>
          <w:ins w:id="12" w:author="Vanessa Fladmark" w:date="2020-07-01T12:06:00Z"/>
          <w:rFonts w:eastAsia="Times New Roman" w:cstheme="minorHAnsi"/>
          <w:color w:val="000000"/>
          <w:lang w:val="en-CA"/>
        </w:rPr>
        <w:sectPr w:rsidR="005B3735" w:rsidSect="00372150">
          <w:pgSz w:w="12240" w:h="15840"/>
          <w:pgMar w:top="1440" w:right="1440" w:bottom="1440" w:left="1440" w:header="708" w:footer="708" w:gutter="0"/>
          <w:cols w:space="708"/>
          <w:docGrid w:linePitch="360"/>
        </w:sectPr>
      </w:pPr>
      <w:r>
        <w:rPr>
          <w:rFonts w:eastAsia="Times New Roman" w:cstheme="minorHAnsi"/>
          <w:color w:val="000000"/>
          <w:lang w:val="en-CA"/>
        </w:rPr>
        <w:fldChar w:fldCharType="end"/>
      </w:r>
    </w:p>
    <w:p w14:paraId="50F4B1C7" w14:textId="6B884BEF" w:rsidR="00B010C1" w:rsidRPr="003C4653" w:rsidRDefault="00B010C1" w:rsidP="00B766C2">
      <w:pPr>
        <w:widowControl w:val="0"/>
        <w:autoSpaceDE w:val="0"/>
        <w:autoSpaceDN w:val="0"/>
        <w:adjustRightInd w:val="0"/>
        <w:spacing w:line="480" w:lineRule="auto"/>
        <w:ind w:left="480" w:hanging="480"/>
        <w:rPr>
          <w:rFonts w:eastAsia="Times New Roman" w:cstheme="minorHAnsi"/>
          <w:color w:val="000000"/>
          <w:lang w:val="en-CA"/>
        </w:rPr>
      </w:pPr>
    </w:p>
    <w:p w14:paraId="1390061D" w14:textId="05003E73" w:rsidR="00015A51" w:rsidRDefault="00015A51" w:rsidP="00266C78">
      <w:pPr>
        <w:spacing w:line="480" w:lineRule="auto"/>
        <w:rPr>
          <w:rFonts w:eastAsia="Times New Roman" w:cstheme="minorHAnsi"/>
          <w:b/>
          <w:bCs/>
          <w:lang w:val="en-CA"/>
        </w:rPr>
      </w:pPr>
      <w:r>
        <w:rPr>
          <w:rFonts w:eastAsia="Times New Roman" w:cstheme="minorHAnsi"/>
          <w:b/>
          <w:bCs/>
          <w:lang w:val="en-CA"/>
        </w:rPr>
        <w:t>Tables</w:t>
      </w:r>
    </w:p>
    <w:p w14:paraId="75687B8B" w14:textId="77777777" w:rsidR="004C7CA4" w:rsidRDefault="004C7CA4" w:rsidP="00266C78">
      <w:pPr>
        <w:spacing w:line="480" w:lineRule="auto"/>
        <w:rPr>
          <w:rFonts w:eastAsia="Times New Roman" w:cstheme="minorHAnsi"/>
          <w:b/>
          <w:bCs/>
          <w:lang w:val="en-CA"/>
        </w:rPr>
      </w:pPr>
    </w:p>
    <w:p w14:paraId="2E577C78" w14:textId="6C65969E" w:rsidR="004C7CA4" w:rsidRPr="004C7CA4" w:rsidRDefault="00015A51" w:rsidP="00266C78">
      <w:pPr>
        <w:spacing w:line="480" w:lineRule="auto"/>
        <w:rPr>
          <w:rFonts w:eastAsia="Times New Roman" w:cstheme="minorHAnsi"/>
          <w:lang w:val="en-CA"/>
        </w:rPr>
      </w:pPr>
      <w:r>
        <w:rPr>
          <w:rFonts w:eastAsia="Times New Roman" w:cstheme="minorHAnsi"/>
          <w:b/>
          <w:bCs/>
          <w:lang w:val="en-CA"/>
        </w:rPr>
        <w:t xml:space="preserve">Table 1: </w:t>
      </w:r>
      <w:r>
        <w:rPr>
          <w:rFonts w:eastAsia="Times New Roman" w:cstheme="minorHAnsi"/>
          <w:lang w:val="en-CA"/>
        </w:rPr>
        <w:t>Sample size, metadata, environmental data, and zooplankton biomass by size fraction</w:t>
      </w:r>
      <w:r w:rsidR="004C7CA4">
        <w:rPr>
          <w:rFonts w:eastAsia="Times New Roman" w:cstheme="minorHAnsi"/>
          <w:lang w:val="en-CA"/>
        </w:rPr>
        <w:t>:</w:t>
      </w:r>
    </w:p>
    <w:p w14:paraId="130358E1" w14:textId="4F130F2D" w:rsidR="004C7CA4" w:rsidRDefault="00940CC8"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293A239D" wp14:editId="305BE310">
            <wp:extent cx="8902746" cy="201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ing_table.pdf"/>
                    <pic:cNvPicPr/>
                  </pic:nvPicPr>
                  <pic:blipFill>
                    <a:blip r:embed="rId11"/>
                    <a:stretch>
                      <a:fillRect/>
                    </a:stretch>
                  </pic:blipFill>
                  <pic:spPr>
                    <a:xfrm>
                      <a:off x="0" y="0"/>
                      <a:ext cx="9057549" cy="2046660"/>
                    </a:xfrm>
                    <a:prstGeom prst="rect">
                      <a:avLst/>
                    </a:prstGeom>
                  </pic:spPr>
                </pic:pic>
              </a:graphicData>
            </a:graphic>
          </wp:inline>
        </w:drawing>
      </w:r>
    </w:p>
    <w:p w14:paraId="5A260819" w14:textId="77777777" w:rsidR="005B3735" w:rsidRDefault="005B3735" w:rsidP="00266C78">
      <w:pPr>
        <w:spacing w:line="480" w:lineRule="auto"/>
        <w:rPr>
          <w:ins w:id="13" w:author="Vanessa Fladmark" w:date="2020-07-01T12:06:00Z"/>
          <w:rFonts w:eastAsia="Times New Roman" w:cstheme="minorHAnsi"/>
          <w:b/>
          <w:bCs/>
          <w:lang w:val="en-CA"/>
        </w:rPr>
        <w:sectPr w:rsidR="005B3735" w:rsidSect="005B3735">
          <w:pgSz w:w="15840" w:h="12240" w:orient="landscape"/>
          <w:pgMar w:top="1440" w:right="1440" w:bottom="1440" w:left="1440" w:header="708" w:footer="708" w:gutter="0"/>
          <w:cols w:space="708"/>
          <w:docGrid w:linePitch="360"/>
          <w:sectPrChange w:id="14" w:author="Vanessa Fladmark" w:date="2020-07-01T12:06:00Z">
            <w:sectPr w:rsidR="005B3735" w:rsidSect="005B3735">
              <w:pgSz w:w="12240" w:h="15840" w:orient="portrait"/>
              <w:pgMar w:top="1440" w:right="1440" w:bottom="1440" w:left="1440" w:header="708" w:footer="708" w:gutter="0"/>
            </w:sectPr>
          </w:sectPrChange>
        </w:sectPr>
      </w:pPr>
    </w:p>
    <w:p w14:paraId="0086AE16" w14:textId="38CAE0FC" w:rsidR="004C7CA4" w:rsidRDefault="004C7CA4" w:rsidP="00266C78">
      <w:pPr>
        <w:spacing w:line="480" w:lineRule="auto"/>
        <w:rPr>
          <w:rFonts w:eastAsia="Times New Roman" w:cstheme="minorHAnsi"/>
          <w:b/>
          <w:bCs/>
          <w:lang w:val="en-CA"/>
        </w:rPr>
      </w:pPr>
    </w:p>
    <w:p w14:paraId="2C3ECF93" w14:textId="063D8474" w:rsidR="004C7CA4" w:rsidRDefault="004C7CA4" w:rsidP="00266C78">
      <w:pPr>
        <w:spacing w:line="480" w:lineRule="auto"/>
        <w:rPr>
          <w:rFonts w:eastAsia="Times New Roman" w:cstheme="minorHAnsi"/>
          <w:lang w:val="en-CA"/>
        </w:rPr>
      </w:pPr>
      <w:r>
        <w:rPr>
          <w:rFonts w:eastAsia="Times New Roman" w:cstheme="minorHAnsi"/>
          <w:b/>
          <w:bCs/>
          <w:lang w:val="en-CA"/>
        </w:rPr>
        <w:t xml:space="preserve">Table 2: </w:t>
      </w:r>
      <w:r>
        <w:rPr>
          <w:rFonts w:eastAsia="Times New Roman" w:cstheme="minorHAnsi"/>
          <w:lang w:val="en-CA"/>
        </w:rPr>
        <w:t>Zooplankton abundance by main groups</w:t>
      </w:r>
      <w:r w:rsidR="000A3C7A">
        <w:rPr>
          <w:rFonts w:eastAsia="Times New Roman" w:cstheme="minorHAnsi"/>
          <w:lang w:val="en-CA"/>
        </w:rPr>
        <w:t>, as individuals/m</w:t>
      </w:r>
      <w:r w:rsidR="000A3C7A" w:rsidRPr="000A3C7A">
        <w:rPr>
          <w:rFonts w:eastAsia="Times New Roman" w:cstheme="minorHAnsi"/>
          <w:vertAlign w:val="superscript"/>
          <w:lang w:val="en-CA"/>
        </w:rPr>
        <w:t>3</w:t>
      </w:r>
      <w:r w:rsidR="000A3C7A">
        <w:rPr>
          <w:rFonts w:eastAsia="Times New Roman" w:cstheme="minorHAnsi"/>
          <w:lang w:val="en-CA"/>
        </w:rPr>
        <w:t xml:space="preserve"> of water filtered:</w:t>
      </w:r>
      <w:r w:rsidR="00940CC8">
        <w:rPr>
          <w:rFonts w:eastAsia="Times New Roman" w:cstheme="minorHAnsi"/>
          <w:noProof/>
          <w:lang w:val="en-CA"/>
        </w:rPr>
        <w:drawing>
          <wp:inline distT="0" distB="0" distL="0" distR="0" wp14:anchorId="607AF6B3" wp14:editId="2A3D9BA0">
            <wp:extent cx="6234748" cy="46385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op_relA_table.pdf"/>
                    <pic:cNvPicPr/>
                  </pic:nvPicPr>
                  <pic:blipFill>
                    <a:blip r:embed="rId12"/>
                    <a:stretch>
                      <a:fillRect/>
                    </a:stretch>
                  </pic:blipFill>
                  <pic:spPr>
                    <a:xfrm>
                      <a:off x="0" y="0"/>
                      <a:ext cx="6318285" cy="4700651"/>
                    </a:xfrm>
                    <a:prstGeom prst="rect">
                      <a:avLst/>
                    </a:prstGeom>
                  </pic:spPr>
                </pic:pic>
              </a:graphicData>
            </a:graphic>
          </wp:inline>
        </w:drawing>
      </w:r>
    </w:p>
    <w:p w14:paraId="2D86F2E4" w14:textId="36C11149" w:rsidR="005B3735" w:rsidRDefault="005B3735" w:rsidP="00266C78">
      <w:pPr>
        <w:spacing w:line="480" w:lineRule="auto"/>
        <w:rPr>
          <w:ins w:id="15" w:author="Vanessa Fladmark" w:date="2020-07-01T12:07:00Z"/>
          <w:rFonts w:eastAsia="Times New Roman" w:cstheme="minorHAnsi"/>
          <w:b/>
          <w:bCs/>
          <w:lang w:val="en-CA"/>
        </w:rPr>
      </w:pPr>
      <w:ins w:id="16" w:author="Vanessa Fladmark" w:date="2020-07-01T12:07:00Z">
        <w:r>
          <w:rPr>
            <w:rFonts w:eastAsia="Times New Roman" w:cstheme="minorHAnsi"/>
            <w:b/>
            <w:bCs/>
            <w:lang w:val="en-CA"/>
          </w:rPr>
          <w:br w:type="page"/>
        </w:r>
      </w:ins>
    </w:p>
    <w:p w14:paraId="27C0FC75" w14:textId="77777777" w:rsidR="00940CC8" w:rsidRDefault="00940CC8" w:rsidP="00266C78">
      <w:pPr>
        <w:spacing w:line="480" w:lineRule="auto"/>
        <w:rPr>
          <w:rFonts w:eastAsia="Times New Roman" w:cstheme="minorHAnsi"/>
          <w:b/>
          <w:bCs/>
          <w:lang w:val="en-CA"/>
        </w:rPr>
      </w:pPr>
    </w:p>
    <w:p w14:paraId="79B3A767" w14:textId="02A78BB7" w:rsidR="004C7CA4" w:rsidRDefault="00940CC8" w:rsidP="00266C78">
      <w:pPr>
        <w:spacing w:line="480" w:lineRule="auto"/>
        <w:rPr>
          <w:rFonts w:eastAsia="Times New Roman" w:cstheme="minorHAnsi"/>
          <w:lang w:val="en-CA"/>
        </w:rPr>
      </w:pPr>
      <w:r>
        <w:rPr>
          <w:rFonts w:eastAsia="Times New Roman" w:cstheme="minorHAnsi"/>
          <w:b/>
          <w:bCs/>
          <w:lang w:val="en-CA"/>
        </w:rPr>
        <w:t>T</w:t>
      </w:r>
      <w:r w:rsidR="004C7CA4" w:rsidRPr="00940CC8">
        <w:rPr>
          <w:rFonts w:eastAsia="Times New Roman" w:cstheme="minorHAnsi"/>
          <w:b/>
          <w:bCs/>
          <w:lang w:val="en-CA"/>
        </w:rPr>
        <w:t>able 3:</w:t>
      </w:r>
      <w:r w:rsidR="004C7CA4">
        <w:rPr>
          <w:rFonts w:eastAsia="Times New Roman" w:cstheme="minorHAnsi"/>
          <w:lang w:val="en-CA"/>
        </w:rPr>
        <w:t xml:space="preserve"> Salmon biology, including wet weight (WW) of fish and food contents, fork length (FL), gut fullness index (GFI),</w:t>
      </w:r>
      <w:r w:rsidR="000A3C7A">
        <w:rPr>
          <w:rFonts w:eastAsia="Times New Roman" w:cstheme="minorHAnsi"/>
          <w:lang w:val="en-CA"/>
        </w:rPr>
        <w:t xml:space="preserve"> showing mean and standard error. As well as the</w:t>
      </w:r>
      <w:r w:rsidR="004C7CA4">
        <w:rPr>
          <w:rFonts w:eastAsia="Times New Roman" w:cstheme="minorHAnsi"/>
          <w:lang w:val="en-CA"/>
        </w:rPr>
        <w:t xml:space="preserve"> number and percent of empty stomachs and percent diet</w:t>
      </w:r>
      <w:r w:rsidR="000A3C7A">
        <w:rPr>
          <w:rFonts w:eastAsia="Times New Roman" w:cstheme="minorHAnsi"/>
          <w:lang w:val="en-CA"/>
        </w:rPr>
        <w:t>ary</w:t>
      </w:r>
      <w:r w:rsidR="004C7CA4">
        <w:rPr>
          <w:rFonts w:eastAsia="Times New Roman" w:cstheme="minorHAnsi"/>
          <w:lang w:val="en-CA"/>
        </w:rPr>
        <w:t xml:space="preserve"> overlap between pink and chum salmon at each site:</w:t>
      </w:r>
      <w:r>
        <w:rPr>
          <w:rFonts w:eastAsia="Times New Roman" w:cstheme="minorHAnsi"/>
          <w:noProof/>
          <w:lang w:val="en-CA"/>
        </w:rPr>
        <w:drawing>
          <wp:inline distT="0" distB="0" distL="0" distR="0" wp14:anchorId="3DF3E088" wp14:editId="2B3D2E61">
            <wp:extent cx="6616928" cy="32752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_table.pdf"/>
                    <pic:cNvPicPr/>
                  </pic:nvPicPr>
                  <pic:blipFill>
                    <a:blip r:embed="rId13"/>
                    <a:stretch>
                      <a:fillRect/>
                    </a:stretch>
                  </pic:blipFill>
                  <pic:spPr>
                    <a:xfrm>
                      <a:off x="0" y="0"/>
                      <a:ext cx="6748448" cy="3340313"/>
                    </a:xfrm>
                    <a:prstGeom prst="rect">
                      <a:avLst/>
                    </a:prstGeom>
                  </pic:spPr>
                </pic:pic>
              </a:graphicData>
            </a:graphic>
          </wp:inline>
        </w:drawing>
      </w:r>
    </w:p>
    <w:p w14:paraId="0DCAB516" w14:textId="77777777" w:rsidR="005B3735" w:rsidRDefault="005B3735" w:rsidP="00266C78">
      <w:pPr>
        <w:spacing w:line="480" w:lineRule="auto"/>
        <w:rPr>
          <w:ins w:id="17" w:author="Vanessa Fladmark" w:date="2020-07-01T12:07:00Z"/>
          <w:rFonts w:eastAsia="Times New Roman" w:cstheme="minorHAnsi"/>
          <w:lang w:val="en-CA"/>
        </w:rPr>
        <w:sectPr w:rsidR="005B3735" w:rsidSect="00372150">
          <w:pgSz w:w="12240" w:h="15840"/>
          <w:pgMar w:top="1440" w:right="1440" w:bottom="1440" w:left="1440" w:header="708" w:footer="708" w:gutter="0"/>
          <w:cols w:space="708"/>
          <w:docGrid w:linePitch="360"/>
        </w:sectPr>
      </w:pPr>
    </w:p>
    <w:p w14:paraId="01616BAC" w14:textId="312FB1F4" w:rsidR="00940CC8" w:rsidRDefault="00940CC8" w:rsidP="00266C78">
      <w:pPr>
        <w:spacing w:line="480" w:lineRule="auto"/>
        <w:rPr>
          <w:rFonts w:eastAsia="Times New Roman" w:cstheme="minorHAnsi"/>
          <w:lang w:val="en-CA"/>
        </w:rPr>
      </w:pPr>
      <w:r>
        <w:rPr>
          <w:rFonts w:eastAsia="Times New Roman" w:cstheme="minorHAnsi"/>
          <w:lang w:val="en-CA"/>
        </w:rPr>
        <w:t>Table 4: Diet composition summary by average relative biomass</w:t>
      </w:r>
      <w:r w:rsidR="000A3C7A">
        <w:rPr>
          <w:rFonts w:eastAsia="Times New Roman" w:cstheme="minorHAnsi"/>
          <w:lang w:val="en-CA"/>
        </w:rPr>
        <w:t>, expressed as a percent,</w:t>
      </w:r>
      <w:r>
        <w:rPr>
          <w:rFonts w:eastAsia="Times New Roman" w:cstheme="minorHAnsi"/>
          <w:lang w:val="en-CA"/>
        </w:rPr>
        <w:t xml:space="preserve"> of</w:t>
      </w:r>
      <w:r w:rsidR="00A74E6E">
        <w:rPr>
          <w:rFonts w:eastAsia="Times New Roman" w:cstheme="minorHAnsi"/>
          <w:lang w:val="en-CA"/>
        </w:rPr>
        <w:t xml:space="preserve"> the main groups of prey for pink (PI) and chum (CU) salmon:</w:t>
      </w:r>
    </w:p>
    <w:p w14:paraId="08561503" w14:textId="0DBA2288" w:rsidR="00940CC8" w:rsidRPr="004C7CA4" w:rsidRDefault="00A74E6E" w:rsidP="00266C78">
      <w:pPr>
        <w:spacing w:line="480" w:lineRule="auto"/>
        <w:rPr>
          <w:rFonts w:eastAsia="Times New Roman" w:cstheme="minorHAnsi"/>
          <w:lang w:val="en-CA"/>
        </w:rPr>
      </w:pPr>
      <w:r>
        <w:rPr>
          <w:rFonts w:eastAsia="Times New Roman" w:cstheme="minorHAnsi"/>
          <w:noProof/>
          <w:lang w:val="en-CA"/>
        </w:rPr>
        <w:drawing>
          <wp:inline distT="0" distB="0" distL="0" distR="0" wp14:anchorId="38CB7780" wp14:editId="44AA1C72">
            <wp:extent cx="8660927" cy="4588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et_comp_table.pdf"/>
                    <pic:cNvPicPr/>
                  </pic:nvPicPr>
                  <pic:blipFill>
                    <a:blip r:embed="rId14"/>
                    <a:stretch>
                      <a:fillRect/>
                    </a:stretch>
                  </pic:blipFill>
                  <pic:spPr>
                    <a:xfrm>
                      <a:off x="0" y="0"/>
                      <a:ext cx="8699593" cy="4609112"/>
                    </a:xfrm>
                    <a:prstGeom prst="rect">
                      <a:avLst/>
                    </a:prstGeom>
                  </pic:spPr>
                </pic:pic>
              </a:graphicData>
            </a:graphic>
          </wp:inline>
        </w:drawing>
      </w:r>
    </w:p>
    <w:p w14:paraId="566C2EF2" w14:textId="77777777" w:rsidR="005B3735" w:rsidRDefault="005B3735" w:rsidP="00266C78">
      <w:pPr>
        <w:spacing w:line="480" w:lineRule="auto"/>
        <w:rPr>
          <w:ins w:id="18" w:author="Vanessa Fladmark" w:date="2020-07-01T12:07:00Z"/>
          <w:rFonts w:eastAsia="Times New Roman" w:cstheme="minorHAnsi"/>
          <w:b/>
          <w:bCs/>
          <w:lang w:val="en-CA"/>
        </w:rPr>
        <w:sectPr w:rsidR="005B3735" w:rsidSect="005B3735">
          <w:pgSz w:w="15840" w:h="12240" w:orient="landscape"/>
          <w:pgMar w:top="1440" w:right="1440" w:bottom="1440" w:left="1440" w:header="708" w:footer="708" w:gutter="0"/>
          <w:cols w:space="708"/>
          <w:docGrid w:linePitch="360"/>
          <w:sectPrChange w:id="19" w:author="Vanessa Fladmark" w:date="2020-07-01T12:07:00Z">
            <w:sectPr w:rsidR="005B3735" w:rsidSect="005B3735">
              <w:pgSz w:w="12240" w:h="15840" w:orient="portrait"/>
              <w:pgMar w:top="1440" w:right="1440" w:bottom="1440" w:left="1440" w:header="708" w:footer="708" w:gutter="0"/>
            </w:sectPr>
          </w:sectPrChange>
        </w:sectPr>
      </w:pPr>
    </w:p>
    <w:p w14:paraId="7F84CE13" w14:textId="3491BF7F" w:rsidR="00A74E6E" w:rsidRDefault="00A74E6E" w:rsidP="00266C78">
      <w:pPr>
        <w:spacing w:line="480" w:lineRule="auto"/>
        <w:rPr>
          <w:rFonts w:eastAsia="Times New Roman" w:cstheme="minorHAnsi"/>
          <w:b/>
          <w:bCs/>
          <w:lang w:val="en-CA"/>
        </w:rPr>
      </w:pPr>
    </w:p>
    <w:p w14:paraId="5654EFD7" w14:textId="1CABA279" w:rsidR="00B010C1" w:rsidRDefault="00FA0237" w:rsidP="00266C78">
      <w:pPr>
        <w:spacing w:line="480" w:lineRule="auto"/>
        <w:rPr>
          <w:rFonts w:eastAsia="Times New Roman" w:cstheme="minorHAnsi"/>
          <w:b/>
          <w:bCs/>
          <w:lang w:val="en-CA"/>
        </w:rPr>
      </w:pPr>
      <w:r w:rsidRPr="00FA0237">
        <w:rPr>
          <w:rFonts w:eastAsia="Times New Roman" w:cstheme="minorHAnsi"/>
          <w:b/>
          <w:bCs/>
          <w:lang w:val="en-CA"/>
        </w:rPr>
        <w:t>Figures</w:t>
      </w:r>
    </w:p>
    <w:p w14:paraId="1381EF10" w14:textId="77777777" w:rsidR="00595870" w:rsidRDefault="00595870" w:rsidP="00266C78">
      <w:pPr>
        <w:spacing w:line="480" w:lineRule="auto"/>
        <w:rPr>
          <w:rFonts w:eastAsia="Times New Roman" w:cstheme="minorHAnsi"/>
          <w:b/>
          <w:bCs/>
          <w:lang w:val="en-CA"/>
        </w:rPr>
      </w:pPr>
    </w:p>
    <w:p w14:paraId="7ABCF820" w14:textId="77777777" w:rsidR="00FA0237" w:rsidRDefault="007D0D96" w:rsidP="00266C78">
      <w:pPr>
        <w:spacing w:line="480" w:lineRule="auto"/>
        <w:rPr>
          <w:rFonts w:eastAsia="Times New Roman" w:cstheme="minorHAnsi"/>
          <w:b/>
          <w:bCs/>
          <w:lang w:val="en-CA"/>
        </w:rPr>
      </w:pPr>
      <w:r>
        <w:rPr>
          <w:rFonts w:eastAsia="Times New Roman" w:cstheme="minorHAnsi"/>
          <w:b/>
          <w:bCs/>
          <w:noProof/>
          <w:lang w:val="en-CA" w:eastAsia="en-CA"/>
        </w:rPr>
        <w:drawing>
          <wp:inline distT="0" distB="0" distL="0" distR="0" wp14:anchorId="2C29536C" wp14:editId="48722CC7">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E87D01F" w14:textId="77777777" w:rsidR="00677CC7" w:rsidRDefault="00677CC7" w:rsidP="00266C78">
      <w:pPr>
        <w:spacing w:line="480" w:lineRule="auto"/>
        <w:rPr>
          <w:rFonts w:eastAsia="Times New Roman" w:cstheme="minorHAnsi"/>
          <w:b/>
          <w:bCs/>
          <w:lang w:val="en-CA"/>
        </w:rPr>
      </w:pPr>
    </w:p>
    <w:p w14:paraId="7B480FB2" w14:textId="77777777" w:rsidR="007D0D96" w:rsidRPr="00FA0237" w:rsidRDefault="007D0D96" w:rsidP="00266C78">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14:paraId="168F2916" w14:textId="77777777" w:rsidR="00FA0237" w:rsidRDefault="00FA0237" w:rsidP="00266C78">
      <w:pPr>
        <w:spacing w:line="480" w:lineRule="auto"/>
        <w:rPr>
          <w:rFonts w:eastAsia="Times New Roman" w:cstheme="minorHAnsi"/>
          <w:lang w:val="en-CA"/>
        </w:rPr>
      </w:pPr>
    </w:p>
    <w:p w14:paraId="0D27E991" w14:textId="77777777" w:rsidR="00FA0237" w:rsidRDefault="00EC5DAE"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F2CA043" wp14:editId="4E0D1F9A">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4F381879" w14:textId="77777777" w:rsidR="00FA0237" w:rsidRDefault="00FA0237" w:rsidP="00266C78">
      <w:pPr>
        <w:spacing w:line="480" w:lineRule="auto"/>
        <w:rPr>
          <w:rFonts w:eastAsia="Times New Roman" w:cstheme="minorHAnsi"/>
          <w:lang w:val="en-CA"/>
        </w:rPr>
      </w:pPr>
    </w:p>
    <w:p w14:paraId="360FA7A9" w14:textId="73D3CBA8" w:rsidR="00477EF3" w:rsidRDefault="00477EF3" w:rsidP="00266C78">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14:paraId="1F38EDCF" w14:textId="3F0A8417" w:rsidR="004C7CA4" w:rsidRDefault="004C7CA4" w:rsidP="00266C78">
      <w:pPr>
        <w:spacing w:line="480" w:lineRule="auto"/>
        <w:rPr>
          <w:rFonts w:eastAsia="Times New Roman" w:cstheme="minorHAnsi"/>
          <w:lang w:val="en-CA"/>
        </w:rPr>
      </w:pPr>
    </w:p>
    <w:p w14:paraId="117A448B" w14:textId="76856424" w:rsidR="004C7CA4" w:rsidRDefault="004C7CA4" w:rsidP="00266C78">
      <w:pPr>
        <w:spacing w:line="480" w:lineRule="auto"/>
        <w:rPr>
          <w:rFonts w:eastAsia="Times New Roman" w:cstheme="minorHAnsi"/>
          <w:lang w:val="en-CA"/>
        </w:rPr>
      </w:pPr>
      <w:r>
        <w:rPr>
          <w:rFonts w:eastAsia="Times New Roman" w:cstheme="minorHAnsi"/>
          <w:noProof/>
          <w:lang w:val="en-CA"/>
        </w:rPr>
        <w:drawing>
          <wp:inline distT="0" distB="0" distL="0" distR="0" wp14:anchorId="765FB0A9" wp14:editId="490C34EF">
            <wp:extent cx="5943600" cy="56495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p_biomass_spatial.png"/>
                    <pic:cNvPicPr/>
                  </pic:nvPicPr>
                  <pic:blipFill>
                    <a:blip r:embed="rId17"/>
                    <a:stretch>
                      <a:fillRect/>
                    </a:stretch>
                  </pic:blipFill>
                  <pic:spPr>
                    <a:xfrm>
                      <a:off x="0" y="0"/>
                      <a:ext cx="5943600" cy="5649595"/>
                    </a:xfrm>
                    <a:prstGeom prst="rect">
                      <a:avLst/>
                    </a:prstGeom>
                  </pic:spPr>
                </pic:pic>
              </a:graphicData>
            </a:graphic>
          </wp:inline>
        </w:drawing>
      </w:r>
    </w:p>
    <w:p w14:paraId="2B77DBCB" w14:textId="77777777" w:rsidR="004C7CA4" w:rsidRDefault="004C7CA4" w:rsidP="00266C78">
      <w:pPr>
        <w:spacing w:line="480" w:lineRule="auto"/>
        <w:rPr>
          <w:rFonts w:eastAsia="Times New Roman" w:cstheme="minorHAnsi"/>
          <w:lang w:val="en-CA"/>
        </w:rPr>
      </w:pPr>
    </w:p>
    <w:p w14:paraId="587903B0" w14:textId="64088D65" w:rsidR="004C7CA4" w:rsidRDefault="004C7CA4" w:rsidP="00266C78">
      <w:pPr>
        <w:spacing w:line="480" w:lineRule="auto"/>
        <w:rPr>
          <w:rFonts w:eastAsia="Times New Roman" w:cstheme="minorHAnsi"/>
          <w:lang w:val="en-CA"/>
        </w:rPr>
      </w:pPr>
      <w:r w:rsidRPr="004C7CA4">
        <w:rPr>
          <w:rFonts w:eastAsia="Times New Roman" w:cstheme="minorHAnsi"/>
          <w:b/>
          <w:bCs/>
          <w:lang w:val="en-CA"/>
        </w:rPr>
        <w:t>Figure 3:</w:t>
      </w:r>
      <w:r>
        <w:rPr>
          <w:rFonts w:eastAsia="Times New Roman" w:cstheme="minorHAnsi"/>
          <w:lang w:val="en-CA"/>
        </w:rPr>
        <w:t xml:space="preserve"> Biomass of zooplankton, displaying total biomass and contribution by size fractions. Data is missing for J02 and is shown as blank. Sites are listed in the same order as on the map.</w:t>
      </w:r>
    </w:p>
    <w:p w14:paraId="119FBFBC" w14:textId="77777777" w:rsidR="00677CC7" w:rsidRDefault="00677CC7" w:rsidP="00266C78">
      <w:pPr>
        <w:spacing w:line="480" w:lineRule="auto"/>
        <w:rPr>
          <w:rFonts w:eastAsia="Times New Roman" w:cstheme="minorHAnsi"/>
          <w:lang w:val="en-CA"/>
        </w:rPr>
      </w:pPr>
    </w:p>
    <w:p w14:paraId="388B51C2" w14:textId="77777777" w:rsidR="00FA0237" w:rsidRDefault="00FA0237" w:rsidP="00266C78">
      <w:pPr>
        <w:spacing w:line="480" w:lineRule="auto"/>
        <w:rPr>
          <w:rFonts w:eastAsia="Times New Roman" w:cstheme="minorHAnsi"/>
          <w:lang w:val="en-CA"/>
        </w:rPr>
      </w:pPr>
    </w:p>
    <w:p w14:paraId="275542CA" w14:textId="77777777" w:rsidR="00B766C2" w:rsidRDefault="00E57F38" w:rsidP="00266C78">
      <w:pPr>
        <w:spacing w:line="480" w:lineRule="auto"/>
        <w:rPr>
          <w:rFonts w:eastAsia="Times New Roman" w:cstheme="minorHAnsi"/>
          <w:b/>
          <w:bCs/>
          <w:lang w:val="en-CA"/>
        </w:rPr>
      </w:pPr>
      <w:r>
        <w:rPr>
          <w:rFonts w:eastAsia="Times New Roman" w:cstheme="minorHAnsi"/>
          <w:noProof/>
          <w:lang w:val="en-CA"/>
        </w:rPr>
        <w:drawing>
          <wp:inline distT="0" distB="0" distL="0" distR="0" wp14:anchorId="01892013" wp14:editId="510BB865">
            <wp:extent cx="6588724" cy="435799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p_comp_spatial.pdf"/>
                    <pic:cNvPicPr/>
                  </pic:nvPicPr>
                  <pic:blipFill>
                    <a:blip r:embed="rId18"/>
                    <a:stretch>
                      <a:fillRect/>
                    </a:stretch>
                  </pic:blipFill>
                  <pic:spPr>
                    <a:xfrm>
                      <a:off x="0" y="0"/>
                      <a:ext cx="6704353" cy="4434472"/>
                    </a:xfrm>
                    <a:prstGeom prst="rect">
                      <a:avLst/>
                    </a:prstGeom>
                  </pic:spPr>
                </pic:pic>
              </a:graphicData>
            </a:graphic>
          </wp:inline>
        </w:drawing>
      </w:r>
      <w:r w:rsidR="00B766C2" w:rsidRPr="00B766C2">
        <w:rPr>
          <w:rFonts w:eastAsia="Times New Roman" w:cstheme="minorHAnsi"/>
          <w:b/>
          <w:bCs/>
          <w:lang w:val="en-CA"/>
        </w:rPr>
        <w:t xml:space="preserve"> </w:t>
      </w:r>
    </w:p>
    <w:p w14:paraId="6F191300" w14:textId="77777777" w:rsidR="00B766C2" w:rsidRDefault="00B766C2" w:rsidP="00266C78">
      <w:pPr>
        <w:spacing w:line="480" w:lineRule="auto"/>
        <w:rPr>
          <w:rFonts w:eastAsia="Times New Roman" w:cstheme="minorHAnsi"/>
          <w:b/>
          <w:bCs/>
          <w:lang w:val="en-CA"/>
        </w:rPr>
      </w:pPr>
    </w:p>
    <w:p w14:paraId="53CC5DBC" w14:textId="64A7A0EB" w:rsidR="00FA0237" w:rsidRDefault="00B766C2" w:rsidP="00266C78">
      <w:pPr>
        <w:spacing w:line="480" w:lineRule="auto"/>
        <w:rPr>
          <w:rFonts w:eastAsia="Times New Roman" w:cstheme="minorHAnsi"/>
          <w:lang w:val="en-CA"/>
        </w:rPr>
      </w:pPr>
      <w:r w:rsidRPr="00A357F0">
        <w:rPr>
          <w:rFonts w:eastAsia="Times New Roman" w:cstheme="minorHAnsi"/>
          <w:b/>
          <w:bCs/>
          <w:lang w:val="en-CA"/>
        </w:rPr>
        <w:t xml:space="preserve">Figure </w:t>
      </w:r>
      <w:r w:rsidR="004C7CA4">
        <w:rPr>
          <w:rFonts w:eastAsia="Times New Roman" w:cstheme="minorHAnsi"/>
          <w:b/>
          <w:bCs/>
          <w:lang w:val="en-CA"/>
        </w:rPr>
        <w:t>4</w:t>
      </w:r>
      <w:r w:rsidRPr="00A357F0">
        <w:rPr>
          <w:rFonts w:eastAsia="Times New Roman" w:cstheme="minorHAnsi"/>
          <w:b/>
          <w:bCs/>
          <w:lang w:val="en-CA"/>
        </w:rPr>
        <w:t>:</w:t>
      </w:r>
      <w:r>
        <w:rPr>
          <w:rFonts w:eastAsia="Times New Roman" w:cstheme="minorHAnsi"/>
          <w:lang w:val="en-CA"/>
        </w:rPr>
        <w:t xml:space="preserve"> Average relative abundance of zooplankton </w:t>
      </w:r>
      <w:r w:rsidR="004C7CA4">
        <w:rPr>
          <w:rFonts w:eastAsia="Times New Roman" w:cstheme="minorHAnsi"/>
          <w:lang w:val="en-CA"/>
        </w:rPr>
        <w:t xml:space="preserve">groups, “Other” includes bivalve </w:t>
      </w:r>
      <w:proofErr w:type="spellStart"/>
      <w:r w:rsidR="004C7CA4">
        <w:rPr>
          <w:rFonts w:eastAsia="Times New Roman" w:cstheme="minorHAnsi"/>
          <w:lang w:val="en-CA"/>
        </w:rPr>
        <w:t>veligers</w:t>
      </w:r>
      <w:proofErr w:type="spellEnd"/>
      <w:r w:rsidR="004C7CA4">
        <w:rPr>
          <w:rFonts w:eastAsia="Times New Roman" w:cstheme="minorHAnsi"/>
          <w:lang w:val="en-CA"/>
        </w:rPr>
        <w:t>, cladocerans and barnacle larvae. Sites are listed in the same order as they appear on the map.</w:t>
      </w:r>
    </w:p>
    <w:p w14:paraId="6234E277" w14:textId="16EFA60A" w:rsidR="00595870" w:rsidRDefault="003D4064"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02C19B56" wp14:editId="1C999001">
            <wp:extent cx="5943600" cy="51327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xa_comp_spatial.png"/>
                    <pic:cNvPicPr/>
                  </pic:nvPicPr>
                  <pic:blipFill>
                    <a:blip r:embed="rId19"/>
                    <a:stretch>
                      <a:fillRect/>
                    </a:stretch>
                  </pic:blipFill>
                  <pic:spPr>
                    <a:xfrm>
                      <a:off x="0" y="0"/>
                      <a:ext cx="5943600" cy="5132705"/>
                    </a:xfrm>
                    <a:prstGeom prst="rect">
                      <a:avLst/>
                    </a:prstGeom>
                  </pic:spPr>
                </pic:pic>
              </a:graphicData>
            </a:graphic>
          </wp:inline>
        </w:drawing>
      </w:r>
    </w:p>
    <w:p w14:paraId="21E0E206" w14:textId="51E593FE" w:rsidR="00FA0237" w:rsidRDefault="00677CC7" w:rsidP="00266C78">
      <w:pPr>
        <w:spacing w:line="480" w:lineRule="auto"/>
        <w:rPr>
          <w:rFonts w:eastAsia="Times New Roman" w:cstheme="minorHAnsi"/>
          <w:lang w:val="en-CA"/>
        </w:rPr>
      </w:pPr>
      <w:r w:rsidRPr="00A357F0">
        <w:rPr>
          <w:rFonts w:eastAsia="Times New Roman" w:cstheme="minorHAnsi"/>
          <w:b/>
          <w:bCs/>
          <w:lang w:val="en-CA"/>
        </w:rPr>
        <w:t xml:space="preserve">Figure </w:t>
      </w:r>
      <w:r w:rsidR="00A74E6E">
        <w:rPr>
          <w:rFonts w:eastAsia="Times New Roman" w:cstheme="minorHAnsi"/>
          <w:b/>
          <w:bCs/>
          <w:lang w:val="en-CA"/>
        </w:rPr>
        <w:t>5</w:t>
      </w:r>
      <w:r w:rsidRPr="00A357F0">
        <w:rPr>
          <w:rFonts w:eastAsia="Times New Roman" w:cstheme="minorHAnsi"/>
          <w:b/>
          <w:bCs/>
          <w:lang w:val="en-CA"/>
        </w:rPr>
        <w:t>:</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14:paraId="4B4BBE25" w14:textId="77777777" w:rsidR="00FA0237" w:rsidRDefault="00595870"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8B6EAB6" wp14:editId="7C57234D">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3CA7399" w14:textId="77777777" w:rsidR="00A357F0" w:rsidRDefault="00A357F0" w:rsidP="00266C78">
      <w:pPr>
        <w:spacing w:line="480" w:lineRule="auto"/>
        <w:rPr>
          <w:rFonts w:eastAsia="Times New Roman" w:cstheme="minorHAnsi"/>
          <w:lang w:val="en-CA"/>
        </w:rPr>
      </w:pPr>
    </w:p>
    <w:p w14:paraId="78C18C78" w14:textId="27D63A04" w:rsidR="00A357F0" w:rsidRDefault="00A357F0" w:rsidP="00266C78">
      <w:pPr>
        <w:spacing w:line="480" w:lineRule="auto"/>
        <w:rPr>
          <w:rFonts w:eastAsia="Times New Roman" w:cstheme="minorHAnsi"/>
          <w:lang w:val="en-CA"/>
        </w:rPr>
      </w:pPr>
      <w:r w:rsidRPr="00A74E6E">
        <w:rPr>
          <w:rFonts w:eastAsia="Times New Roman" w:cstheme="minorHAnsi"/>
          <w:b/>
          <w:bCs/>
          <w:lang w:val="en-CA"/>
        </w:rPr>
        <w:t xml:space="preserve">Figure </w:t>
      </w:r>
      <w:r w:rsidR="00A74E6E">
        <w:rPr>
          <w:rFonts w:eastAsia="Times New Roman" w:cstheme="minorHAnsi"/>
          <w:b/>
          <w:bCs/>
          <w:lang w:val="en-CA"/>
        </w:rPr>
        <w:t>6</w:t>
      </w:r>
      <w:r w:rsidRPr="00A74E6E">
        <w:rPr>
          <w:rFonts w:eastAsia="Times New Roman" w:cstheme="minorHAnsi"/>
          <w:b/>
          <w:bCs/>
          <w:lang w:val="en-CA"/>
        </w:rPr>
        <w:t>:</w:t>
      </w:r>
      <w:r>
        <w:rPr>
          <w:rFonts w:eastAsia="Times New Roman" w:cstheme="minorHAnsi"/>
          <w:lang w:val="en-CA"/>
        </w:rPr>
        <w:t xml:space="preserve">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percent similarity or diet overlap index between pink and chum salmon, the sites are listed in the same order on the x-axis as they appear on the map.</w:t>
      </w:r>
    </w:p>
    <w:p w14:paraId="3436DA45" w14:textId="77777777" w:rsidR="00FA0237" w:rsidRDefault="00FA0237" w:rsidP="00266C78">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eastAsia="en-CA"/>
        </w:rPr>
        <w:drawing>
          <wp:inline distT="0" distB="0" distL="0" distR="0" wp14:anchorId="35F24359" wp14:editId="2A0E8945">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7605A84" w14:textId="1450D8F1" w:rsidR="00FA0237" w:rsidRDefault="003C25AC" w:rsidP="00266C78">
      <w:pPr>
        <w:spacing w:line="480" w:lineRule="auto"/>
        <w:rPr>
          <w:rFonts w:eastAsia="Times New Roman" w:cstheme="minorHAnsi"/>
          <w:lang w:val="en-CA"/>
        </w:rPr>
      </w:pPr>
      <w:r w:rsidRPr="00174E5C">
        <w:rPr>
          <w:rFonts w:eastAsia="Times New Roman" w:cstheme="minorHAnsi"/>
          <w:b/>
          <w:bCs/>
          <w:lang w:val="en-CA"/>
        </w:rPr>
        <w:t xml:space="preserve">Figure </w:t>
      </w:r>
      <w:r w:rsidR="00A74E6E">
        <w:rPr>
          <w:rFonts w:eastAsia="Times New Roman" w:cstheme="minorHAnsi"/>
          <w:b/>
          <w:bCs/>
          <w:lang w:val="en-CA"/>
        </w:rPr>
        <w:t>7</w:t>
      </w:r>
      <w:r w:rsidRPr="00174E5C">
        <w:rPr>
          <w:rFonts w:eastAsia="Times New Roman" w:cstheme="minorHAnsi"/>
          <w:b/>
          <w:bCs/>
          <w:lang w:val="en-CA"/>
        </w:rPr>
        <w:t>:</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14:paraId="067D3E71" w14:textId="77777777" w:rsidR="00FA0237" w:rsidRDefault="008D286A"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0AB4F10A" wp14:editId="5A8FBF5C">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22" cstate="hq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D12947" w14:textId="44D801E2" w:rsidR="00D90EF2" w:rsidRPr="003C4653" w:rsidRDefault="00D90EF2" w:rsidP="00266C78">
      <w:pPr>
        <w:spacing w:line="480" w:lineRule="auto"/>
        <w:rPr>
          <w:rFonts w:eastAsia="Times New Roman" w:cstheme="minorHAnsi"/>
          <w:lang w:val="en-CA"/>
        </w:rPr>
      </w:pPr>
      <w:r w:rsidRPr="00BE1091">
        <w:rPr>
          <w:rFonts w:eastAsia="Times New Roman" w:cstheme="minorHAnsi"/>
          <w:b/>
          <w:bCs/>
          <w:lang w:val="en-CA"/>
        </w:rPr>
        <w:t xml:space="preserve">Figure </w:t>
      </w:r>
      <w:r w:rsidR="00A74E6E">
        <w:rPr>
          <w:rFonts w:eastAsia="Times New Roman" w:cstheme="minorHAnsi"/>
          <w:b/>
          <w:bCs/>
          <w:lang w:val="en-CA"/>
        </w:rPr>
        <w:t>8</w:t>
      </w:r>
      <w:r w:rsidRPr="00BE1091">
        <w:rPr>
          <w:rFonts w:eastAsia="Times New Roman" w:cstheme="minorHAnsi"/>
          <w:b/>
          <w:bCs/>
          <w:lang w:val="en-CA"/>
        </w:rPr>
        <w:t>:</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w:t>
      </w:r>
      <w:r w:rsidR="00A74E6E">
        <w:rPr>
          <w:rFonts w:eastAsia="Times New Roman" w:cstheme="minorHAnsi"/>
          <w:lang w:val="en-CA"/>
        </w:rPr>
        <w:t>scheme as previous figure).</w:t>
      </w:r>
    </w:p>
    <w:sectPr w:rsidR="00D90EF2" w:rsidRPr="003C4653" w:rsidSect="0037215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vgeny" w:date="2020-05-18T12:11:00Z" w:initials="e">
    <w:p w14:paraId="02BAE0C8" w14:textId="1CE9108F" w:rsidR="003D5843" w:rsidRDefault="003D5843">
      <w:pPr>
        <w:pStyle w:val="CommentText"/>
      </w:pPr>
      <w:r>
        <w:rPr>
          <w:rStyle w:val="CommentReference"/>
        </w:rPr>
        <w:annotationRef/>
      </w:r>
      <w:r>
        <w:t>I like the flavor of this intro.</w:t>
      </w:r>
    </w:p>
  </w:comment>
  <w:comment w:id="5" w:author="Brian" w:date="2020-05-10T13:43:00Z" w:initials="%">
    <w:p w14:paraId="3F693719" w14:textId="7F62196F" w:rsidR="003D5843" w:rsidRDefault="003D5843">
      <w:pPr>
        <w:pStyle w:val="CommentText"/>
      </w:pPr>
      <w:r>
        <w:rPr>
          <w:rStyle w:val="CommentReference"/>
        </w:rPr>
        <w:annotationRef/>
      </w:r>
      <w:r>
        <w:t xml:space="preserve">You have good content in this para. Make sure be go through the results of the ordination and cluster methodically so that you can compare and contrast.  </w:t>
      </w:r>
    </w:p>
    <w:p w14:paraId="133D8C92" w14:textId="663BD726" w:rsidR="003D5843" w:rsidRDefault="003D5843">
      <w:pPr>
        <w:pStyle w:val="CommentText"/>
      </w:pPr>
    </w:p>
    <w:p w14:paraId="04AC1170" w14:textId="77777777" w:rsidR="003D5843" w:rsidRDefault="003D5843">
      <w:pPr>
        <w:pStyle w:val="CommentText"/>
      </w:pPr>
      <w:r>
        <w:t xml:space="preserve">There are two important factors: </w:t>
      </w:r>
    </w:p>
    <w:p w14:paraId="155D17B1" w14:textId="2A3AD07D" w:rsidR="003D5843" w:rsidRDefault="003D5843" w:rsidP="00893A55">
      <w:pPr>
        <w:pStyle w:val="CommentText"/>
        <w:numPr>
          <w:ilvl w:val="0"/>
          <w:numId w:val="1"/>
        </w:numPr>
      </w:pPr>
      <w:r>
        <w:t xml:space="preserve"> Space</w:t>
      </w:r>
    </w:p>
    <w:p w14:paraId="20B9AF1D" w14:textId="3B1B87F0" w:rsidR="003D5843" w:rsidRDefault="003D5843" w:rsidP="00893A55">
      <w:pPr>
        <w:pStyle w:val="CommentText"/>
        <w:numPr>
          <w:ilvl w:val="0"/>
          <w:numId w:val="1"/>
        </w:numPr>
      </w:pPr>
      <w:r>
        <w:t xml:space="preserve"> Species </w:t>
      </w:r>
    </w:p>
    <w:p w14:paraId="79D2003C" w14:textId="2D5D1E22" w:rsidR="003D5843" w:rsidRDefault="003D5843">
      <w:pPr>
        <w:pStyle w:val="CommentText"/>
      </w:pPr>
    </w:p>
    <w:p w14:paraId="6859C635" w14:textId="025D34B5" w:rsidR="003D5843" w:rsidRDefault="003D5843">
      <w:pPr>
        <w:pStyle w:val="CommentText"/>
      </w:pPr>
      <w:r>
        <w:t xml:space="preserve">Both approaches show a clear separation between regions. </w:t>
      </w:r>
    </w:p>
    <w:p w14:paraId="4CBBAEB0" w14:textId="66019A24" w:rsidR="003D5843" w:rsidRDefault="003D5843">
      <w:pPr>
        <w:pStyle w:val="CommentText"/>
      </w:pPr>
      <w:r>
        <w:t xml:space="preserve">Both also show higher overlap between species in the Dis that JS. </w:t>
      </w:r>
    </w:p>
    <w:p w14:paraId="6DA0F022" w14:textId="6D2B0A7E" w:rsidR="003D5843" w:rsidRDefault="003D5843">
      <w:pPr>
        <w:pStyle w:val="CommentText"/>
      </w:pPr>
      <w:r>
        <w:t xml:space="preserve">It is interesting that at JS2 there is higher overlap than the other JS stations. IN the cluster analysis pink and chum separate out together at JS2. </w:t>
      </w:r>
    </w:p>
    <w:p w14:paraId="107313B8" w14:textId="723F9096" w:rsidR="003D5843" w:rsidRDefault="003D5843">
      <w:pPr>
        <w:pStyle w:val="CommentText"/>
      </w:pPr>
      <w:r>
        <w:t xml:space="preserve">One could use a SIMPROF test to identify significant clusters. </w:t>
      </w:r>
    </w:p>
    <w:p w14:paraId="52CFF312" w14:textId="46866DC2" w:rsidR="003D5843" w:rsidRDefault="003D5843">
      <w:pPr>
        <w:pStyle w:val="CommentText"/>
      </w:pPr>
      <w:r>
        <w:t xml:space="preserve">A SIMPER analysis would identify which prey groups contribute to separations. This would add to the information in Figure 1.  </w:t>
      </w:r>
    </w:p>
    <w:p w14:paraId="2E2D7BA7" w14:textId="21ED8DC9" w:rsidR="003D5843" w:rsidRDefault="003D5843">
      <w:pPr>
        <w:pStyle w:val="CommentText"/>
      </w:pPr>
    </w:p>
    <w:p w14:paraId="316522E0" w14:textId="4C4BD527" w:rsidR="003D5843" w:rsidRDefault="003D5843">
      <w:pPr>
        <w:pStyle w:val="CommentText"/>
      </w:pPr>
      <w:r>
        <w:t xml:space="preserve">It is interesting that in the Dis the dissimilarity within stations appears higher than JS (looking at the cluster), and it is only really D07 chum that separate out clearly.  </w:t>
      </w:r>
    </w:p>
  </w:comment>
  <w:comment w:id="6" w:author="Brian" w:date="2020-05-10T14:05:00Z" w:initials="%">
    <w:p w14:paraId="743CE9F4" w14:textId="77777777" w:rsidR="003D5843" w:rsidRDefault="003D5843">
      <w:pPr>
        <w:pStyle w:val="CommentText"/>
      </w:pPr>
      <w:r>
        <w:rPr>
          <w:rStyle w:val="CommentReference"/>
        </w:rPr>
        <w:annotationRef/>
      </w:r>
      <w:r>
        <w:t>Do they rely on a niche or are they just genetically pre-disposed to have a certain niche?</w:t>
      </w:r>
    </w:p>
    <w:p w14:paraId="660E0330" w14:textId="77777777" w:rsidR="003D5843" w:rsidRDefault="003D5843">
      <w:pPr>
        <w:pStyle w:val="CommentText"/>
      </w:pPr>
    </w:p>
    <w:p w14:paraId="16935D1D" w14:textId="77777777" w:rsidR="003D5843" w:rsidRDefault="003D5843">
      <w:pPr>
        <w:pStyle w:val="CommentText"/>
      </w:pPr>
      <w:r>
        <w:t>Are you saying that they have a niche, but that they both show flexibility?</w:t>
      </w:r>
    </w:p>
    <w:p w14:paraId="643AB988" w14:textId="77777777" w:rsidR="003D5843" w:rsidRDefault="003D5843">
      <w:pPr>
        <w:pStyle w:val="CommentText"/>
      </w:pPr>
    </w:p>
    <w:p w14:paraId="227F8F1D" w14:textId="2F61AD17" w:rsidR="003D5843" w:rsidRDefault="003D5843">
      <w:pPr>
        <w:pStyle w:val="CommentText"/>
      </w:pPr>
      <w:r>
        <w:t xml:space="preserve">Are there any papers that deal with this – “niche shifting” in response to foraging conditions.  That could be an interesting concept to pursue. </w:t>
      </w:r>
    </w:p>
  </w:comment>
  <w:comment w:id="7" w:author="evgeny" w:date="2020-05-18T12:38:00Z" w:initials="e">
    <w:p w14:paraId="4F1938D8" w14:textId="3C8E435B" w:rsidR="003D5843" w:rsidRDefault="003D5843">
      <w:pPr>
        <w:pStyle w:val="CommentText"/>
      </w:pPr>
      <w:r>
        <w:rPr>
          <w:rStyle w:val="CommentReference"/>
        </w:rPr>
        <w:annotationRef/>
      </w:r>
      <w:r>
        <w:t>It is a common feature of patchy prey distribution and overall opportunistic foraging behavior of fish juveniles. There are many references on this. The interesting point is that pink and chum maintained their differences throughout DI-JS region clearly pointing to already defined/different feeding niches.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AE0C8" w15:done="0"/>
  <w15:commentEx w15:paraId="316522E0" w15:done="0"/>
  <w15:commentEx w15:paraId="227F8F1D" w15:done="0"/>
  <w15:commentEx w15:paraId="4F1938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AE0C8" w16cid:durableId="226D070C"/>
  <w16cid:commentId w16cid:paraId="316522E0" w16cid:durableId="226D073A"/>
  <w16cid:commentId w16cid:paraId="227F8F1D" w16cid:durableId="226D073E"/>
  <w16cid:commentId w16cid:paraId="4F1938D8" w16cid:durableId="226D07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67A5A" w14:textId="77777777" w:rsidR="001C1FF8" w:rsidRDefault="001C1FF8" w:rsidP="003A2A0A">
      <w:r>
        <w:separator/>
      </w:r>
    </w:p>
  </w:endnote>
  <w:endnote w:type="continuationSeparator" w:id="0">
    <w:p w14:paraId="23F856FC" w14:textId="77777777" w:rsidR="001C1FF8" w:rsidRDefault="001C1FF8"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937F0" w14:textId="77777777" w:rsidR="001C1FF8" w:rsidRDefault="001C1FF8" w:rsidP="003A2A0A">
      <w:r>
        <w:separator/>
      </w:r>
    </w:p>
  </w:footnote>
  <w:footnote w:type="continuationSeparator" w:id="0">
    <w:p w14:paraId="061F239A" w14:textId="77777777" w:rsidR="001C1FF8" w:rsidRDefault="001C1FF8" w:rsidP="003A2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62A"/>
    <w:multiLevelType w:val="hybridMultilevel"/>
    <w:tmpl w:val="11D8C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essa Fladmark">
    <w15:presenceInfo w15:providerId="Windows Live" w15:userId="5fbc69579e622980"/>
  </w15:person>
  <w15:person w15:author="evgeny">
    <w15:presenceInfo w15:providerId="None" w15:userId="evgeny"/>
  </w15:person>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50"/>
    <w:rsid w:val="00001741"/>
    <w:rsid w:val="000023F5"/>
    <w:rsid w:val="000117C6"/>
    <w:rsid w:val="00015A51"/>
    <w:rsid w:val="000205D4"/>
    <w:rsid w:val="00020732"/>
    <w:rsid w:val="00024A60"/>
    <w:rsid w:val="000374C3"/>
    <w:rsid w:val="0003790E"/>
    <w:rsid w:val="00040479"/>
    <w:rsid w:val="00052533"/>
    <w:rsid w:val="00063D72"/>
    <w:rsid w:val="00072E9D"/>
    <w:rsid w:val="000921D3"/>
    <w:rsid w:val="000A2946"/>
    <w:rsid w:val="000A3C7A"/>
    <w:rsid w:val="000A705A"/>
    <w:rsid w:val="000B23A6"/>
    <w:rsid w:val="000B7AAD"/>
    <w:rsid w:val="000C742C"/>
    <w:rsid w:val="000D2776"/>
    <w:rsid w:val="001215CF"/>
    <w:rsid w:val="00121E35"/>
    <w:rsid w:val="00130CA0"/>
    <w:rsid w:val="00143051"/>
    <w:rsid w:val="00155D2E"/>
    <w:rsid w:val="00157162"/>
    <w:rsid w:val="00165D2C"/>
    <w:rsid w:val="00174E5C"/>
    <w:rsid w:val="001856EB"/>
    <w:rsid w:val="001911B4"/>
    <w:rsid w:val="001C0914"/>
    <w:rsid w:val="001C1FF8"/>
    <w:rsid w:val="001C45E1"/>
    <w:rsid w:val="001D259B"/>
    <w:rsid w:val="001E3EBB"/>
    <w:rsid w:val="001E4D0E"/>
    <w:rsid w:val="001F37CC"/>
    <w:rsid w:val="00221C19"/>
    <w:rsid w:val="0022733A"/>
    <w:rsid w:val="00235844"/>
    <w:rsid w:val="00241A3C"/>
    <w:rsid w:val="00245286"/>
    <w:rsid w:val="002464A4"/>
    <w:rsid w:val="00250A2E"/>
    <w:rsid w:val="00255712"/>
    <w:rsid w:val="00257D50"/>
    <w:rsid w:val="002606FB"/>
    <w:rsid w:val="00262962"/>
    <w:rsid w:val="00265460"/>
    <w:rsid w:val="00266C78"/>
    <w:rsid w:val="00273643"/>
    <w:rsid w:val="0028260B"/>
    <w:rsid w:val="00286A8E"/>
    <w:rsid w:val="002900F2"/>
    <w:rsid w:val="002A6034"/>
    <w:rsid w:val="002B122C"/>
    <w:rsid w:val="002B1CEB"/>
    <w:rsid w:val="002B2430"/>
    <w:rsid w:val="002C5E03"/>
    <w:rsid w:val="002C77C0"/>
    <w:rsid w:val="002D5C0C"/>
    <w:rsid w:val="002F6E95"/>
    <w:rsid w:val="003337AD"/>
    <w:rsid w:val="003424A0"/>
    <w:rsid w:val="003578BB"/>
    <w:rsid w:val="003616B8"/>
    <w:rsid w:val="00364458"/>
    <w:rsid w:val="00367DCC"/>
    <w:rsid w:val="00372150"/>
    <w:rsid w:val="003761CE"/>
    <w:rsid w:val="003852C1"/>
    <w:rsid w:val="003A2A0A"/>
    <w:rsid w:val="003B6DBD"/>
    <w:rsid w:val="003C25AC"/>
    <w:rsid w:val="003C4653"/>
    <w:rsid w:val="003D1980"/>
    <w:rsid w:val="003D287D"/>
    <w:rsid w:val="003D4064"/>
    <w:rsid w:val="003D5843"/>
    <w:rsid w:val="003E0C2D"/>
    <w:rsid w:val="003E3677"/>
    <w:rsid w:val="003E451F"/>
    <w:rsid w:val="003F2446"/>
    <w:rsid w:val="003F7560"/>
    <w:rsid w:val="00400564"/>
    <w:rsid w:val="00400B2C"/>
    <w:rsid w:val="00407993"/>
    <w:rsid w:val="00412FFA"/>
    <w:rsid w:val="00426957"/>
    <w:rsid w:val="004415A1"/>
    <w:rsid w:val="004452A5"/>
    <w:rsid w:val="00454A36"/>
    <w:rsid w:val="00477EF3"/>
    <w:rsid w:val="004A33F6"/>
    <w:rsid w:val="004B17CC"/>
    <w:rsid w:val="004C2951"/>
    <w:rsid w:val="004C64DC"/>
    <w:rsid w:val="004C7CA4"/>
    <w:rsid w:val="004D4459"/>
    <w:rsid w:val="004E5D64"/>
    <w:rsid w:val="004F586B"/>
    <w:rsid w:val="004F5C82"/>
    <w:rsid w:val="004F7921"/>
    <w:rsid w:val="005130C0"/>
    <w:rsid w:val="00514271"/>
    <w:rsid w:val="0053235E"/>
    <w:rsid w:val="005328F4"/>
    <w:rsid w:val="005630F6"/>
    <w:rsid w:val="005675E6"/>
    <w:rsid w:val="005871C0"/>
    <w:rsid w:val="00595870"/>
    <w:rsid w:val="00596920"/>
    <w:rsid w:val="005B16D6"/>
    <w:rsid w:val="005B3735"/>
    <w:rsid w:val="005C4F22"/>
    <w:rsid w:val="005C6781"/>
    <w:rsid w:val="005D22F3"/>
    <w:rsid w:val="005D53D1"/>
    <w:rsid w:val="005F1EA6"/>
    <w:rsid w:val="005F4718"/>
    <w:rsid w:val="00606F1A"/>
    <w:rsid w:val="00607408"/>
    <w:rsid w:val="00610845"/>
    <w:rsid w:val="0061405B"/>
    <w:rsid w:val="00663B82"/>
    <w:rsid w:val="00674289"/>
    <w:rsid w:val="00677CC7"/>
    <w:rsid w:val="00680BD2"/>
    <w:rsid w:val="006A527D"/>
    <w:rsid w:val="006F6325"/>
    <w:rsid w:val="006F6A4C"/>
    <w:rsid w:val="007139E2"/>
    <w:rsid w:val="00720DF7"/>
    <w:rsid w:val="00722B46"/>
    <w:rsid w:val="00736E07"/>
    <w:rsid w:val="00767845"/>
    <w:rsid w:val="00776754"/>
    <w:rsid w:val="0078618D"/>
    <w:rsid w:val="007B6291"/>
    <w:rsid w:val="007C42C5"/>
    <w:rsid w:val="007D0D96"/>
    <w:rsid w:val="007D1086"/>
    <w:rsid w:val="007D229C"/>
    <w:rsid w:val="007F2F83"/>
    <w:rsid w:val="007F46BB"/>
    <w:rsid w:val="007F7936"/>
    <w:rsid w:val="00803D2A"/>
    <w:rsid w:val="00804ABE"/>
    <w:rsid w:val="00810FDA"/>
    <w:rsid w:val="00814F85"/>
    <w:rsid w:val="00815E6E"/>
    <w:rsid w:val="00830B94"/>
    <w:rsid w:val="00855CF6"/>
    <w:rsid w:val="00864AFD"/>
    <w:rsid w:val="00864DB4"/>
    <w:rsid w:val="0087469C"/>
    <w:rsid w:val="0087627C"/>
    <w:rsid w:val="00893A55"/>
    <w:rsid w:val="00893DEA"/>
    <w:rsid w:val="008C0658"/>
    <w:rsid w:val="008D286A"/>
    <w:rsid w:val="008D2E0A"/>
    <w:rsid w:val="008D6D7B"/>
    <w:rsid w:val="008E06FB"/>
    <w:rsid w:val="008E677B"/>
    <w:rsid w:val="008E6F8D"/>
    <w:rsid w:val="00901C7C"/>
    <w:rsid w:val="00912321"/>
    <w:rsid w:val="00916329"/>
    <w:rsid w:val="00925967"/>
    <w:rsid w:val="00940CC8"/>
    <w:rsid w:val="00963331"/>
    <w:rsid w:val="0098154C"/>
    <w:rsid w:val="009827BE"/>
    <w:rsid w:val="009A0A4E"/>
    <w:rsid w:val="009A44D9"/>
    <w:rsid w:val="009C0199"/>
    <w:rsid w:val="009C36C9"/>
    <w:rsid w:val="009C420C"/>
    <w:rsid w:val="009E2312"/>
    <w:rsid w:val="009F0B0F"/>
    <w:rsid w:val="00A12EDC"/>
    <w:rsid w:val="00A16692"/>
    <w:rsid w:val="00A350A0"/>
    <w:rsid w:val="00A357F0"/>
    <w:rsid w:val="00A37BBE"/>
    <w:rsid w:val="00A43ACF"/>
    <w:rsid w:val="00A47833"/>
    <w:rsid w:val="00A74E6E"/>
    <w:rsid w:val="00A91C85"/>
    <w:rsid w:val="00A94526"/>
    <w:rsid w:val="00AA5306"/>
    <w:rsid w:val="00AC0B65"/>
    <w:rsid w:val="00AC3D53"/>
    <w:rsid w:val="00AC5BFE"/>
    <w:rsid w:val="00AE60EB"/>
    <w:rsid w:val="00AE6EE9"/>
    <w:rsid w:val="00AF4E2F"/>
    <w:rsid w:val="00B010C1"/>
    <w:rsid w:val="00B0755B"/>
    <w:rsid w:val="00B23FAA"/>
    <w:rsid w:val="00B37033"/>
    <w:rsid w:val="00B63F8C"/>
    <w:rsid w:val="00B70C9F"/>
    <w:rsid w:val="00B72FEC"/>
    <w:rsid w:val="00B73347"/>
    <w:rsid w:val="00B766C2"/>
    <w:rsid w:val="00B97243"/>
    <w:rsid w:val="00BC5F78"/>
    <w:rsid w:val="00BD3083"/>
    <w:rsid w:val="00BD3710"/>
    <w:rsid w:val="00BE1091"/>
    <w:rsid w:val="00BE1486"/>
    <w:rsid w:val="00BE54A2"/>
    <w:rsid w:val="00BE79B2"/>
    <w:rsid w:val="00BF62B1"/>
    <w:rsid w:val="00C11EAD"/>
    <w:rsid w:val="00C12468"/>
    <w:rsid w:val="00C26FE7"/>
    <w:rsid w:val="00C36020"/>
    <w:rsid w:val="00C6340E"/>
    <w:rsid w:val="00CA2D11"/>
    <w:rsid w:val="00CA6BD3"/>
    <w:rsid w:val="00CB23BF"/>
    <w:rsid w:val="00CB61B8"/>
    <w:rsid w:val="00CE1947"/>
    <w:rsid w:val="00CE7AC8"/>
    <w:rsid w:val="00CF3DCD"/>
    <w:rsid w:val="00D1190D"/>
    <w:rsid w:val="00D124F8"/>
    <w:rsid w:val="00D14926"/>
    <w:rsid w:val="00D16766"/>
    <w:rsid w:val="00D26BA2"/>
    <w:rsid w:val="00D42931"/>
    <w:rsid w:val="00D472CE"/>
    <w:rsid w:val="00D50544"/>
    <w:rsid w:val="00D648A4"/>
    <w:rsid w:val="00D86058"/>
    <w:rsid w:val="00D90EF2"/>
    <w:rsid w:val="00D91167"/>
    <w:rsid w:val="00DA7A1C"/>
    <w:rsid w:val="00DB41F8"/>
    <w:rsid w:val="00DB4669"/>
    <w:rsid w:val="00DB6F78"/>
    <w:rsid w:val="00DC01E0"/>
    <w:rsid w:val="00DC12B2"/>
    <w:rsid w:val="00DC3D58"/>
    <w:rsid w:val="00DF030F"/>
    <w:rsid w:val="00DF5176"/>
    <w:rsid w:val="00DF7973"/>
    <w:rsid w:val="00E02EAA"/>
    <w:rsid w:val="00E10448"/>
    <w:rsid w:val="00E23601"/>
    <w:rsid w:val="00E32C78"/>
    <w:rsid w:val="00E43902"/>
    <w:rsid w:val="00E511DA"/>
    <w:rsid w:val="00E51FC4"/>
    <w:rsid w:val="00E57F38"/>
    <w:rsid w:val="00E62560"/>
    <w:rsid w:val="00E73FAD"/>
    <w:rsid w:val="00E74AF6"/>
    <w:rsid w:val="00EA125D"/>
    <w:rsid w:val="00EA7DF5"/>
    <w:rsid w:val="00EC3E04"/>
    <w:rsid w:val="00EC4917"/>
    <w:rsid w:val="00EC5DAE"/>
    <w:rsid w:val="00EC7D5B"/>
    <w:rsid w:val="00ED6720"/>
    <w:rsid w:val="00EE0173"/>
    <w:rsid w:val="00EE08B1"/>
    <w:rsid w:val="00EE43A3"/>
    <w:rsid w:val="00F265A3"/>
    <w:rsid w:val="00F27A73"/>
    <w:rsid w:val="00F30AAC"/>
    <w:rsid w:val="00F30F64"/>
    <w:rsid w:val="00F53F3B"/>
    <w:rsid w:val="00F65A95"/>
    <w:rsid w:val="00F86CAA"/>
    <w:rsid w:val="00F9716A"/>
    <w:rsid w:val="00FA0237"/>
    <w:rsid w:val="00FA68F1"/>
    <w:rsid w:val="00FB6CCE"/>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CA965"/>
  <w14:defaultImageDpi w14:val="32767"/>
  <w15:chartTrackingRefBased/>
  <w15:docId w15:val="{43DAB765-594A-A848-984E-E326140A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 w:type="character" w:styleId="CommentReference">
    <w:name w:val="annotation reference"/>
    <w:basedOn w:val="DefaultParagraphFont"/>
    <w:uiPriority w:val="99"/>
    <w:semiHidden/>
    <w:unhideWhenUsed/>
    <w:rsid w:val="0028260B"/>
    <w:rPr>
      <w:sz w:val="16"/>
      <w:szCs w:val="16"/>
    </w:rPr>
  </w:style>
  <w:style w:type="paragraph" w:styleId="CommentText">
    <w:name w:val="annotation text"/>
    <w:basedOn w:val="Normal"/>
    <w:link w:val="CommentTextChar"/>
    <w:uiPriority w:val="99"/>
    <w:semiHidden/>
    <w:unhideWhenUsed/>
    <w:rsid w:val="0028260B"/>
    <w:rPr>
      <w:sz w:val="20"/>
      <w:szCs w:val="20"/>
    </w:rPr>
  </w:style>
  <w:style w:type="character" w:customStyle="1" w:styleId="CommentTextChar">
    <w:name w:val="Comment Text Char"/>
    <w:basedOn w:val="DefaultParagraphFont"/>
    <w:link w:val="CommentText"/>
    <w:uiPriority w:val="99"/>
    <w:semiHidden/>
    <w:rsid w:val="0028260B"/>
    <w:rPr>
      <w:sz w:val="20"/>
      <w:szCs w:val="20"/>
    </w:rPr>
  </w:style>
  <w:style w:type="paragraph" w:styleId="CommentSubject">
    <w:name w:val="annotation subject"/>
    <w:basedOn w:val="CommentText"/>
    <w:next w:val="CommentText"/>
    <w:link w:val="CommentSubjectChar"/>
    <w:uiPriority w:val="99"/>
    <w:semiHidden/>
    <w:unhideWhenUsed/>
    <w:rsid w:val="0028260B"/>
    <w:rPr>
      <w:b/>
      <w:bCs/>
    </w:rPr>
  </w:style>
  <w:style w:type="character" w:customStyle="1" w:styleId="CommentSubjectChar">
    <w:name w:val="Comment Subject Char"/>
    <w:basedOn w:val="CommentTextChar"/>
    <w:link w:val="CommentSubject"/>
    <w:uiPriority w:val="99"/>
    <w:semiHidden/>
    <w:rsid w:val="0028260B"/>
    <w:rPr>
      <w:b/>
      <w:bCs/>
      <w:sz w:val="20"/>
      <w:szCs w:val="20"/>
    </w:rPr>
  </w:style>
  <w:style w:type="paragraph" w:styleId="Revision">
    <w:name w:val="Revision"/>
    <w:hidden/>
    <w:uiPriority w:val="99"/>
    <w:semiHidden/>
    <w:rsid w:val="00F65A95"/>
  </w:style>
  <w:style w:type="paragraph" w:styleId="Header">
    <w:name w:val="header"/>
    <w:basedOn w:val="Normal"/>
    <w:link w:val="HeaderChar"/>
    <w:uiPriority w:val="99"/>
    <w:unhideWhenUsed/>
    <w:rsid w:val="00C12468"/>
    <w:pPr>
      <w:tabs>
        <w:tab w:val="center" w:pos="4680"/>
        <w:tab w:val="right" w:pos="9360"/>
      </w:tabs>
    </w:pPr>
  </w:style>
  <w:style w:type="character" w:customStyle="1" w:styleId="HeaderChar">
    <w:name w:val="Header Char"/>
    <w:basedOn w:val="DefaultParagraphFont"/>
    <w:link w:val="Header"/>
    <w:uiPriority w:val="99"/>
    <w:rsid w:val="00C12468"/>
  </w:style>
  <w:style w:type="paragraph" w:styleId="Footer">
    <w:name w:val="footer"/>
    <w:basedOn w:val="Normal"/>
    <w:link w:val="FooterChar"/>
    <w:uiPriority w:val="99"/>
    <w:unhideWhenUsed/>
    <w:rsid w:val="00C12468"/>
    <w:pPr>
      <w:tabs>
        <w:tab w:val="center" w:pos="4680"/>
        <w:tab w:val="right" w:pos="9360"/>
      </w:tabs>
    </w:pPr>
  </w:style>
  <w:style w:type="character" w:customStyle="1" w:styleId="FooterChar">
    <w:name w:val="Footer Char"/>
    <w:basedOn w:val="DefaultParagraphFont"/>
    <w:link w:val="Footer"/>
    <w:uiPriority w:val="99"/>
    <w:rsid w:val="00C12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240942871">
      <w:bodyDiv w:val="1"/>
      <w:marLeft w:val="0"/>
      <w:marRight w:val="0"/>
      <w:marTop w:val="0"/>
      <w:marBottom w:val="0"/>
      <w:divBdr>
        <w:top w:val="none" w:sz="0" w:space="0" w:color="auto"/>
        <w:left w:val="none" w:sz="0" w:space="0" w:color="auto"/>
        <w:bottom w:val="none" w:sz="0" w:space="0" w:color="auto"/>
        <w:right w:val="none" w:sz="0" w:space="0" w:color="auto"/>
      </w:divBdr>
    </w:div>
    <w:div w:id="261114968">
      <w:bodyDiv w:val="1"/>
      <w:marLeft w:val="0"/>
      <w:marRight w:val="0"/>
      <w:marTop w:val="0"/>
      <w:marBottom w:val="0"/>
      <w:divBdr>
        <w:top w:val="none" w:sz="0" w:space="0" w:color="auto"/>
        <w:left w:val="none" w:sz="0" w:space="0" w:color="auto"/>
        <w:bottom w:val="none" w:sz="0" w:space="0" w:color="auto"/>
        <w:right w:val="none" w:sz="0" w:space="0" w:color="auto"/>
      </w:divBdr>
    </w:div>
    <w:div w:id="822819715">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49992012">
      <w:bodyDiv w:val="1"/>
      <w:marLeft w:val="0"/>
      <w:marRight w:val="0"/>
      <w:marTop w:val="0"/>
      <w:marBottom w:val="0"/>
      <w:divBdr>
        <w:top w:val="none" w:sz="0" w:space="0" w:color="auto"/>
        <w:left w:val="none" w:sz="0" w:space="0" w:color="auto"/>
        <w:bottom w:val="none" w:sz="0" w:space="0" w:color="auto"/>
        <w:right w:val="none" w:sz="0" w:space="0" w:color="auto"/>
      </w:divBdr>
    </w:div>
    <w:div w:id="2051607327">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1430-9D11-477A-8F5E-EE9E4A90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37</Pages>
  <Words>23467</Words>
  <Characters>133767</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11</cp:revision>
  <dcterms:created xsi:type="dcterms:W3CDTF">2020-05-18T19:11:00Z</dcterms:created>
  <dcterms:modified xsi:type="dcterms:W3CDTF">2020-07-01T19:08:00Z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