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E546" w14:textId="77777777" w:rsidR="00372150" w:rsidRPr="000B7AAD"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54026DBE" w14:textId="77777777" w:rsidR="00372150" w:rsidRPr="000B7AAD" w:rsidRDefault="00372150" w:rsidP="00266C78">
      <w:pPr>
        <w:spacing w:line="480" w:lineRule="auto"/>
        <w:rPr>
          <w:rFonts w:eastAsia="Times New Roman" w:cstheme="minorHAnsi"/>
          <w:lang w:val="en-CA"/>
        </w:rPr>
      </w:pPr>
    </w:p>
    <w:p w14:paraId="7C38FE84" w14:textId="77777777" w:rsidR="000B7AAD" w:rsidRDefault="000B7AAD" w:rsidP="00266C78">
      <w:pPr>
        <w:spacing w:line="480" w:lineRule="auto"/>
        <w:jc w:val="center"/>
        <w:rPr>
          <w:rFonts w:eastAsia="Times New Roman" w:cstheme="minorHAnsi"/>
          <w:b/>
          <w:bCs/>
          <w:color w:val="000000"/>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w:t>
      </w:r>
      <w:r w:rsidR="00D1190D">
        <w:rPr>
          <w:rFonts w:eastAsia="Times New Roman" w:cstheme="minorHAnsi"/>
          <w:b/>
          <w:bCs/>
          <w:color w:val="000000"/>
          <w:lang w:val="en-CA"/>
        </w:rPr>
        <w:t>ritish Columbia</w:t>
      </w:r>
    </w:p>
    <w:p w14:paraId="31890EC2" w14:textId="77777777" w:rsidR="00BE1091" w:rsidRDefault="00BE1091" w:rsidP="00266C78">
      <w:pPr>
        <w:spacing w:line="480" w:lineRule="auto"/>
        <w:rPr>
          <w:rFonts w:eastAsia="Times New Roman" w:cstheme="minorHAnsi"/>
          <w:b/>
          <w:bCs/>
          <w:color w:val="000000"/>
          <w:lang w:val="en-CA"/>
        </w:rPr>
      </w:pPr>
    </w:p>
    <w:p w14:paraId="7207E53E"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Vanessa Fladmark</w:t>
      </w:r>
    </w:p>
    <w:p w14:paraId="33F26147" w14:textId="77777777" w:rsidR="00BE1091" w:rsidRDefault="00BE1091" w:rsidP="00266C78">
      <w:pPr>
        <w:spacing w:line="480" w:lineRule="auto"/>
        <w:rPr>
          <w:rFonts w:eastAsia="Times New Roman" w:cstheme="minorHAnsi"/>
          <w:color w:val="000000"/>
          <w:lang w:val="en-CA"/>
        </w:rPr>
      </w:pPr>
    </w:p>
    <w:p w14:paraId="748AAE0B"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MSc thesis:</w:t>
      </w:r>
    </w:p>
    <w:p w14:paraId="0743C041"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Spatial data chapter draft</w:t>
      </w:r>
    </w:p>
    <w:p w14:paraId="4D333296" w14:textId="77777777" w:rsidR="00BE1091" w:rsidRDefault="00BE1091" w:rsidP="00266C78">
      <w:pPr>
        <w:spacing w:line="480" w:lineRule="auto"/>
        <w:rPr>
          <w:rFonts w:eastAsia="Times New Roman" w:cstheme="minorHAnsi"/>
          <w:color w:val="000000"/>
          <w:lang w:val="en-CA"/>
        </w:rPr>
      </w:pPr>
    </w:p>
    <w:p w14:paraId="40288E71" w14:textId="77777777" w:rsidR="00BE1091" w:rsidRPr="00BE1091" w:rsidRDefault="00BE1091" w:rsidP="00266C78">
      <w:pPr>
        <w:spacing w:line="480" w:lineRule="auto"/>
        <w:jc w:val="center"/>
        <w:rPr>
          <w:rFonts w:eastAsia="Times New Roman" w:cstheme="minorHAnsi"/>
          <w:lang w:val="en-CA"/>
        </w:rPr>
      </w:pPr>
      <w:r>
        <w:rPr>
          <w:rFonts w:eastAsia="Times New Roman" w:cstheme="minorHAnsi"/>
          <w:color w:val="000000"/>
          <w:lang w:val="en-CA"/>
        </w:rPr>
        <w:t>V</w:t>
      </w:r>
      <w:r w:rsidRPr="00BE1091">
        <w:rPr>
          <w:rFonts w:eastAsia="Times New Roman" w:cstheme="minorHAnsi"/>
          <w:color w:val="000000"/>
          <w:lang w:val="en-CA"/>
        </w:rPr>
        <w:t>ersion</w:t>
      </w:r>
      <w:r>
        <w:rPr>
          <w:rFonts w:eastAsia="Times New Roman" w:cstheme="minorHAnsi"/>
          <w:color w:val="000000"/>
          <w:lang w:val="en-CA"/>
        </w:rPr>
        <w:t>:</w:t>
      </w:r>
      <w:r w:rsidRPr="00BE1091">
        <w:rPr>
          <w:rFonts w:eastAsia="Times New Roman" w:cstheme="minorHAnsi"/>
          <w:color w:val="000000"/>
          <w:lang w:val="en-CA"/>
        </w:rPr>
        <w:t xml:space="preserve"> </w:t>
      </w:r>
      <w:del w:id="0" w:author="Vanessa Fladmark" w:date="2020-06-02T09:28:00Z">
        <w:r w:rsidRPr="00BE1091" w:rsidDel="002606FB">
          <w:rPr>
            <w:rFonts w:eastAsia="Times New Roman" w:cstheme="minorHAnsi"/>
            <w:color w:val="000000"/>
            <w:lang w:val="en-CA"/>
          </w:rPr>
          <w:delText>May 4</w:delText>
        </w:r>
      </w:del>
      <w:proofErr w:type="spellStart"/>
      <w:r w:rsidRPr="00BE1091">
        <w:rPr>
          <w:rFonts w:eastAsia="Times New Roman" w:cstheme="minorHAnsi"/>
          <w:color w:val="000000"/>
          <w:vertAlign w:val="superscript"/>
          <w:lang w:val="en-CA"/>
        </w:rPr>
        <w:t>th</w:t>
      </w:r>
      <w:proofErr w:type="spellEnd"/>
      <w:r w:rsidRPr="00BE1091">
        <w:rPr>
          <w:rFonts w:eastAsia="Times New Roman" w:cstheme="minorHAnsi"/>
          <w:color w:val="000000"/>
          <w:lang w:val="en-CA"/>
        </w:rPr>
        <w:t>, 2020</w:t>
      </w:r>
    </w:p>
    <w:p w14:paraId="6EED58BE" w14:textId="77777777" w:rsidR="00372150" w:rsidRPr="000B7AAD" w:rsidRDefault="00372150" w:rsidP="00266C78">
      <w:pPr>
        <w:spacing w:line="480" w:lineRule="auto"/>
        <w:rPr>
          <w:rFonts w:eastAsia="Times New Roman" w:cstheme="minorHAnsi"/>
          <w:lang w:val="en-CA"/>
        </w:rPr>
      </w:pPr>
    </w:p>
    <w:p w14:paraId="22726D1B" w14:textId="77777777" w:rsidR="00BE1091" w:rsidRPr="00BE1091"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1AD076DC" w14:textId="77777777" w:rsidR="00BE1091" w:rsidRDefault="00BE1091" w:rsidP="00266C78">
      <w:pPr>
        <w:spacing w:line="480" w:lineRule="auto"/>
        <w:rPr>
          <w:rFonts w:eastAsia="Times New Roman" w:cstheme="minorHAnsi"/>
          <w:b/>
          <w:bCs/>
          <w:color w:val="000000"/>
          <w:lang w:val="en-CA"/>
        </w:rPr>
      </w:pPr>
    </w:p>
    <w:p w14:paraId="4A6C856D" w14:textId="77777777" w:rsidR="00BE1091" w:rsidRDefault="00BE1091" w:rsidP="00266C78">
      <w:pPr>
        <w:spacing w:line="480" w:lineRule="auto"/>
        <w:rPr>
          <w:rFonts w:eastAsia="Times New Roman" w:cstheme="minorHAnsi"/>
          <w:b/>
          <w:bCs/>
          <w:color w:val="000000"/>
          <w:lang w:val="en-CA"/>
        </w:rPr>
      </w:pPr>
    </w:p>
    <w:p w14:paraId="40478695" w14:textId="77777777" w:rsidR="00BE1091" w:rsidRDefault="00BE1091" w:rsidP="00266C78">
      <w:pPr>
        <w:spacing w:line="480" w:lineRule="auto"/>
        <w:rPr>
          <w:rFonts w:eastAsia="Times New Roman" w:cstheme="minorHAnsi"/>
          <w:b/>
          <w:bCs/>
          <w:color w:val="000000"/>
          <w:lang w:val="en-CA"/>
        </w:rPr>
      </w:pPr>
    </w:p>
    <w:p w14:paraId="1302CFC2" w14:textId="77777777" w:rsidR="00BE1091" w:rsidRDefault="00BE1091" w:rsidP="00266C78">
      <w:pPr>
        <w:spacing w:line="480" w:lineRule="auto"/>
        <w:rPr>
          <w:rFonts w:eastAsia="Times New Roman" w:cstheme="minorHAnsi"/>
          <w:b/>
          <w:bCs/>
          <w:color w:val="000000"/>
          <w:lang w:val="en-CA"/>
        </w:rPr>
      </w:pPr>
    </w:p>
    <w:p w14:paraId="6DE8FFD8" w14:textId="77777777" w:rsidR="00BE1091" w:rsidRDefault="00BE1091" w:rsidP="00266C78">
      <w:pPr>
        <w:spacing w:line="480" w:lineRule="auto"/>
        <w:rPr>
          <w:rFonts w:eastAsia="Times New Roman" w:cstheme="minorHAnsi"/>
          <w:b/>
          <w:bCs/>
          <w:color w:val="000000"/>
          <w:lang w:val="en-CA"/>
        </w:rPr>
      </w:pPr>
    </w:p>
    <w:p w14:paraId="1EABEE6B" w14:textId="77777777" w:rsidR="00BE1091" w:rsidRDefault="00BE1091" w:rsidP="00266C78">
      <w:pPr>
        <w:spacing w:line="480" w:lineRule="auto"/>
        <w:rPr>
          <w:rFonts w:eastAsia="Times New Roman" w:cstheme="minorHAnsi"/>
          <w:b/>
          <w:bCs/>
          <w:color w:val="000000"/>
          <w:lang w:val="en-CA"/>
        </w:rPr>
      </w:pPr>
    </w:p>
    <w:p w14:paraId="44E6368B" w14:textId="77777777" w:rsidR="00BE1091" w:rsidRDefault="00BE1091" w:rsidP="00266C78">
      <w:pPr>
        <w:spacing w:line="480" w:lineRule="auto"/>
        <w:rPr>
          <w:rFonts w:eastAsia="Times New Roman" w:cstheme="minorHAnsi"/>
          <w:b/>
          <w:bCs/>
          <w:color w:val="000000"/>
          <w:lang w:val="en-CA"/>
        </w:rPr>
      </w:pPr>
    </w:p>
    <w:p w14:paraId="4EC74AC3" w14:textId="77777777" w:rsidR="00BE1091" w:rsidRDefault="00BE1091" w:rsidP="00266C78">
      <w:pPr>
        <w:spacing w:line="480" w:lineRule="auto"/>
        <w:rPr>
          <w:rFonts w:eastAsia="Times New Roman" w:cstheme="minorHAnsi"/>
          <w:b/>
          <w:bCs/>
          <w:color w:val="000000"/>
          <w:lang w:val="en-CA"/>
        </w:rPr>
      </w:pPr>
    </w:p>
    <w:p w14:paraId="4E8BF3A1" w14:textId="77777777" w:rsidR="00BE1091" w:rsidRDefault="00BE1091" w:rsidP="00266C78">
      <w:pPr>
        <w:spacing w:line="480" w:lineRule="auto"/>
        <w:rPr>
          <w:rFonts w:eastAsia="Times New Roman" w:cstheme="minorHAnsi"/>
          <w:b/>
          <w:bCs/>
          <w:color w:val="000000"/>
          <w:lang w:val="en-CA"/>
        </w:rPr>
      </w:pPr>
    </w:p>
    <w:p w14:paraId="6A0E4AB1"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lastRenderedPageBreak/>
        <w:t>Chapter 2:</w:t>
      </w:r>
      <w:r w:rsidR="000B7AAD">
        <w:rPr>
          <w:rFonts w:eastAsia="Times New Roman" w:cstheme="minorHAnsi"/>
          <w:b/>
          <w:bCs/>
          <w:color w:val="000000"/>
          <w:lang w:val="en-CA"/>
        </w:rPr>
        <w:t xml:space="preserve"> Juvenile pink and chum salmon divide prey resources in response to low foraging</w:t>
      </w:r>
    </w:p>
    <w:p w14:paraId="41545506" w14:textId="77777777" w:rsidR="00372150" w:rsidRPr="000B7AAD" w:rsidRDefault="00372150" w:rsidP="00266C78">
      <w:pPr>
        <w:spacing w:line="480" w:lineRule="auto"/>
        <w:rPr>
          <w:rFonts w:eastAsia="Times New Roman" w:cstheme="minorHAnsi"/>
          <w:lang w:val="en-CA"/>
        </w:rPr>
      </w:pPr>
    </w:p>
    <w:p w14:paraId="5B4E9029"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t>2.1 Introduction</w:t>
      </w:r>
    </w:p>
    <w:p w14:paraId="6FFD4B95" w14:textId="77777777" w:rsidR="00372150" w:rsidRPr="000B7AAD" w:rsidRDefault="00372150" w:rsidP="00266C78">
      <w:pPr>
        <w:spacing w:line="480" w:lineRule="auto"/>
        <w:rPr>
          <w:rFonts w:eastAsia="Times New Roman" w:cstheme="minorHAnsi"/>
          <w:lang w:val="en-CA"/>
        </w:rPr>
      </w:pPr>
    </w:p>
    <w:p w14:paraId="63499966" w14:textId="2D831184" w:rsidR="00BE1091" w:rsidRDefault="00372150" w:rsidP="00266C78">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Pacific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Oncorhynchus </w:t>
      </w:r>
      <w:r w:rsidR="00EC7D5B" w:rsidRPr="008C0658">
        <w:rPr>
          <w:rFonts w:eastAsia="Times New Roman" w:cstheme="minorHAnsi"/>
          <w:color w:val="000000"/>
          <w:lang w:val="en-CA"/>
        </w:rPr>
        <w:t>spp.</w:t>
      </w:r>
      <w:r w:rsidR="00EC7D5B">
        <w:rPr>
          <w:rFonts w:eastAsia="Times New Roman" w:cstheme="minorHAnsi"/>
          <w:color w:val="000000"/>
          <w:lang w:val="en-CA"/>
        </w:rPr>
        <w:t>)</w:t>
      </w:r>
      <w:r w:rsidR="000D2776" w:rsidRPr="000B7AAD">
        <w:rPr>
          <w:rFonts w:eastAsia="Times New Roman" w:cstheme="minorHAnsi"/>
          <w:color w:val="000000"/>
          <w:lang w:val="en-CA"/>
        </w:rPr>
        <w:t xml:space="preserve">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C7D5B">
        <w:rPr>
          <w:rFonts w:eastAsia="Times New Roman" w:cstheme="minorHAnsi"/>
          <w:color w:val="000000"/>
          <w:lang w:val="en-CA"/>
        </w:rPr>
        <w:t>, food security</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{"citationItems":[{"id":"ITEM-1","itemData":{"DOI":"10.1007/s13280-019-01218-6","ISBN":"1328001901218","ISSN":"16547209","abstract":"We investigate the perceptions and impacts of climate change on 11 Indigenous communities in Northern British Columbia and Southeast Alaska. This coastal region constitutes an extremely dynamic and resilient social-ecological system where Indigenous Peoples have been adjusting to changing climate and biodiversity for millennia. The region is a bellwether for biodiversity changes in coastal, forest, and montane environments that link the arctic to more southerly latitudes on the Pacific coast. Ninety-six Elders and resource users were interviewed to record Traditional Ecological Knowledge (TEK) and observations regarding weather, landscape, and resource changes, especially as concerns what we term Cultural Keystone Indicator Species (CKIS), which provide a unique lens into the effects of environmental change. Our findings show that Indigenous residents of these communities are aware of significant environmental changes over their lifetimes, and an acceleration in changes over the last 15–20 years, not only in weather patterns, but also in the behaviour, distributions, and availability of important plants and animals. Within a broader ecological and social context of dwelling, we suggest ways this knowledge can assist communities in responding to future environmental changes using a range of place-based adaptation modes.","author":[{"dropping-particle":"","family":"Wyllie de Echeverria","given":"Victoria Rawn","non-dropping-particle":"","parse-names":false,"suffix":""},{"dropping-particle":"","family":"Thornton","given":"Thomas F.","non-dropping-particle":"","parse-names":false,"suffix":""}],"container-title":"Ambio","id":"ITEM-1","issue":"12","issued":{"date-parts":[["2019"]]},"page":"1447-1469","publisher":"Springer Netherlands","title":"Using traditional ecological knowledge to understand and adapt to climate and biodiversity change on the Pacific coast of North America","type":"article-journal","volume":"48"},"uris":["http://www.mendeley.com/documents/?uuid=d51afbbd-a16b-442b-8499-6fd264a1f7be"]},{"id":"ITEM-2","itemData":{"DOI":"10.1371/journal.pone.0211473","ISBN":"1111111111","ISSN":"19326203","abstract":"Background Traditional food systems are under pressure from various stressors, including climate change which is projected to negatively alter the abundance of marine species harvested by coastal First Nations (FNs) in British Columbia (BC). Objective To model the potential impacts of the climate-related declines in seafood production on the nutritional status of coastal BC FNs. In addition, we projected potential changes in nutrient intakes, under different scenarios of substitution where traditional seafood is replaced with alternative non-traditional foods. Methods The study design is a mixed-method approach that combines two datasets: projected scenarios of climate-related change on seafood catch potential for coastal BC FNs and data derived from the cross-sectional First Nations Food, Nutrition, and Environment Study. The consumption of seafood was estimated using a food frequency questionnaire among 356 FNs. The contribution of seafood consumption to protein, eicosapentaenoic acid (EPA) and docosahexaenoic acid (DHA), vitamins (A, B12, D, niacin), and minerals (zinc, selenium and iron) requirements was assessed using Dietary Reference Intakes (DRIs). Results Traditional seafood consumption provided daily recommendations of EPA+DHA (74–184%) and vitamin B12 (84–152%) and substantial levels of niacin (28–55%), selenium (29–55%), vitamin D (15–30%) and protein (14–30%). Projected climate change was estimated to reduce the intakes of essential nutrients by 21% and 31% under ‘strong mitigation’ (Representative Concentration Pathway, RCP2.6) and ‘business-as-usual’ (RCP8.5) climate change scenarios, respectively, by the year 2050 relative to 2000. The hypothetical substitution of seafood with selected alternative non-traditional foods does not provide adequate amounts of nutrients. Conclusion Traditionally-harvested seafood remains fundamental to the contemporary diet and health of coastal BC FNs. Potential dietary shifts aggravated by climate-related declines in seafood consumption may have significant nutritional and health implications for BC FN. Strategies to improve access to seafood harvest potential in coastal communities are needed to ensure nutritional health and overall well-being and to promote food security and food sovereignty in coastal FNs.","author":[{"dropping-particle":"","family":"Marushka","given":"Lesya","non-dropping-particle":"","parse-names":false,"suffix":""},{"dropping-particle":"","family":"Kenny","given":"Tiff Annie","non-dropping-particle":"","parse-names":false,"suffix":""},{"dropping-particle":"","family":"Batal","given":"Malek","non-dropping-particle":"","parse-names":false,"suffix":""},{"dropping-particle":"","family":"Cheung","given":"William W.L.","non-dropping-particle":"","parse-names":false,"suffix":""},{"dropping-particle":"","family":"Fediuk","given":"Karen","non-dropping-particle":"","parse-names":false,"suffix":""},{"dropping-particle":"","family":"Golden","given":"Christopher D.","non-dropping-particle":"","parse-names":false,"suffix":""},{"dropping-particle":"","family":"Salomon","given":"Anne K.","non-dropping-particle":"","parse-names":false,"suffix":""},{"dropping-particle":"","family":"Sadik","given":"Tonio","non-dropping-particle":"","parse-names":false,"suffix":""},{"dropping-particle":"V.","family":"Weatherdon","given":"Lauren","non-dropping-particle":"","parse-names":false,"suffix":""},{"dropping-particle":"","family":"Chan","given":"Hing Man","non-dropping-particle":"","parse-names":false,"suffix":""}],"container-title":"PLoS ONE","id":"ITEM-2","issue":"2","issued":{"date-parts":[["2019"]]},"page":"1-24","title":"Potential impacts of climate-related decline of seafood harvest on nutritional status of coastal First Nations in British Columbia, Canada","type":"article-journal","volume":"14"},"uris":["http://www.mendeley.com/documents/?uuid=842f572a-2196-4e34-ac36-5df2622e89d3"]},{"id":"ITEM-3","itemData":{"author":[{"dropping-particle":"","family":"Quinn","given":"Thomas P.","non-dropping-particle":"","parse-names":false,"suffix":""}],"edition":"Second","id":"ITEM-3","issued":{"date-parts":[["2018"]]},"number-of-pages":"1-547","publisher":"University of Washington Press","publisher-place":"Seattle","title":"The behaviour and ecology of Pacific salmon and trout","type":"book"},"uris":["http://www.mendeley.com/documents/?uuid=39805030-3885-4885-b3af-283d7f426976"]}],"mendeley":{"formattedCitation":"(Marushka et al., 2019; Quinn, 2018; Wyllie de Echeverria &amp; Thornton, 2019)","plainTextFormattedCitation":"(Marushka et al., 2019; Quinn, 2018; Wyllie de Echeverria &amp; Thornton, 2019)","previouslyFormattedCitation":"(Marushka et al., 2019; Quinn, 2018; Wyllie de Echeverria &amp; Thornton, 2019)"},"properties":{"noteIndex":0},"schema":"https://github.com/citation-style-language/schema/raw/master/csl-citation.json"}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(Marushka et al., 2019; Quinn, 2018; Wyllie de Echeverria &amp; Thornton, 2019)</w:t>
      </w:r>
      <w:r w:rsidR="00DF7973">
        <w:rPr>
          <w:rFonts w:eastAsia="Times New Roman" w:cstheme="minorHAnsi"/>
          <w:color w:val="000000"/>
          <w:lang w:val="en-CA"/>
        </w:rPr>
        <w:fldChar w:fldCharType="end"/>
      </w:r>
      <w:del w:id="1" w:author="Vanessa Fladmark" w:date="2020-06-03T14:20:00Z">
        <w:r w:rsidR="00DF7973" w:rsidDel="004C64DC">
          <w:rPr>
            <w:rFonts w:eastAsia="Times New Roman" w:cstheme="minorHAnsi"/>
            <w:color w:val="000000"/>
            <w:lang w:val="en-CA"/>
          </w:rPr>
          <w:delText xml:space="preserve"> </w:delText>
        </w:r>
      </w:del>
      <w:r w:rsidR="00DF7973">
        <w:rPr>
          <w:rFonts w:eastAsia="Times New Roman" w:cstheme="minorHAnsi"/>
          <w:color w:val="000000"/>
          <w:lang w:val="en-CA"/>
        </w:rPr>
        <w:t>.</w:t>
      </w:r>
      <w:r w:rsidR="00400564">
        <w:rPr>
          <w:rFonts w:eastAsia="Times New Roman" w:cstheme="minorHAnsi"/>
          <w:color w:val="000000"/>
          <w:lang w:val="en-CA"/>
        </w:rPr>
        <w:t xml:space="preserve"> </w:t>
      </w:r>
      <w:r w:rsidR="008E6F8D">
        <w:rPr>
          <w:rFonts w:eastAsia="Times New Roman" w:cstheme="minorHAnsi"/>
          <w:color w:val="000000"/>
          <w:lang w:val="en-CA"/>
        </w:rPr>
        <w:t>While pink</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 </w:t>
      </w:r>
      <w:proofErr w:type="spellStart"/>
      <w:r w:rsidR="00EC7D5B" w:rsidRPr="00EC7D5B">
        <w:rPr>
          <w:rFonts w:eastAsia="Times New Roman" w:cstheme="minorHAnsi"/>
          <w:i/>
          <w:iCs/>
          <w:color w:val="000000"/>
          <w:lang w:val="en-CA"/>
        </w:rPr>
        <w:t>gorbuscha</w:t>
      </w:r>
      <w:proofErr w:type="spellEnd"/>
      <w:r w:rsidR="00EC7D5B">
        <w:rPr>
          <w:rFonts w:eastAsia="Times New Roman" w:cstheme="minorHAnsi"/>
          <w:color w:val="000000"/>
          <w:lang w:val="en-CA"/>
        </w:rPr>
        <w:t>)</w:t>
      </w:r>
      <w:r w:rsidR="008E6F8D">
        <w:rPr>
          <w:rFonts w:eastAsia="Times New Roman" w:cstheme="minorHAnsi"/>
          <w:color w:val="000000"/>
          <w:lang w:val="en-CA"/>
        </w:rPr>
        <w:t xml:space="preserve"> and chum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keta</w:t>
      </w:r>
      <w:r w:rsidR="00EC7D5B">
        <w:rPr>
          <w:rFonts w:eastAsia="Times New Roman" w:cstheme="minorHAnsi"/>
          <w:color w:val="000000"/>
          <w:lang w:val="en-CA"/>
        </w:rPr>
        <w:t>)</w:t>
      </w:r>
      <w:r w:rsidR="008E6F8D">
        <w:rPr>
          <w:rFonts w:eastAsia="Times New Roman" w:cstheme="minorHAnsi"/>
          <w:color w:val="000000"/>
          <w:lang w:val="en-CA"/>
        </w:rPr>
        <w:t xml:space="preserve"> have the highest abundance and biomass (respectively) of all salmon species due to hatchery production, there have been regional declines in British Columbia</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{"citationItems":[{"id":"ITEM-1","itemData":{"DOI":"10.1002/mcf2.10023","ISSN":"19425120","abstract":"Numerical abundance and biomass values presented here for Pink Salmon Oncorhynchus gorbuscha, Chum Salmon O. keta, and Sockeye Salmon O. nerka in the North Pacific Ocean span 90 years (1925–2015), representing the most comprehensive compilation of these data to date. In contrast to less populous species of salmon, these species are more abundant now than ever, averaging 665 × 106 adult salmon each year (1.32 × 106 metric tons) during 1990–2015. When immature salmon are included, recent biomass estimates approach 5 × 106 metric tons. Following an initial peak during 1934–1943, abundances were low until the 1977 regime shift benefited each species. During 1990–2015, Pink Salmon dominated adult abundance (67% of total) and biomass (48%), followed by Chum Salmon (20%, 35%) and Sockeye Salmon (13%, 17%). Alaska produced approximately 39% of all Pink Salmon, 22% of Chum Salmon, and 69% of Sockeye Salmon, while Japan and Russia produced most of the remainder. Although production of natural-origin salmon is currently high due to generally favorable ocean conditions in northern regions, approximately 60% of Chum Salmon, 15% of Pink Salmon, and 4% of Sockeye Salmon during 1990–2015 were of hatchery origin. Alaska generated 68% and 95% of hatchery Pink Salmon and Sockeye Salmon, respectively, while Japan produced 75% of hatchery Chum Salmon. Salmon abundance in large areas of Alaska (Prince William Sound and Southeast Alaska), Russia (Sakhalin and Kuril islands), Japan, and South Korea are dominated by hatchery salmon. During 1990–2015, hatchery salmon represented approximately 40% of the total biomass of adult and immature salmon in the ocean. Density-dependent effects are apparent, and carrying capacity may have been reached in recent decades, but interaction effects between hatchery- and natural-origin salmon are difficult to quantify, in part because these fish are rarely separated in catch and escapement statistics. The following management changes are recommended: (1) mark or tag hatchery salmon so that they can be identified after release, (2) estimate hatchery- and natural-origin salmon in catches and escapement, and (3) maintain these statistics in publicly accessible databases.","author":[{"dropping-particle":"","family":"Ruggerone","given":"Gregory T.","non-dropping-particle":"","parse-names":false,"suffix":""},{"dropping-particle":"","family":"Irvine","given":"James R.","non-dropping-particle":"","parse-names":false,"suffix":""}],"container-title":"Marine and Coastal Fisheries","id":"ITEM-1","issue":"2","issued":{"date-parts":[["2018"]]},"page":"152-168","title":"Numbers and Biomass of Natural- and Hatchery-Origin Pink Salmon, Chum Salmon, and Sockeye Salmon in the North Pacific Ocean, 1925–2015","type":"article-journal","volume":"10"},"uris":["http://www.mendeley.com/documents/?uuid=06ac9b34-3e33-45fc-92f8-3b61c627a979"]},{"id":"ITEM-2","itemData":{"DOI":"10.1371/journal.pone.0146009","ISSN":"19326203","abstract":"Sockeye salmon (Oncorhynchus nerka) stocks throughout the southern part of their North American range have experienced declines in productivity over the past two decades. In this study, we tested the hypothesis that pink (O. gorbuscha) and chum (O. keta) salmon stocks have also experienced recent declines in productivity by investigating temporal and spatial trends in productivity of 99 wild North American pink and chum salmon stocks. We used a combination of population dynamics and time series models to quantify individual stock trends as well as common temporal trends in pink and chum salmon productivity across local, regional, and continental spatial scales. Our results indicated widespread declines in productivity of wild chum salmon stocks throughout Washington (WA) and British Columbia (BC) with 81% of stocks showing recent declines in productivity, although the exact form of the trends varied among regions. For pink salmon, the majority of stocks in WA and BC (65%) did not have strong temporal trends in productivity; however, all stocks that did have trends in productivity showed declining productivity since at least brood year 1996. We found weaker evidence of widespread declines in productivity for Alaska pink and chum salmon, with some regions and stocks showing declines in productivity (e.g., Kodiak chum salmon stocks) and others showing increases (e.g., Alaska Peninsula pink salmon stocks). We also found strong positive covariation between stock productivity series at the regional spatial scale for both pink and chum salmon, along with evidence that this regional-scale positive covariation has become stronger since the early 1990s in WA and BC. In general, our results suggest that common processes operating at the regional or multi-regional spatial scales drive productivity of pink and chum salmon stocks in western North America and that the effects of these process on productivity may change over time.","author":[{"dropping-particle":"","family":"Malick","given":"Michael J.","non-dropping-particle":"","parse-names":false,"suffix":""},{"dropping-particle":"","family":"Cox","given":"Sean P.","non-dropping-particle":"","parse-names":false,"suffix":""}],"container-title":"PLoS ONE","id":"ITEM-2","issue":"1","issued":{"date-parts":[["2016"]]},"page":"1-23","title":"Regional-scale declines in productivity of pink and chum salmon stocks in western North America","type":"article-journal","volume":"11"},"uris":["http://www.mendeley.com/documents/?uuid=6e73f511-5dbd-452f-a395-cbd4ce6a13ef"]}],"mendeley":{"formattedCitation":"(Malick &amp; Cox, 2016; Ruggerone &amp; Irvine, 2018)","plainTextFormattedCitation":"(Malick &amp; Cox, 2016; Ruggerone &amp; Irvine, 2018)","previouslyFormattedCitation":"(Malick &amp; Cox, 2016; Ruggerone &amp; Irvine, 2018)"},"properties":{"noteIndex":0},"schema":"https://github.com/citation-style-language/schema/raw/master/csl-citation.json"}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(Malick &amp; Cox, 2016; Ruggerone &amp; Irvine, 2018)</w:t>
      </w:r>
      <w:r w:rsidR="00DF7973">
        <w:rPr>
          <w:rFonts w:eastAsia="Times New Roman" w:cstheme="minorHAnsi"/>
          <w:color w:val="000000"/>
          <w:lang w:val="en-CA"/>
        </w:rPr>
        <w:fldChar w:fldCharType="end"/>
      </w:r>
      <w:r w:rsidR="008E6F8D">
        <w:rPr>
          <w:rFonts w:eastAsia="Times New Roman" w:cstheme="minorHAnsi"/>
          <w:color w:val="000000"/>
          <w:lang w:val="en-CA"/>
        </w:rPr>
        <w:t>. Commercial fisheries for salmon have decreased in response to declining stocks and tradition</w:t>
      </w:r>
      <w:r w:rsidR="00EC7D5B">
        <w:rPr>
          <w:rFonts w:eastAsia="Times New Roman" w:cstheme="minorHAnsi"/>
          <w:color w:val="000000"/>
          <w:lang w:val="en-CA"/>
        </w:rPr>
        <w:t>al</w:t>
      </w:r>
      <w:r w:rsidR="008E6F8D">
        <w:rPr>
          <w:rFonts w:eastAsia="Times New Roman" w:cstheme="minorHAnsi"/>
          <w:color w:val="000000"/>
          <w:lang w:val="en-CA"/>
        </w:rPr>
        <w:t xml:space="preserve"> harvest for </w:t>
      </w:r>
      <w:r w:rsidR="00EC7D5B">
        <w:rPr>
          <w:rFonts w:eastAsia="Times New Roman" w:cstheme="minorHAnsi"/>
          <w:color w:val="000000"/>
          <w:lang w:val="en-CA"/>
        </w:rPr>
        <w:t>many</w:t>
      </w:r>
      <w:r w:rsidR="008E6F8D">
        <w:rPr>
          <w:rFonts w:eastAsia="Times New Roman" w:cstheme="minorHAnsi"/>
          <w:color w:val="000000"/>
          <w:lang w:val="en-CA"/>
        </w:rPr>
        <w:t xml:space="preserve"> coastal First Nations has also been reduced</w:t>
      </w:r>
      <w:r w:rsidR="001E3EBB">
        <w:rPr>
          <w:rFonts w:eastAsia="Times New Roman" w:cstheme="minorHAnsi"/>
          <w:color w:val="000000"/>
          <w:lang w:val="en-CA"/>
        </w:rPr>
        <w:t xml:space="preserve"> </w:t>
      </w:r>
      <w:r w:rsidR="001E3EBB">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{"citationItems":[{"id":"ITEM-1","itemData":{"DOI":"10.5751/ES-02619-140102","ISSN":"17083087","abstract":"Salmon are inherently resilient species. However, this resiliency has been undermined in British Columbia by a century of centralized, command-and-control management focused initially on maximizing yield and, more recently, on economic efficiency. Community and cultural resiliency have also been undermined, especially by the recent emphasis on economic efficiency, which has concentrated access in the hands of a few and has disenfranchised fishery-dependent communities. Recent declines in both salmon stocks and salmon prices have revealed the systemic failure of the current management system. If salmon and their fisheries are to become viable again, radically new management policies are needed. For the salmon species, the emphasis must shift from maximizing yield to restoring resilience; for salmon fisheries, the emphasis must shift from maximizing economic efficiency to maximizing community and cultural resilience. For the species, an approach is needed that integrates harvest management, habitat management, and habitat enhancement to sustain and enhance resilience. This is best achieved by giving fishing and aboriginal communities greater responsibility and authority to manage the fisheries on which they depend. Co-management arrangements that involve cooperative ownership of major multistock resources like the Fraser River and Skeena River fisheries and community-based quota management of smaller fisheries provide ways to put species conservation much more directly in the hands of the communities most dependent on the well-being and resilience of these fisheries. © 2009 by the author(s).","author":[{"dropping-particle":"","family":"Healey","given":"Michael C.","non-dropping-particle":"","parse-names":false,"suffix":""}],"container-title":"Ecology and Society","id":"ITEM-1","issue":"1","issued":{"date-parts":[["2009"]]},"title":"Resilient salmon, resilient fisheries for British Columbia, Canada","type":"article-journal","volume":"14"},"uris":["http://www.mendeley.com/documents/?uuid=10d8340f-47a5-48be-be9b-4b44fa6def7c"]},{"id":"ITEM-2","itemData":{"ISBN":"1897110286","author":[{"dropping-particle":"","family":"Garner","given":"Kerri","non-dropping-particle":"","parse-names":false,"suffix":""},{"dropping-particle":"","family":"Parfitt","given":"Ben","non-dropping-particle":"","parse-names":false,"suffix":""}],"container-title":"Report to the Pacific Fisheries Resource Conservation Council","id":"ITEM-2","issued":{"date-parts":[["2006"]]},"title":"First Nations, Salmon Fisheries and the Rising Importance of Conservation","type":"report"},"uris":["http://www.mendeley.com/documents/?uuid=dc111ea6-8674-42f4-a019-37338ee4326f"]}],"mendeley":{"formattedCitation":"(Garner &amp; Parfitt, 2006; Healey, 2009)","plainTextFormattedCitation":"(Garner &amp; Parfitt, 2006; Healey, 2009)","previouslyFormattedCitation":"(Garner &amp; Parfitt, 2006; Healey, 2009)"},"properties":{"noteIndex":0},"schema":"https://github.com/citation-style-language/schema/raw/master/csl-citation.json"}</w:instrText>
      </w:r>
      <w:r w:rsidR="001E3EBB">
        <w:rPr>
          <w:rFonts w:eastAsia="Times New Roman" w:cstheme="minorHAnsi"/>
          <w:color w:val="000000"/>
          <w:lang w:val="en-CA"/>
        </w:rPr>
        <w:fldChar w:fldCharType="separate"/>
      </w:r>
      <w:r w:rsidR="00DB41F8" w:rsidRPr="00DB41F8">
        <w:rPr>
          <w:rFonts w:eastAsia="Times New Roman" w:cstheme="minorHAnsi"/>
          <w:noProof/>
          <w:color w:val="000000"/>
          <w:lang w:val="en-CA"/>
        </w:rPr>
        <w:t>(Garner &amp; Parfitt, 2006; Healey, 2009)</w:t>
      </w:r>
      <w:r w:rsidR="001E3EBB">
        <w:rPr>
          <w:rFonts w:eastAsia="Times New Roman" w:cstheme="minorHAnsi"/>
          <w:color w:val="000000"/>
          <w:lang w:val="en-CA"/>
        </w:rPr>
        <w:fldChar w:fldCharType="end"/>
      </w:r>
      <w:r w:rsidR="008E6F8D">
        <w:rPr>
          <w:rFonts w:eastAsia="Times New Roman" w:cstheme="minorHAnsi"/>
          <w:color w:val="000000"/>
          <w:lang w:val="en-CA"/>
        </w:rPr>
        <w:t>.</w:t>
      </w:r>
      <w:r w:rsidR="00EC7D5B">
        <w:rPr>
          <w:rFonts w:eastAsia="Times New Roman" w:cstheme="minorHAnsi"/>
          <w:color w:val="000000"/>
          <w:lang w:val="en-CA"/>
        </w:rPr>
        <w:t xml:space="preserve"> Despite thorough scientific research on salmon, predictions of adults returning to spawn are </w:t>
      </w:r>
      <w:del w:id="2" w:author="Vanessa Fladmark" w:date="2020-05-19T09:15:00Z">
        <w:r w:rsidR="00EC7D5B" w:rsidDel="000374C3">
          <w:rPr>
            <w:rFonts w:eastAsia="Times New Roman" w:cstheme="minorHAnsi"/>
            <w:color w:val="000000"/>
            <w:lang w:val="en-CA"/>
          </w:rPr>
          <w:delText xml:space="preserve">very </w:delText>
        </w:r>
      </w:del>
      <w:ins w:id="3" w:author="Vanessa Fladmark" w:date="2020-05-19T09:15:00Z">
        <w:r w:rsidR="000374C3">
          <w:rPr>
            <w:rFonts w:eastAsia="Times New Roman" w:cstheme="minorHAnsi"/>
            <w:color w:val="000000"/>
            <w:lang w:val="en-CA"/>
          </w:rPr>
          <w:t xml:space="preserve">highly </w:t>
        </w:r>
      </w:ins>
      <w:r w:rsidR="00EC7D5B">
        <w:rPr>
          <w:rFonts w:eastAsia="Times New Roman" w:cstheme="minorHAnsi"/>
          <w:color w:val="000000"/>
          <w:lang w:val="en-CA"/>
        </w:rPr>
        <w:t>variable, often lower than expected, and salmon fisheries become difficult to manage</w:t>
      </w:r>
      <w:r w:rsidR="00DF7973">
        <w:rPr>
          <w:rFonts w:eastAsia="Times New Roman" w:cstheme="minorHAnsi"/>
          <w:color w:val="000000"/>
          <w:lang w:val="en-CA"/>
        </w:rPr>
        <w:t xml:space="preserve"> </w:t>
      </w:r>
      <w:commentRangeStart w:id="4"/>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{"citationItems":[{"id":"ITEM-1","itemData":{"DOI":"10.1111/faf.12231","ISSN":"14672979","abstract":"The Larkin lectures are held every two years at the University of British Columbia in recognition of Dr. Peter Larkin's contributions to fisheries science. The lecture I presented in November 2015 coincided with an announcement that the Institute of Fisheries that Peter Larkin founded in the 1960s would be restructured as the “Institute for Oceans and Fisheries” with an emphasis on fisheries and oceans issues important to British Columbia as well as the rest of the world. I decided to look back at research issues that Peter Larkin thought would be important for Pacific salmon (Oncorhynchus spp.) in the future and see what has happened as a way of identifying the complexity that the Institute for Oceans and Fisheries in particular and the science community in general will face. I chose five themes from Peter Larkin's talks: 1 understanding marine survival, 2 ocean carrying capacity, 3 aquaculture, 4 climate, Pacific salmon and climate change and 5 informing the public, and then added my opinion about research priorities for the future. Peter Larkin recognized the future relevance of these examples, but he probably could not have imagined how these and related issues will challenge his renamed institute and the rest of the research community over the next 50 years.","author":[{"dropping-particle":"","family":"Beamish","given":"R.J.","non-dropping-particle":"","parse-names":false,"suffix":""}],"container-title":"Fish and Fisheries","id":"ITEM-1","issue":"6","issued":{"date-parts":[["2017"]]},"page":"1161-1175","title":"What the past tells us about the future of Pacific salmon research","type":"article-journal","volume":"18"},"uris":["http://www.mendeley.com/documents/?uuid=4a51d0b2-48c7-47d9-9109-6accdb919f15"]}],"mendeley":{"formattedCitation":"(Beamish, 2017)","manualFormatting":"(Beamish 2017)","plainTextFormattedCitation":"(Beamish, 2017)","previouslyFormattedCitation":"(Beamish, 2017)"},"properties":{"noteIndex":0},"schema":"https://github.com/citation-style-language/schema/raw/master/csl-citation.json"}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(Beamish 2017)</w:t>
      </w:r>
      <w:r w:rsidR="00DF7973">
        <w:rPr>
          <w:rFonts w:eastAsia="Times New Roman" w:cstheme="minorHAnsi"/>
          <w:color w:val="000000"/>
          <w:lang w:val="en-CA"/>
        </w:rPr>
        <w:fldChar w:fldCharType="end"/>
      </w:r>
      <w:commentRangeEnd w:id="4"/>
      <w:r w:rsidR="009C36C9">
        <w:rPr>
          <w:rStyle w:val="CommentReference"/>
        </w:rPr>
        <w:commentReference w:id="4"/>
      </w:r>
      <w:r w:rsidR="00EC7D5B">
        <w:rPr>
          <w:rFonts w:eastAsia="Times New Roman" w:cstheme="minorHAnsi"/>
          <w:color w:val="000000"/>
          <w:lang w:val="en-CA"/>
        </w:rPr>
        <w:t>.</w:t>
      </w:r>
    </w:p>
    <w:p w14:paraId="198ECB14" w14:textId="77777777" w:rsidR="00EE0173" w:rsidRDefault="00EE0173" w:rsidP="00266C78">
      <w:pPr>
        <w:spacing w:line="480" w:lineRule="auto"/>
        <w:rPr>
          <w:rFonts w:eastAsia="Times New Roman" w:cstheme="minorHAnsi"/>
          <w:color w:val="000000"/>
          <w:lang w:val="en-CA"/>
        </w:rPr>
      </w:pPr>
    </w:p>
    <w:p w14:paraId="16117CC2" w14:textId="2D2BFCF6" w:rsidR="000D2776" w:rsidRDefault="00EE0173" w:rsidP="00266C78">
      <w:pPr>
        <w:spacing w:line="480" w:lineRule="auto"/>
        <w:rPr>
          <w:rFonts w:eastAsia="Times New Roman" w:cstheme="minorHAnsi"/>
          <w:color w:val="000000"/>
          <w:lang w:val="en-CA"/>
        </w:rPr>
      </w:pPr>
      <w:r>
        <w:rPr>
          <w:rFonts w:eastAsia="Times New Roman" w:cstheme="minorHAnsi"/>
          <w:color w:val="000000"/>
          <w:lang w:val="en-CA"/>
        </w:rPr>
        <w:tab/>
      </w:r>
      <w:r w:rsidR="000D2776" w:rsidRPr="000B7AAD">
        <w:rPr>
          <w:rFonts w:eastAsia="Times New Roman" w:cstheme="minorHAnsi"/>
          <w:color w:val="000000"/>
          <w:lang w:val="en-CA"/>
        </w:rPr>
        <w:t>Chum and pink salmon are species that leave freshwater early after emergence and head strai</w:t>
      </w:r>
      <w:ins w:id="5" w:author="evgeny" w:date="2020-05-18T12:11:00Z">
        <w:r w:rsidR="002B2430">
          <w:rPr>
            <w:rFonts w:eastAsia="Times New Roman" w:cstheme="minorHAnsi"/>
            <w:color w:val="000000"/>
            <w:lang w:val="en-CA"/>
          </w:rPr>
          <w:t>gh</w:t>
        </w:r>
      </w:ins>
      <w:r w:rsidR="000D2776" w:rsidRPr="000B7AAD">
        <w:rPr>
          <w:rFonts w:eastAsia="Times New Roman" w:cstheme="minorHAnsi"/>
          <w:color w:val="000000"/>
          <w:lang w:val="en-CA"/>
        </w:rPr>
        <w:t xml:space="preserve">t towards the estuary and the ocean and are therefore relatively small </w:t>
      </w:r>
      <w:commentRangeStart w:id="6"/>
      <w:r w:rsidR="000D2776" w:rsidRPr="000B7AAD">
        <w:rPr>
          <w:rFonts w:eastAsia="Times New Roman" w:cstheme="minorHAnsi"/>
          <w:color w:val="000000"/>
          <w:lang w:val="en-CA"/>
        </w:rPr>
        <w:t xml:space="preserve">and </w:t>
      </w:r>
      <w:del w:id="7" w:author="Vanessa Fladmark" w:date="2020-05-18T13:10:00Z">
        <w:r w:rsidR="000D2776" w:rsidRPr="000B7AAD" w:rsidDel="000A2946">
          <w:rPr>
            <w:rFonts w:eastAsia="Times New Roman" w:cstheme="minorHAnsi"/>
            <w:color w:val="000000"/>
            <w:lang w:val="en-CA"/>
          </w:rPr>
          <w:delText xml:space="preserve">can </w:delText>
        </w:r>
      </w:del>
      <w:ins w:id="8" w:author="Vanessa Fladmark" w:date="2020-05-18T13:10:00Z">
        <w:r w:rsidR="000A2946">
          <w:rPr>
            <w:rFonts w:eastAsia="Times New Roman" w:cstheme="minorHAnsi"/>
            <w:color w:val="000000"/>
            <w:lang w:val="en-CA"/>
          </w:rPr>
          <w:t>must</w:t>
        </w:r>
        <w:r w:rsidR="000A2946" w:rsidRPr="000B7AAD">
          <w:rPr>
            <w:rFonts w:eastAsia="Times New Roman" w:cstheme="minorHAnsi"/>
            <w:color w:val="000000"/>
            <w:lang w:val="en-CA"/>
          </w:rPr>
          <w:t xml:space="preserve"> </w:t>
        </w:r>
      </w:ins>
      <w:r w:rsidR="000D2776" w:rsidRPr="000B7AAD">
        <w:rPr>
          <w:rFonts w:eastAsia="Times New Roman" w:cstheme="minorHAnsi"/>
          <w:color w:val="000000"/>
          <w:lang w:val="en-CA"/>
        </w:rPr>
        <w:t>grow quickly</w:t>
      </w:r>
      <w:commentRangeEnd w:id="6"/>
      <w:r w:rsidR="0028260B">
        <w:rPr>
          <w:rStyle w:val="CommentReference"/>
        </w:rPr>
        <w:commentReference w:id="6"/>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&amp; Margolis, 1991)","plainTextFormattedCitation":"(Groot &amp; Margolis, 1991)","previouslyFormattedCitation":"(Groot &amp; Margolis, 1991)"},"properties":{"noteIndex":0},"schema":"https://github.com/citation-style-language/schema/raw/master/csl-citation.json"}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(Groot &amp; Margolis, 1991)</w:t>
      </w:r>
      <w:r w:rsidR="00674289">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w:t>
      </w:r>
      <w:ins w:id="9" w:author="Brian" w:date="2020-05-05T23:48:00Z">
        <w:r w:rsidR="0028260B">
          <w:rPr>
            <w:rFonts w:eastAsia="Times New Roman" w:cstheme="minorHAnsi"/>
            <w:color w:val="000000"/>
            <w:lang w:val="en-CA"/>
          </w:rPr>
          <w:t>,</w:t>
        </w:r>
      </w:ins>
      <w:r w:rsidR="000D2776" w:rsidRPr="000B7AAD">
        <w:rPr>
          <w:rFonts w:eastAsia="Times New Roman" w:cstheme="minorHAnsi"/>
          <w:color w:val="000000"/>
          <w:lang w:val="en-CA"/>
        </w:rPr>
        <w:t xml:space="preserve">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(Levings, 2016)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 xml:space="preserve">. </w:t>
      </w:r>
      <w:ins w:id="10" w:author="Brian" w:date="2020-05-05T23:48:00Z">
        <w:r w:rsidR="0028260B">
          <w:rPr>
            <w:rFonts w:eastAsia="Times New Roman" w:cstheme="minorHAnsi"/>
            <w:color w:val="000000"/>
            <w:lang w:val="en-CA"/>
          </w:rPr>
          <w:t xml:space="preserve">Mortality </w:t>
        </w:r>
      </w:ins>
      <w:del w:id="11" w:author="Brian" w:date="2020-05-05T23:48:00Z">
        <w:r w:rsidR="000D2776" w:rsidDel="0028260B">
          <w:rPr>
            <w:rFonts w:eastAsia="Times New Roman" w:cstheme="minorHAnsi"/>
            <w:color w:val="000000"/>
            <w:lang w:val="en-CA"/>
          </w:rPr>
          <w:delText xml:space="preserve">There is high mortality </w:delText>
        </w:r>
      </w:del>
      <w:r w:rsidR="000D2776">
        <w:rPr>
          <w:rFonts w:eastAsia="Times New Roman" w:cstheme="minorHAnsi"/>
          <w:color w:val="000000"/>
          <w:lang w:val="en-CA"/>
        </w:rPr>
        <w:t>for salmon smolts</w:t>
      </w:r>
      <w:ins w:id="12" w:author="Brian" w:date="2020-05-05T23:48:00Z">
        <w:r w:rsidR="0028260B">
          <w:rPr>
            <w:rFonts w:eastAsia="Times New Roman" w:cstheme="minorHAnsi"/>
            <w:color w:val="000000"/>
            <w:lang w:val="en-CA"/>
          </w:rPr>
          <w:t xml:space="preserve"> can be high</w:t>
        </w:r>
      </w:ins>
      <w:r w:rsidR="000D2776">
        <w:rPr>
          <w:rFonts w:eastAsia="Times New Roman" w:cstheme="minorHAnsi"/>
          <w:color w:val="000000"/>
          <w:lang w:val="en-CA"/>
        </w:rPr>
        <w:t xml:space="preserve">, </w:t>
      </w:r>
      <w:ins w:id="13" w:author="Brian" w:date="2020-05-05T23:48:00Z">
        <w:r w:rsidR="0028260B">
          <w:rPr>
            <w:rFonts w:eastAsia="Times New Roman" w:cstheme="minorHAnsi"/>
            <w:color w:val="000000"/>
            <w:lang w:val="en-CA"/>
          </w:rPr>
          <w:t xml:space="preserve">and </w:t>
        </w:r>
      </w:ins>
      <w:r w:rsidR="000D2776">
        <w:rPr>
          <w:rFonts w:eastAsia="Times New Roman" w:cstheme="minorHAnsi"/>
          <w:color w:val="000000"/>
          <w:lang w:val="en-CA"/>
        </w:rPr>
        <w:t xml:space="preserve">research has shown growth in the early marine phase </w:t>
      </w:r>
      <w:ins w:id="14" w:author="Brian" w:date="2020-05-05T23:49:00Z">
        <w:r w:rsidR="0028260B">
          <w:rPr>
            <w:rFonts w:eastAsia="Times New Roman" w:cstheme="minorHAnsi"/>
            <w:color w:val="000000"/>
            <w:lang w:val="en-CA"/>
          </w:rPr>
          <w:t xml:space="preserve">is an important </w:t>
        </w:r>
      </w:ins>
      <w:del w:id="15" w:author="Brian" w:date="2020-05-05T23:49:00Z">
        <w:r w:rsidR="000D2776" w:rsidDel="0028260B">
          <w:rPr>
            <w:rFonts w:eastAsia="Times New Roman" w:cstheme="minorHAnsi"/>
            <w:color w:val="000000"/>
            <w:lang w:val="en-CA"/>
          </w:rPr>
          <w:delText xml:space="preserve">strongly helps </w:delText>
        </w:r>
      </w:del>
      <w:r w:rsidR="000D2776">
        <w:rPr>
          <w:rFonts w:eastAsia="Times New Roman" w:cstheme="minorHAnsi"/>
          <w:color w:val="000000"/>
          <w:lang w:val="en-CA"/>
        </w:rPr>
        <w:t>determin</w:t>
      </w:r>
      <w:ins w:id="16" w:author="Brian" w:date="2020-05-05T23:49:00Z">
        <w:r w:rsidR="0028260B">
          <w:rPr>
            <w:rFonts w:eastAsia="Times New Roman" w:cstheme="minorHAnsi"/>
            <w:color w:val="000000"/>
            <w:lang w:val="en-CA"/>
          </w:rPr>
          <w:t>ant</w:t>
        </w:r>
      </w:ins>
      <w:del w:id="17" w:author="Brian" w:date="2020-05-05T23:49:00Z">
        <w:r w:rsidR="000D2776" w:rsidDel="0028260B">
          <w:rPr>
            <w:rFonts w:eastAsia="Times New Roman" w:cstheme="minorHAnsi"/>
            <w:color w:val="000000"/>
            <w:lang w:val="en-CA"/>
          </w:rPr>
          <w:delText>e</w:delText>
        </w:r>
      </w:del>
      <w:r w:rsidR="000D2776">
        <w:rPr>
          <w:rFonts w:eastAsia="Times New Roman" w:cstheme="minorHAnsi"/>
          <w:color w:val="000000"/>
          <w:lang w:val="en-CA"/>
        </w:rPr>
        <w:t xml:space="preserve"> </w:t>
      </w:r>
      <w:ins w:id="18" w:author="Brian" w:date="2020-05-05T23:49:00Z">
        <w:r w:rsidR="0028260B">
          <w:rPr>
            <w:rFonts w:eastAsia="Times New Roman" w:cstheme="minorHAnsi"/>
            <w:color w:val="000000"/>
            <w:lang w:val="en-CA"/>
          </w:rPr>
          <w:t xml:space="preserve">of </w:t>
        </w:r>
      </w:ins>
      <w:r w:rsidR="000D2776">
        <w:rPr>
          <w:rFonts w:eastAsia="Times New Roman" w:cstheme="minorHAnsi"/>
          <w:color w:val="000000"/>
          <w:lang w:val="en-CA"/>
        </w:rPr>
        <w:t>the cohort strength during the first winter at sea and adult survival</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change","type":"article-journal","volume":"49"},"uris":["http://www.mendeley.com/documents/?uuid=37abd1c5-2c59-4ecc-adf1-827f761821f4"]}],"mendeley":{"formattedCitation":"(Beamish &amp; Mahnken, 2001)","plainTextFormattedCitation":"(Beamish &amp; Mahnken, 2001)","previouslyFormattedCitation":"(Beamish &amp; Mahnken,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(Beamish &amp; Mahnken, 2001)</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14:paraId="37EBE4AF" w14:textId="77777777" w:rsidR="000D2776" w:rsidRDefault="000D2776" w:rsidP="00266C78">
      <w:pPr>
        <w:spacing w:line="480" w:lineRule="auto"/>
        <w:rPr>
          <w:rFonts w:eastAsia="Times New Roman" w:cstheme="minorHAnsi"/>
          <w:color w:val="000000"/>
          <w:lang w:val="en-CA"/>
        </w:rPr>
      </w:pPr>
    </w:p>
    <w:p w14:paraId="5D905EAF" w14:textId="7C4D2489" w:rsidR="00CA6BD3" w:rsidRDefault="000D2776" w:rsidP="00266C78">
      <w:pPr>
        <w:spacing w:line="480" w:lineRule="auto"/>
        <w:rPr>
          <w:ins w:id="19" w:author="Vanessa Fladmark" w:date="2020-05-24T11:09:00Z"/>
          <w:rFonts w:eastAsia="Times New Roman" w:cstheme="minorHAnsi"/>
          <w:color w:val="000000"/>
          <w:lang w:val="en-CA"/>
        </w:rPr>
      </w:pPr>
      <w:r>
        <w:rPr>
          <w:rFonts w:eastAsia="Times New Roman" w:cstheme="minorHAnsi"/>
          <w:color w:val="000000"/>
          <w:lang w:val="en-CA"/>
        </w:rPr>
        <w:tab/>
      </w:r>
      <w:r w:rsidRPr="000A2946">
        <w:rPr>
          <w:rFonts w:eastAsia="Times New Roman" w:cstheme="minorHAnsi"/>
          <w:color w:val="000000"/>
          <w:lang w:val="en-CA"/>
        </w:rPr>
        <w:t>Prey</w:t>
      </w:r>
      <w:r>
        <w:rPr>
          <w:rFonts w:eastAsia="Times New Roman" w:cstheme="minorHAnsi"/>
          <w:color w:val="000000"/>
          <w:lang w:val="en-CA"/>
        </w:rPr>
        <w:t xml:space="preserve"> availability and salmon foraging behaviour are important factors </w:t>
      </w:r>
      <w:r w:rsidR="00CB61B8">
        <w:rPr>
          <w:rFonts w:eastAsia="Times New Roman" w:cstheme="minorHAnsi"/>
          <w:color w:val="000000"/>
          <w:lang w:val="en-CA"/>
        </w:rPr>
        <w:t>for</w:t>
      </w:r>
      <w:r>
        <w:rPr>
          <w:rFonts w:eastAsia="Times New Roman" w:cstheme="minorHAnsi"/>
          <w:color w:val="000000"/>
          <w:lang w:val="en-CA"/>
        </w:rPr>
        <w:t xml:space="preserve"> grow</w:t>
      </w:r>
      <w:r w:rsidR="00CB61B8">
        <w:rPr>
          <w:rFonts w:eastAsia="Times New Roman" w:cstheme="minorHAnsi"/>
          <w:color w:val="000000"/>
          <w:lang w:val="en-CA"/>
        </w:rPr>
        <w:t>ing</w:t>
      </w:r>
      <w:r>
        <w:rPr>
          <w:rFonts w:eastAsia="Times New Roman" w:cstheme="minorHAnsi"/>
          <w:color w:val="000000"/>
          <w:lang w:val="en-CA"/>
        </w:rPr>
        <w:t xml:space="preserve"> quickly during early marine life </w:t>
      </w:r>
      <w:del w:id="20" w:author="Brian" w:date="2020-05-05T23:58:00Z">
        <w:r w:rsidDel="00BE54A2">
          <w:rPr>
            <w:rFonts w:eastAsia="Times New Roman" w:cstheme="minorHAnsi"/>
            <w:color w:val="000000"/>
            <w:lang w:val="en-CA"/>
          </w:rPr>
          <w:delText>the salmon species have unique behaviour and preferences</w:delText>
        </w:r>
        <w:r w:rsidR="00E10448" w:rsidDel="00BE54A2">
          <w:rPr>
            <w:rFonts w:eastAsia="Times New Roman" w:cstheme="minorHAnsi"/>
            <w:color w:val="000000"/>
            <w:lang w:val="en-CA"/>
          </w:rPr>
          <w:delText xml:space="preserve"> </w:delText>
        </w:r>
      </w:del>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Pacific","type":"article-journal"},"uris":["http://www.mendeley.com/documents/?uuid=7fa5aeb2-a216-4bca-b79a-278d8310e261"]}],"mendeley":{"formattedCitation":"(R. D. Brodeur, 1990)","plainTextFormattedCitation":"(R. D. Brodeur, 1990)","previouslyFormattedCitation":"(R. D. Brodeur, 1990)"},"properties":{"noteIndex":0},"schema":"https://github.com/citation-style-language/schema/raw/master/csl-citation.json"}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noProof/>
          <w:color w:val="000000"/>
          <w:lang w:val="en-CA"/>
        </w:rPr>
        <w:t>(R. D. Brodeur, 1990)</w:t>
      </w:r>
      <w:r w:rsidR="00674289">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(Gill, 2003)</w:t>
      </w:r>
      <w:r w:rsidR="00674289">
        <w:rPr>
          <w:rStyle w:val="FootnoteReference"/>
          <w:rFonts w:eastAsia="Times New Roman" w:cstheme="minorHAnsi"/>
          <w:color w:val="000000"/>
          <w:lang w:val="en-CA"/>
        </w:rPr>
        <w:fldChar w:fldCharType="end"/>
      </w:r>
      <w:r>
        <w:rPr>
          <w:rFonts w:eastAsia="Times New Roman" w:cstheme="minorHAnsi"/>
          <w:color w:val="000000"/>
          <w:lang w:val="en-CA"/>
        </w:rPr>
        <w:t>.</w:t>
      </w:r>
      <w:ins w:id="21" w:author="Brian" w:date="2020-05-05T23:58:00Z">
        <w:r w:rsidR="00BE54A2" w:rsidRPr="00BE54A2">
          <w:rPr>
            <w:rFonts w:eastAsia="Times New Roman" w:cstheme="minorHAnsi"/>
            <w:color w:val="000000"/>
            <w:lang w:val="en-CA"/>
          </w:rPr>
          <w:t xml:space="preserve"> </w:t>
        </w:r>
        <w:r w:rsidR="00BE54A2">
          <w:rPr>
            <w:rFonts w:eastAsia="Times New Roman" w:cstheme="minorHAnsi"/>
            <w:color w:val="000000"/>
            <w:lang w:val="en-CA"/>
          </w:rPr>
          <w:t xml:space="preserve">The salmon species have unique </w:t>
        </w:r>
      </w:ins>
      <w:ins w:id="22" w:author="Brian" w:date="2020-05-05T23:59:00Z">
        <w:r w:rsidR="00BE54A2">
          <w:rPr>
            <w:rFonts w:eastAsia="Times New Roman" w:cstheme="minorHAnsi"/>
            <w:color w:val="000000"/>
            <w:lang w:val="en-CA"/>
          </w:rPr>
          <w:t xml:space="preserve">foraging </w:t>
        </w:r>
      </w:ins>
      <w:ins w:id="23" w:author="Brian" w:date="2020-05-05T23:58:00Z">
        <w:r w:rsidR="00BE54A2">
          <w:rPr>
            <w:rFonts w:eastAsia="Times New Roman" w:cstheme="minorHAnsi"/>
            <w:color w:val="000000"/>
            <w:lang w:val="en-CA"/>
          </w:rPr>
          <w:t>behaviour and preferences</w:t>
        </w:r>
      </w:ins>
      <w:ins w:id="24" w:author="evgeny" w:date="2020-05-18T12:15:00Z">
        <w:r w:rsidR="009C36C9">
          <w:rPr>
            <w:rFonts w:eastAsia="Times New Roman" w:cstheme="minorHAnsi"/>
            <w:color w:val="000000"/>
            <w:lang w:val="en-CA"/>
          </w:rPr>
          <w:t xml:space="preserve"> </w:t>
        </w:r>
      </w:ins>
      <w:ins w:id="25" w:author="Vanessa Fladmark" w:date="2020-05-26T10:38:00Z">
        <w:r w:rsidR="00286A8E">
          <w:rPr>
            <w:rFonts w:eastAsia="Times New Roman" w:cstheme="minorHAnsi"/>
            <w:color w:val="000000"/>
            <w:lang w:val="en-CA"/>
          </w:rPr>
          <w:fldChar w:fldCharType="begin" w:fldLock="1"/>
        </w:r>
      </w:ins>
      <w:r w:rsidR="003E451F">
        <w:rPr>
          <w:rFonts w:eastAsia="Times New Roman" w:cstheme="minorHAnsi"/>
          <w:color w:val="000000"/>
          <w:lang w:val="en-CA"/>
        </w:rPr>
        <w:instrText>ADDIN CSL_CITATION {"citationItems":[{"id":"ITEM-1","itemData":{"abstract":"Studies of the early ocean period of salmon life history conducted in the coastal areas off Canada's west coast are reviewed. The role of the ocean in the dynamics of salmon populations has received considerably less study than their life cycle in fresh water, even though Pacific salmon in general spend more time in the ocean than in fresh water and the survivals in the ocean are extremely low and variable. Feeding, growth and distribution studies from the late 1950s until the present have contributed to an improved appreciation of biology of salmon during the marine phase of their life history. However, conclusions about the processes that cause the high and variable mortality in the ocean remain speculative. How fishing impacts interact with natural processes also remain to be clarified. Recent studies have demonstrated that ocean and climate conditions are important contributors to the total marine mortality of a number of species, and to the stock and recruitment relationship. It is suggested that it is time to conduct the definitive studies that will identify the processes that regulate the survival of Pacific salmon throughout their entire life cycle. It is proposed that an international effort to study the early marine period is the way to change the current beliefs and speculations into explanations.","author":[{"dropping-particle":"","family":"Beamish","given":"R J","non-dropping-particle":"","parse-names":false,"suffix":""},{"dropping-particle":"","family":"Pearsall","given":"I a","non-dropping-particle":"","parse-names":false,"suffix":""},{"dropping-particle":"","family":"Healey","given":"M C","non-dropping-particle":"","parse-names":false,"suffix":""}],"container-title":"NPAFC Bulletin","id":"ITEM-1","issue":"3","issued":{"date-parts":[["2003"]]},"page":"1-40","title":"A history of the research on the early marine life of Pacific salmon off Canada's Pacific coast","type":"article-journal","volume":"3"},"uris":["http://www.mendeley.com/documents/?uuid=afe6b572-cd57-4ffd-9420-69e288340f0c"]}],"mendeley":{"formattedCitation":"(Beamish et al., 2003)","plainTextFormattedCitation":"(Beamish et al., 2003)","previouslyFormattedCitation":"(Beamish et al., 2003)"},"properties":{"noteIndex":0},"schema":"https://github.com/citation-style-language/schema/raw/master/csl-citation.json"}</w:instrText>
      </w:r>
      <w:r w:rsidR="00286A8E">
        <w:rPr>
          <w:rFonts w:eastAsia="Times New Roman" w:cstheme="minorHAnsi"/>
          <w:color w:val="000000"/>
          <w:lang w:val="en-CA"/>
        </w:rPr>
        <w:fldChar w:fldCharType="separate"/>
      </w:r>
      <w:r w:rsidR="00286A8E" w:rsidRPr="00286A8E">
        <w:rPr>
          <w:rFonts w:eastAsia="Times New Roman" w:cstheme="minorHAnsi"/>
          <w:noProof/>
          <w:color w:val="000000"/>
          <w:lang w:val="en-CA"/>
        </w:rPr>
        <w:t>(Beamish et al., 2003)</w:t>
      </w:r>
      <w:ins w:id="26" w:author="Vanessa Fladmark" w:date="2020-05-26T10:38:00Z">
        <w:r w:rsidR="00286A8E">
          <w:rPr>
            <w:rFonts w:eastAsia="Times New Roman" w:cstheme="minorHAnsi"/>
            <w:color w:val="000000"/>
            <w:lang w:val="en-CA"/>
          </w:rPr>
          <w:fldChar w:fldCharType="end"/>
        </w:r>
      </w:ins>
      <w:ins w:id="27" w:author="evgeny" w:date="2020-05-18T12:15:00Z">
        <w:del w:id="28" w:author="Vanessa Fladmark" w:date="2020-05-26T10:38:00Z">
          <w:r w:rsidR="009C36C9" w:rsidDel="00286A8E">
            <w:rPr>
              <w:rFonts w:eastAsia="Times New Roman" w:cstheme="minorHAnsi"/>
              <w:color w:val="000000"/>
              <w:lang w:val="en-CA"/>
            </w:rPr>
            <w:delText>(ref.)</w:delText>
          </w:r>
        </w:del>
      </w:ins>
      <w:ins w:id="29" w:author="Brian" w:date="2020-05-05T23:59:00Z">
        <w:r w:rsidR="00BE54A2">
          <w:rPr>
            <w:rFonts w:eastAsia="Times New Roman" w:cstheme="minorHAnsi"/>
            <w:color w:val="000000"/>
            <w:lang w:val="en-CA"/>
          </w:rPr>
          <w:t xml:space="preserve">, for example, </w:t>
        </w:r>
      </w:ins>
      <w:del w:id="30" w:author="Brian" w:date="2020-05-05T23:59:00Z">
        <w:r w:rsidDel="00BE54A2">
          <w:rPr>
            <w:rFonts w:eastAsia="Times New Roman" w:cstheme="minorHAnsi"/>
            <w:color w:val="000000"/>
            <w:lang w:val="en-CA"/>
          </w:rPr>
          <w:delText xml:space="preserve"> </w:delText>
        </w:r>
        <w:r w:rsidR="00CB61B8" w:rsidDel="00BE54A2">
          <w:rPr>
            <w:rFonts w:eastAsia="Times New Roman" w:cstheme="minorHAnsi"/>
            <w:color w:val="000000"/>
            <w:lang w:val="en-CA"/>
          </w:rPr>
          <w:delText>Therefore,</w:delText>
        </w:r>
      </w:del>
      <w:del w:id="31" w:author="evgeny" w:date="2020-05-18T12:16:00Z">
        <w:r w:rsidR="00CB61B8" w:rsidDel="009C36C9">
          <w:rPr>
            <w:rFonts w:eastAsia="Times New Roman" w:cstheme="minorHAnsi"/>
            <w:color w:val="000000"/>
            <w:lang w:val="en-CA"/>
          </w:rPr>
          <w:delText xml:space="preserve"> while </w:delText>
        </w:r>
      </w:del>
      <w:r w:rsidR="00CB61B8">
        <w:rPr>
          <w:rFonts w:eastAsia="Times New Roman" w:cstheme="minorHAnsi"/>
          <w:color w:val="000000"/>
          <w:lang w:val="en-CA"/>
        </w:rPr>
        <w:t>pink and chum salmon are both planktivorous during early marine life</w:t>
      </w:r>
      <w:ins w:id="32" w:author="evgeny" w:date="2020-05-18T12:16:00Z">
        <w:r w:rsidR="009C36C9">
          <w:rPr>
            <w:rFonts w:eastAsia="Times New Roman" w:cstheme="minorHAnsi"/>
            <w:color w:val="000000"/>
            <w:lang w:val="en-CA"/>
          </w:rPr>
          <w:t xml:space="preserve"> and therefore </w:t>
        </w:r>
      </w:ins>
      <w:del w:id="33" w:author="evgeny" w:date="2020-05-18T12:16:00Z">
        <w:r w:rsidR="00CB61B8" w:rsidDel="009C36C9">
          <w:rPr>
            <w:rFonts w:eastAsia="Times New Roman" w:cstheme="minorHAnsi"/>
            <w:color w:val="000000"/>
            <w:lang w:val="en-CA"/>
          </w:rPr>
          <w:delText>, these salmon species</w:delText>
        </w:r>
      </w:del>
      <w:r w:rsidR="00CB61B8">
        <w:rPr>
          <w:rFonts w:eastAsia="Times New Roman" w:cstheme="minorHAnsi"/>
          <w:color w:val="000000"/>
          <w:lang w:val="en-CA"/>
        </w:rPr>
        <w:t xml:space="preserve"> have the potential to </w:t>
      </w:r>
      <w:ins w:id="34" w:author="evgeny" w:date="2020-05-18T12:16:00Z">
        <w:r w:rsidR="009C36C9">
          <w:rPr>
            <w:rFonts w:eastAsia="Times New Roman" w:cstheme="minorHAnsi"/>
            <w:color w:val="000000"/>
            <w:lang w:val="en-CA"/>
          </w:rPr>
          <w:t xml:space="preserve">either </w:t>
        </w:r>
      </w:ins>
      <w:r w:rsidR="00CB61B8">
        <w:rPr>
          <w:rFonts w:eastAsia="Times New Roman" w:cstheme="minorHAnsi"/>
          <w:color w:val="000000"/>
          <w:lang w:val="en-CA"/>
        </w:rPr>
        <w:t xml:space="preserve">compete for food or occupy different </w:t>
      </w:r>
      <w:commentRangeStart w:id="35"/>
      <w:r w:rsidR="00CB61B8">
        <w:rPr>
          <w:rFonts w:eastAsia="Times New Roman" w:cstheme="minorHAnsi"/>
          <w:color w:val="000000"/>
          <w:lang w:val="en-CA"/>
        </w:rPr>
        <w:t xml:space="preserve">trophic niches </w:t>
      </w:r>
      <w:commentRangeEnd w:id="35"/>
      <w:r w:rsidR="00001741">
        <w:rPr>
          <w:rStyle w:val="CommentReference"/>
        </w:rPr>
        <w:commentReference w:id="35"/>
      </w:r>
      <w:r w:rsidR="00CB61B8">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CB61B8">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(Pocheville, 2015)</w:t>
      </w:r>
      <w:r w:rsidR="00CB61B8">
        <w:rPr>
          <w:rStyle w:val="FootnoteReference"/>
          <w:rFonts w:eastAsia="Times New Roman" w:cstheme="minorHAnsi"/>
          <w:color w:val="000000"/>
          <w:lang w:val="en-CA"/>
        </w:rPr>
        <w:fldChar w:fldCharType="end"/>
      </w:r>
      <w:r w:rsidR="00CB61B8">
        <w:rPr>
          <w:rFonts w:eastAsia="Times New Roman" w:cstheme="minorHAnsi"/>
          <w:color w:val="000000"/>
          <w:lang w:val="en-CA"/>
        </w:rPr>
        <w:t>.</w:t>
      </w:r>
    </w:p>
    <w:p w14:paraId="60D813FA" w14:textId="5C833DF4" w:rsidR="008E06FB" w:rsidRDefault="008E06FB" w:rsidP="00266C78">
      <w:pPr>
        <w:spacing w:line="480" w:lineRule="auto"/>
        <w:rPr>
          <w:ins w:id="36" w:author="Vanessa Fladmark" w:date="2020-05-24T11:09:00Z"/>
          <w:rFonts w:eastAsia="Times New Roman" w:cstheme="minorHAnsi"/>
          <w:color w:val="000000"/>
          <w:lang w:val="en-CA"/>
        </w:rPr>
      </w:pPr>
    </w:p>
    <w:p w14:paraId="31EC9534" w14:textId="75479AEC" w:rsidR="008E06FB" w:rsidRDefault="008E06FB" w:rsidP="00266C78">
      <w:pPr>
        <w:spacing w:line="480" w:lineRule="auto"/>
        <w:rPr>
          <w:rFonts w:eastAsia="Times New Roman" w:cstheme="minorHAnsi"/>
          <w:color w:val="000000"/>
          <w:lang w:val="en-CA"/>
        </w:rPr>
      </w:pPr>
      <w:ins w:id="37" w:author="Vanessa Fladmark" w:date="2020-05-24T11:09:00Z">
        <w:r>
          <w:rPr>
            <w:rFonts w:eastAsia="Times New Roman" w:cstheme="minorHAnsi"/>
            <w:color w:val="000000"/>
            <w:lang w:val="en-CA"/>
          </w:rPr>
          <w:tab/>
          <w:t>Niche can be defined as a combination of the conditions allowing a species to satisfy the minimum requirements of survival and the impact of the species on environmental conditions</w:t>
        </w:r>
      </w:ins>
      <w:ins w:id="38" w:author="Vanessa Fladmark" w:date="2020-05-26T16:01:00Z">
        <w:r w:rsidR="003E451F">
          <w:rPr>
            <w:rFonts w:eastAsia="Times New Roman" w:cstheme="minorHAnsi"/>
            <w:color w:val="000000"/>
            <w:lang w:val="en-CA"/>
          </w:rPr>
          <w:t xml:space="preserve"> </w:t>
        </w:r>
      </w:ins>
      <w:ins w:id="39" w:author="Vanessa Fladmark" w:date="2020-05-26T16:02:00Z">
        <w:r w:rsidR="003E451F">
          <w:rPr>
            <w:rFonts w:eastAsia="Times New Roman" w:cstheme="minorHAnsi"/>
            <w:color w:val="000000"/>
            <w:lang w:val="en-CA"/>
          </w:rPr>
          <w:fldChar w:fldCharType="begin" w:fldLock="1"/>
        </w:r>
      </w:ins>
      <w:r w:rsidR="003E451F">
        <w:rPr>
          <w:rFonts w:eastAsia="Times New Roman" w:cstheme="minorHAnsi"/>
          <w:color w:val="000000"/>
          <w:lang w:val="en-CA"/>
        </w:rPr>
        <w:instrText>ADDIN CSL_CITATION {"citationItems":[{"id":"ITEM-1","itemData":{"author":[{"dropping-particle":"","family":"Chase","given":"Jonathan M.","non-dropping-particle":"","parse-names":false,"suffix":""},{"dropping-particle":"","family":"Leibold","given":"Mathew A.","non-dropping-particle":"","parse-names":false,"suffix":""}],"container-title":"Ecological Niches: Linking Classical and Contemporary Approaches","id":"ITEM-1","issued":{"date-parts":[["2003"]]},"page":"1-18","title":"Introduction: History, context, and purpose","type":"chapter"},"uris":["http://www.mendeley.com/documents/?uuid=4251dea6-c6fb-446f-9f50-c5d489985707"]}],"mendeley":{"formattedCitation":"(Chase &amp; Leibold, 2003)","plainTextFormattedCitation":"(Chase &amp; Leibold, 2003)","previouslyFormattedCitation":"(Chase &amp; Leibold, 2003)"},"properties":{"noteIndex":0},"schema":"https://github.com/citation-style-language/schema/raw/master/csl-citation.json"}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(Chase &amp; Leibold, 2003)</w:t>
      </w:r>
      <w:ins w:id="40" w:author="Vanessa Fladmark" w:date="2020-05-26T16:02:00Z">
        <w:r w:rsidR="003E451F">
          <w:rPr>
            <w:rFonts w:eastAsia="Times New Roman" w:cstheme="minorHAnsi"/>
            <w:color w:val="000000"/>
            <w:lang w:val="en-CA"/>
          </w:rPr>
          <w:fldChar w:fldCharType="end"/>
        </w:r>
      </w:ins>
      <w:ins w:id="41" w:author="Vanessa Fladmark" w:date="2020-05-24T11:09:00Z">
        <w:r>
          <w:rPr>
            <w:rFonts w:eastAsia="Times New Roman" w:cstheme="minorHAnsi"/>
            <w:color w:val="000000"/>
            <w:lang w:val="en-CA"/>
          </w:rPr>
          <w:t>. Therefore, “trophic niche” can be considered the prey resources consumed to meet energetic demands and the effect of species foraging on the zooplankton community and other species</w:t>
        </w:r>
      </w:ins>
      <w:ins w:id="42" w:author="Vanessa Fladmark" w:date="2020-05-26T16:16:00Z">
        <w:r w:rsidR="000A705A">
          <w:rPr>
            <w:rFonts w:eastAsia="Times New Roman" w:cstheme="minorHAnsi"/>
            <w:color w:val="000000"/>
            <w:lang w:val="en-CA"/>
          </w:rPr>
          <w:t xml:space="preserve"> </w:t>
        </w:r>
        <w:r w:rsidR="000A705A">
          <w:rPr>
            <w:rFonts w:eastAsia="Times New Roman" w:cstheme="minorHAnsi"/>
            <w:color w:val="000000"/>
            <w:lang w:val="en-CA"/>
          </w:rPr>
          <w:fldChar w:fldCharType="begin" w:fldLock="1"/>
        </w:r>
      </w:ins>
      <w:r w:rsidR="00776754">
        <w:rPr>
          <w:rFonts w:eastAsia="Times New Roman" w:cstheme="minorHAnsi"/>
          <w:color w:val="000000"/>
          <w:lang w:val="en-CA"/>
        </w:rPr>
        <w:instrText>ADDIN CSL_CITATION {"citationItems":[{"id":"ITEM-1","itemData":{"abstract":"The ecological niche of a population is dynamic and will be affected by changes in the ecosystem and as a population migrates. An ontogenetic niche shift can also occur as organisms grow and can include changes in morphology, habitat, and feeding behaviour. Although they are the two most abundant salmon species, and are further augmented through hatchery stocking, it is unclear the degree to which the niches of juvenile pink salmon (Oncorhynchus gorbuscha) and chum salmon (O. keta) overlap. Furthermore, juvenile pink salmon and chum salmon undergo a period of rapid growth during their first summer at sea and it is unclear how their ecological niche changes with their ontogeny. Understanding the foodweb dynamics of juvenile salmon in the coastal marine environment is important because a large proportion of the overall mortality of salmon is thought to occur during their first summer at sea. The purpose of this study is to determine the degree to which the niches of juvenile pink salmon and chum salmon overlap, how their trophic position and food source changes as they grow into a new ontogenetic niche, and how these processes are affected by ocean conditions. I expected that years of poorer feeding conditions and increased competition would result in reduced trophic position and greater overlap of the niches of juvenile pink salmon and chum salmon. I hypothesized that juvenile salmon would shift their diet to a more offshore-based foodweb as they grew and that their trophic position would increase with size, but that the shift would be stronger when feeding conditions were improved. Statistical analysis showed evidence that the overlap of the niches of pink salmon and chum salmon increased when the abundance of salmon was high. Contrary to expectations, the trophic position of salmon appeared to decrease under favourable conditions. The trophic position of both pink salmon and chum salmon was higher in the southern portion of the study area, and increased when juvenile abundance was high. I suggest that the higher trophic position among juvenile salmon when there is more competition might result from increased reliance on gelatinous zooplankton, which are carnivorous, but a nutritionally poor food choice compared to other common prey items. The ontogenetic shift from summer to fall among juvenile salmon included a shift to a more offshore-based diet and a higher trophic position. In the northern portion of the study area, which was comprised of the south…","author":[{"dropping-particle":"","family":"Jenkins","given":"Erica","non-dropping-particle":"","parse-names":false,"suffix":""}],"id":"ITEM-1","issued":{"date-parts":[["2011"]]},"number-of-pages":"129","title":"Trophic niche and foodweb dynamics within and among juvenile salmon species in years of contrasting ocean conditions","type":"thesis"},"uris":["http://www.mendeley.com/documents/?uuid=9e76f61a-2980-4b13-84ec-d38333ec2e9e"]}],"mendeley":{"formattedCitation":"(Jenkins, 2011)","plainTextFormattedCitation":"(Jenkins, 2011)","previouslyFormattedCitation":"(Jenkins, 2011)"},"properties":{"noteIndex":0},"schema":"https://github.com/citation-style-language/schema/raw/master/csl-citation.json"}</w:instrText>
      </w:r>
      <w:r w:rsidR="000A705A">
        <w:rPr>
          <w:rFonts w:eastAsia="Times New Roman" w:cstheme="minorHAnsi"/>
          <w:color w:val="000000"/>
          <w:lang w:val="en-CA"/>
        </w:rPr>
        <w:fldChar w:fldCharType="separate"/>
      </w:r>
      <w:r w:rsidR="000A705A" w:rsidRPr="000A705A">
        <w:rPr>
          <w:rFonts w:eastAsia="Times New Roman" w:cstheme="minorHAnsi"/>
          <w:noProof/>
          <w:color w:val="000000"/>
          <w:lang w:val="en-CA"/>
        </w:rPr>
        <w:t>(Jenkins, 2011)</w:t>
      </w:r>
      <w:ins w:id="43" w:author="Vanessa Fladmark" w:date="2020-05-26T16:16:00Z">
        <w:r w:rsidR="000A705A">
          <w:rPr>
            <w:rFonts w:eastAsia="Times New Roman" w:cstheme="minorHAnsi"/>
            <w:color w:val="000000"/>
            <w:lang w:val="en-CA"/>
          </w:rPr>
          <w:fldChar w:fldCharType="end"/>
        </w:r>
      </w:ins>
      <w:ins w:id="44" w:author="Vanessa Fladmark" w:date="2020-05-24T11:09:00Z">
        <w:r>
          <w:rPr>
            <w:rFonts w:eastAsia="Times New Roman" w:cstheme="minorHAnsi"/>
            <w:color w:val="000000"/>
            <w:lang w:val="en-CA"/>
          </w:rPr>
          <w:t>. Essentially, trophic niche is an organism’s role within the food web, it can be dynamic over time and coexisting species cannot occupy the same niche or one species will outcompete the other</w:t>
        </w:r>
      </w:ins>
      <w:ins w:id="45" w:author="Vanessa Fladmark" w:date="2020-05-26T16:07:00Z">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ins>
      <w:r w:rsidR="000A705A">
        <w:rPr>
          <w:rFonts w:eastAsia="Times New Roman" w:cstheme="minorHAnsi"/>
          <w:color w:val="000000"/>
          <w:lang w:val="en-CA"/>
        </w:rPr>
        <w:instrText>ADDIN CSL_CITATION {"citationItems":[{"id":"ITEM-1","itemData":{"author":[{"dropping-particle":"","family":"Hardin","given":"Garrett","non-dropping-particle":"","parse-names":false,"suffix":""}],"container-title":"Science","id":"ITEM-1","issued":{"date-parts":[["1960"]]},"page":"1292-1297","title":"The Competitive Exclusion Principle","type":"article-journal","volume":"131"},"uris":["http://www.mendeley.com/documents/?uuid=21f7081a-e3b0-4f9e-9948-b150d35b5f4b"]}],"mendeley":{"formattedCitation":"(Hardin, 1960)","plainTextFormattedCitation":"(Hardin, 1960)","previouslyFormattedCitation":"(Hardin, 1960)"},"properties":{"noteIndex":0},"schema":"https://github.com/citation-style-language/schema/raw/master/csl-citation.json"}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(Hardin, 1960)</w:t>
      </w:r>
      <w:ins w:id="46" w:author="Vanessa Fladmark" w:date="2020-05-26T16:07:00Z">
        <w:r w:rsidR="003E451F">
          <w:rPr>
            <w:rFonts w:eastAsia="Times New Roman" w:cstheme="minorHAnsi"/>
            <w:color w:val="000000"/>
            <w:lang w:val="en-CA"/>
          </w:rPr>
          <w:fldChar w:fldCharType="end"/>
        </w:r>
      </w:ins>
      <w:ins w:id="47" w:author="Vanessa Fladmark" w:date="2020-05-24T11:09:00Z">
        <w:r>
          <w:rPr>
            <w:rFonts w:eastAsia="Times New Roman" w:cstheme="minorHAnsi"/>
            <w:color w:val="000000"/>
            <w:lang w:val="en-CA"/>
          </w:rPr>
          <w:t>.</w:t>
        </w:r>
      </w:ins>
    </w:p>
    <w:p w14:paraId="233AD0DF" w14:textId="77777777" w:rsidR="00CA6BD3" w:rsidRDefault="00CA6BD3" w:rsidP="00266C78">
      <w:pPr>
        <w:spacing w:line="480" w:lineRule="auto"/>
        <w:rPr>
          <w:rFonts w:eastAsia="Times New Roman" w:cstheme="minorHAnsi"/>
          <w:color w:val="000000"/>
          <w:lang w:val="en-CA"/>
        </w:rPr>
      </w:pPr>
    </w:p>
    <w:p w14:paraId="5E714821" w14:textId="0972A188" w:rsidR="000D2776" w:rsidRDefault="00CB61B8" w:rsidP="00266C78">
      <w:pPr>
        <w:spacing w:line="480" w:lineRule="auto"/>
        <w:rPr>
          <w:rFonts w:eastAsia="Times New Roman" w:cstheme="minorHAnsi"/>
          <w:color w:val="000000"/>
          <w:lang w:val="en-CA"/>
        </w:rPr>
      </w:pPr>
      <w:r>
        <w:rPr>
          <w:rFonts w:eastAsia="Times New Roman" w:cstheme="minorHAnsi"/>
          <w:color w:val="000000"/>
          <w:lang w:val="en-CA"/>
        </w:rPr>
        <w:tab/>
      </w:r>
      <w:r w:rsidR="000D2776">
        <w:rPr>
          <w:rFonts w:eastAsia="Times New Roman" w:cstheme="minorHAnsi"/>
          <w:color w:val="000000"/>
          <w:lang w:val="en-CA"/>
        </w:rPr>
        <w:t>Pink salmon are</w:t>
      </w:r>
      <w:r w:rsidR="008E06FB">
        <w:rPr>
          <w:rFonts w:eastAsia="Times New Roman" w:cstheme="minorHAnsi"/>
          <w:color w:val="000000"/>
          <w:lang w:val="en-CA"/>
        </w:rPr>
        <w:t xml:space="preserve"> </w:t>
      </w:r>
      <w:ins w:id="48" w:author="Vanessa Fladmark" w:date="2020-05-24T11:10:00Z">
        <w:r w:rsidR="008E06FB">
          <w:rPr>
            <w:rFonts w:eastAsia="Times New Roman" w:cstheme="minorHAnsi"/>
            <w:color w:val="000000"/>
            <w:lang w:val="en-CA"/>
          </w:rPr>
          <w:t xml:space="preserve">an example of </w:t>
        </w:r>
      </w:ins>
      <w:r w:rsidR="000D2776">
        <w:rPr>
          <w:rFonts w:eastAsia="Times New Roman" w:cstheme="minorHAnsi"/>
          <w:color w:val="000000"/>
          <w:lang w:val="en-CA"/>
        </w:rPr>
        <w:t>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Islands","type":"article-journal","volume":"27"},"uris":["http://www.mendeley.com/documents/?uuid=ef1076ea-d7b8-40dd-a04e-ca078a06f130"]},{"id":"ITEM-2","itemData":{"DOI":"10.1007/s11160-004-6927-0","ISSN":"09603166","abstract":"Relatively little is known about fish species interactions in offshore areas of the world's oceans because adequate experimental controls are typically unavailable in such vast areas. However, pink salmon (Oncorhynchus gorbuscha) are numerous and have an alternating-year pattern of abundance that provides a natural experimental control to test for interspecific competition in the North Pacific Ocean and Bering Sea. Since a number of studies have recently examined pink salmon interactions with other salmon, we reviewed them in an effort to describe patterns of interaction over broad regions of the ocean. Research consistently indicated that pink salmon significantly altered prey abundance of other salmon species (e.g., zooplankton, squid), leading to altered diet, reduced total prey consumption and growth, delayed maturation, and reduced survival, depending on species and locale. Reduced survival was observed in chum salmon (O. keta) and Chinook salmon (O. tshawytscha) originating from Puget Sound and in Bristol Bay sockeye salmon (O. nerka). Growth of pink salmon was not measurably affected by other salmon species, but their growth was sometimes inversely related to their own abundance. In all marine studies, pink salmon affected other species through exploitation of prey resources rather than interference. Interspecific competition was observed in nearshore and offshore waters of the North Pacific Ocean and Bering Sea, and one study documented competition between species originating from different continents. Climate change had variable effects on competition. In the North Pacific Ocean, competition was observed before and after the ocean regime shift in 1977 that significantly altered abundances of many marine species, whereas a study in the Pacific Northwest reported a shift from predation- to competition-based mortality in response to the 1982/1983 El Nino. Key traits of pink salmon that influenced competition with other salmonids included great abundance, high consumption rates and rapid growth, degree of diet overlap or consumption of lower trophic level prey, and early migration timing into the ocean. The consistent pattern of findings from multiple regions of the ocean provides evidence that interspecific competition can significantly influence salmon population dynamics and that pink salmon may be the dominant competitor among salmon in marine waters. © Springer 2005.","author":[{"dropping-particle":"","family":"Ruggerone","given":"Gregory T.","non-dropping-particle":"","parse-names":false,"suffix":""},{"dropping-particle":"","family":"Nielsen","given":"Jennifer L.","non-dropping-particle":"","parse-names":false,"suffix":""}],"container-title":"Reviews in Fish Biology and Fisheries","id":"ITEM-2","issue":"3","issued":{"date-parts":[["2004"]]},"page":"371-390","title":"Evidence for competitive dominance of Pink salmon (Oncorhynchus gorbuscha) over other Salmonids in the North Pacific Ocean","type":"article-journal","volume":"14"},"uris":["http://www.mendeley.com/documents/?uuid=d629c253-4e31-42ea-8131-30d273ed0c10"]}],"mendeley":{"formattedCitation":"(Batten et al., 2018; Ruggerone &amp; Nielsen, 2004)","plainTextFormattedCitation":"(Batten et al., 2018; Ruggerone &amp; Nielsen, 2004)","previouslyFormattedCitation":"(Batten et al., 2018; Ruggerone &amp; Nielsen, 2004)"},"properties":{"noteIndex":0},"schema":"https://github.com/citation-style-language/schema/raw/master/csl-citation.json"}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(Batten et al., 2018; Ruggerone &amp; Nielsen, 2004)</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Pr>
          <w:rFonts w:eastAsia="Times New Roman" w:cstheme="minorHAnsi"/>
          <w:color w:val="000000"/>
          <w:lang w:val="en-CA"/>
        </w:rPr>
        <w:t xml:space="preserve"> </w:t>
      </w:r>
      <w:commentRangeStart w:id="49"/>
      <w:r w:rsidR="003B6DBD">
        <w:rPr>
          <w:rFonts w:eastAsia="Times New Roman" w:cstheme="minorHAnsi"/>
          <w:color w:val="000000"/>
          <w:lang w:val="en-CA"/>
        </w:rPr>
        <w:t>Emerging studies on competition have</w:t>
      </w:r>
      <w:r>
        <w:rPr>
          <w:rFonts w:eastAsia="Times New Roman" w:cstheme="minorHAnsi"/>
          <w:color w:val="000000"/>
          <w:lang w:val="en-CA"/>
        </w:rPr>
        <w:t xml:space="preserve"> shown pink salmon to negatively affect the growth and survival of other salmonids, herring, sea birds and killer whales</w:t>
      </w:r>
      <w:commentRangeEnd w:id="49"/>
      <w:r w:rsidR="0028260B">
        <w:rPr>
          <w:rStyle w:val="CommentReference"/>
        </w:rPr>
        <w:commentReference w:id="49"/>
      </w:r>
      <w:r w:rsidR="00864DB4">
        <w:rPr>
          <w:rFonts w:eastAsia="Times New Roman" w:cstheme="minorHAnsi"/>
          <w:color w:val="000000"/>
          <w:lang w:val="en-CA"/>
        </w:rPr>
        <w:t xml:space="preserve"> </w:t>
      </w:r>
      <w:ins w:id="50" w:author="Vanessa Fladmark" w:date="2020-05-19T09:19:00Z">
        <w:r w:rsidR="000374C3">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{"citationItems":[{"id":"ITEM-1","itemData":{"author":[{"dropping-particle":"","family":"Beamish","given":"R.J.","non-dropping-particle":"","parse-names":false,"suffix":""},{"dropping-particle":"","family":"Sweeting","given":"Ruston M","non-dropping-particle":"","parse-names":false,"suffix":""},{"dropping-particle":"","family":"Neville","given":"Chrys M","non-dropping-particle":"","parse-names":false,"suffix":""},{"dropping-particle":"","family":"Lange","given":"Krista L","non-dropping-particle":"","parse-names":false,"suffix":""}],"container-title":"NPAFC Doc. 1284","id":"ITEM-1","issue":"January","issued":{"date-parts":[["2010"]]},"title":"Competitive Interactions Between Pink Salmon and Other Juvenile Pacific Salmon in the Strait of Georgia","type":"article-journal"},"uris":["http://www.mendeley.com/documents/?uuid=0c80a2ec-e515-442a-a676-e9d290e11111"]},{"id":"ITEM-2","itemData":{"DOI":"10.1007/s11160-011-9225-7","ISSN":"09603166","abstract":"This paper updates previous reviews of the 1993 stock decline of Pacific herring (Clupea pallasi) in Prince William Sound, Alaska, and focuses on hypotheses about subsequent poor recovery. Recent age structured assessment modeling with covariate analysis indicates that the population dynamics of the sound's herring are influenced by oceanic factors, nutrition, and, most substantially, hatchery releases of juvenile pink salmon. For the 1993 decline, poor nutrition remains the most probable cause with disease a secondary response. Concerning poor recovery, we examined 16 potential factors and found three to be causal: oceanic factors, poor nutrition, and hatchery releases of juvenile pink salmon. Absences of strong year classes at both Sitka and Prince William Sound after 1993 indicate the action of large-scale ocean processes. Beyond regional-scale environmental factors, two factors specific to the sound influence the population dynamics of herring and are likely impeding recovery. First, pink salmon fry releases have increased to about 600 million annually and may disrupt feeding in young herring, which require adequate nutrition for growth and overwintering survival. Juvenile pink salmon and age-1 herring co-occur in nearshore areas of bays in late spring and summer, and available data on dietary overlap indicates potential competition between the age-1 juvenile herring and juvenile pink salmon. Field studies demonstrate that juvenile herring reduce food intake substantially in the presence of juvenile pink salmon. Second, overwintering humpback whales may consume potentially large amounts of adult herring, but further studies must confirm to what extent whale predation reduces herring biomass. © 2011 The Author(s).","author":[{"dropping-particle":"","family":"Pearson","given":"Walter H.","non-dropping-particle":"","parse-names":false,"suffix":""},{"dropping-particle":"","family":"Deriso","given":"Richard B.","non-dropping-particle":"","parse-names":false,"suffix":""},{"dropping-particle":"","family":"Elston","given":"Ralph A.","non-dropping-particle":"","parse-names":false,"suffix":""},{"dropping-particle":"","family":"Hook","given":"Sharon E.","non-dropping-particle":"","parse-names":false,"suffix":""},{"dropping-particle":"","family":"Parker","given":"Keith R.","non-dropping-particle":"","parse-names":false,"suffix":""},{"dropping-particle":"","family":"Anderson","given":"Jack W.","non-dropping-particle":"","parse-names":false,"suffix":""}],"container-title":"Reviews in Fish Biology and Fisheries","id":"ITEM-2","issue":"1","issued":{"date-parts":[["2012"]]},"page":"95-135","title":"Hypotheses concerning the decline and poor recovery of Pacific herring in Prince William Sound, Alaska","type":"article-journal","volume":"22"},"uris":["http://www.mendeley.com/documents/?uuid=6095532c-c946-4196-a80f-2521203fe768"]},{"id":"ITEM-3","itemData":{"DOI":"10.1073/pnas.1720577115","ISSN":"10916490","abstract":"Pink salmon (Oncorhynchus gorbuscha) in the North Pacific Ocean have flourished since the 1970s, with growth in wild populations augmented by rising hatchery production. As their abundance has grown, so too has evidence that they are having important effects on other species and on ocean ecosystems. In alternating years of high abundance, they can initiate pelagic trophic cascades in the northern North Pacific Ocean and Bering Sea and depress the availability of common prey resources of other species of salmon, resident seabirds, and other pelagic species. We now propose that the geographic scale of ecosystem disservices of pink salmon is far greater due to a 15,000-kilometer transhemispheric teleconnection in a Pacific Ocean macrosystem maintained by short-tailed shearwaters (Ardenna tenuirostris), seabirds that migrate annually between their nesting grounds in the South Pacific Ocean and wintering grounds in the North Pacific Ocean. Over this century, the frequency and magnitude of mass mortalities of shearwaters as they arrive in Australia, and their abundance and productivity, have been related to the abundance of pink salmon. This has influenced human social, economic, and cultural traditions there, and has the potential to alter the role shearwaters play in insular terrestrial ecology. We can view the unique biennial pulses of pink salmon as a large, replicated, natural experiment that offers basin-scale opportunities to better learn how these ecosystems function. By exploring trophic interaction chains driven by pink salmon, we may achieve a deeper conservation conscientiousness for these northern open oceans.","author":[{"dropping-particle":"","family":"Springer","given":"Alan M.","non-dropping-particle":"","parse-names":false,"suffix":""},{"dropping-particle":"","family":"Vliet","given":"Gus B.","non-dropping-particle":"Van","parse-names":false,"suffix":""},{"dropping-particle":"","family":"Bool","given":"Natalie","non-dropping-particle":"","parse-names":false,"suffix":""},{"dropping-particle":"","family":"Crowley","given":"Mike","non-dropping-particle":"","parse-names":false,"suffix":""},{"dropping-particle":"","family":"Fullagar","given":"Peter","non-dropping-particle":"","parse-names":false,"suffix":""},{"dropping-particle":"","family":"Lea","given":"Mary Anne","non-dropping-particle":"","parse-names":false,"suffix":""},{"dropping-particle":"","family":"Monash","given":"Ross","non-dropping-particle":"","parse-names":false,"suffix":""},{"dropping-particle":"","family":"Price","given":"Cassandra","non-dropping-particle":"","parse-names":false,"suffix":""},{"dropping-particle":"","family":"Vertigan","given":"Caitlin","non-dropping-particle":"","parse-names":false,"suffix":""},{"dropping-particle":"","family":"Woehler","given":"Eric J.","non-dropping-particle":"","parse-names":false,"suffix":""}],"container-title":"Proceedings of the National Academy of Sciences of the United States of America","id":"ITEM-3","issue":"22","issued":{"date-parts":[["2018"]]},"page":"E5038-E5045","title":"Transhemispheric ecosystem disservices of pink salmon in a Pacific Ocean macrosystem","type":"article-journal","volume":"115"},"uris":["http://www.mendeley.com/documents/?uuid=55e93191-23f2-4e75-9bbf-db432b36988e"]},{"id":"ITEM-4","itemData":{"DOI":"10.3354/meps12835","ISSN":"01718630","abstract":"We report on an unprecedented, synchronized biennial pattern of birth and mortality in an apex predator inhabiting the eastern North Pacific Ocean — the critically endangered southern resident killer whale Orcinus orca. From 1998−2017, mortality of newborn and older whales was 3.6 times higher (61 versus 17 whales) and successful births 50% lower (16 versus 32 whales) in even years than in odd years as the population decreased from 92 to only 76 whales. Percent mortality was 3.1 times higher in even years during the recent 20 yr period of population decline than during an earlier 22 yr period (1976−1997) of population increase and relative high abundance, whereas mortality in recent odd years was 43% lower. Recognized potential mechanisms of decline (low abundance of a key prey species, Chinook salmon Oncorhynchus tshawytscha, toxic contaminants, and ship noise) cannot explain this biennial pattern. We present evidence that the causal mechanism is indirectly linked to pink salmon (O. gorbuscha), which exhibit a unique and extreme biennial pattern of abundance and interact strongly with other species in marine ecosystems in the North Pacific. Further investigation of this unique biennial pattern in southern resident killer whales is needed to inform recovery efforts for the population.","author":[{"dropping-particle":"","family":"Ruggerone","given":"Gregory T.","non-dropping-particle":"","parse-names":false,"suffix":""},{"dropping-particle":"","family":"Springer","given":"Alan M.","non-dropping-particle":"","parse-names":false,"suffix":""},{"dropping-particle":"","family":"Shaul","given":"Leon D.","non-dropping-particle":"","parse-names":false,"suffix":""},{"dropping-particle":"","family":"Vliet","given":"Gus B.","non-dropping-particle":"van","parse-names":false,"suffix":""}],"container-title":"Marine Ecology Progress Series","id":"ITEM-4","issue":"1","issued":{"date-parts":[["2019"]]},"page":"291-296","title":"Unprecedented biennial pattern of birth and mortality in an endangered apex predator, the southern resident killer whale, in the eastern North Pacific Ocean","type":"article-journal","volume":"608"},"uris":["http://www.mendeley.com/documents/?uuid=fae5cf49-c070-4f74-bf46-931ec6f727a8"]}],"mendeley":{"formattedCitation":"(Beamish et al., 2010; Pearson et al., 2012; Ruggerone et al., 2019; Springer et al., 2018)","plainTextFormattedCitation":"(Beamish et al., 2010; Pearson et al., 2012; Ruggerone et al., 2019; Springer et al., 2018)","previouslyFormattedCitation":"(Beamish et al., 2010; Pearson et al., 2012; Ruggerone et al., 2019; Springer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(Beamish et al., 2010; Pearson et al., 2012; Ruggerone et al., 2019; Springer et al., 2018)</w:t>
      </w:r>
      <w:ins w:id="51" w:author="Vanessa Fladmark" w:date="2020-05-19T09:19:00Z">
        <w:r w:rsidR="000374C3">
          <w:rPr>
            <w:rFonts w:eastAsia="Times New Roman" w:cstheme="minorHAnsi"/>
            <w:color w:val="000000"/>
            <w:lang w:val="en-CA"/>
          </w:rPr>
          <w:fldChar w:fldCharType="end"/>
        </w:r>
      </w:ins>
      <w:r w:rsidR="003B6DBD">
        <w:rPr>
          <w:rFonts w:eastAsia="Times New Roman" w:cstheme="minorHAnsi"/>
          <w:color w:val="000000"/>
          <w:lang w:val="en-CA"/>
        </w:rPr>
        <w:t>.</w:t>
      </w:r>
      <w:r w:rsidR="000D2776">
        <w:rPr>
          <w:rFonts w:eastAsia="Times New Roman" w:cstheme="minorHAnsi"/>
          <w:color w:val="000000"/>
          <w:lang w:val="en-CA"/>
        </w:rPr>
        <w:t xml:space="preserve"> 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research","type":"article-journal","volume":"24"},"uris":["http://www.mendeley.com/documents/?uuid=f253d530-868a-4ae0-8135-3e075f44ece6"]}],"mendeley":{"formattedCitation":"(Johnson &amp; Schindler, 2009; Tadokoro et al., 1996)","plainTextFormattedCitation":"(Johnson &amp; Schindler, 2009; Tadokoro et al., 1996)","previouslyFormattedCitation":"(Johnson &amp; Schindler, 2009;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(Johnson &amp; Schindler, 2009; Tadokoro et al., 1996)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sidR="00E10448">
        <w:rPr>
          <w:rFonts w:eastAsia="Times New Roman" w:cstheme="minorHAnsi"/>
          <w:color w:val="000000"/>
          <w:lang w:val="en-CA"/>
        </w:rPr>
        <w:t xml:space="preserve"> </w:t>
      </w:r>
      <w:ins w:id="52" w:author="Brian" w:date="2020-05-05T23:54:00Z">
        <w:r w:rsidR="0028260B">
          <w:rPr>
            <w:rFonts w:eastAsia="Times New Roman" w:cstheme="minorHAnsi"/>
            <w:color w:val="000000"/>
            <w:lang w:val="en-CA"/>
          </w:rPr>
          <w:t xml:space="preserve">Chum salmon have a substantially larger </w:t>
        </w:r>
      </w:ins>
      <w:ins w:id="53" w:author="Brian" w:date="2020-05-05T23:55:00Z">
        <w:r w:rsidR="0028260B">
          <w:rPr>
            <w:rFonts w:eastAsia="Times New Roman" w:cstheme="minorHAnsi"/>
            <w:color w:val="000000"/>
            <w:lang w:val="en-CA"/>
          </w:rPr>
          <w:t>stomach</w:t>
        </w:r>
      </w:ins>
      <w:ins w:id="54" w:author="Brian" w:date="2020-05-05T23:54:00Z">
        <w:r w:rsidR="0028260B">
          <w:rPr>
            <w:rFonts w:eastAsia="Times New Roman" w:cstheme="minorHAnsi"/>
            <w:color w:val="000000"/>
            <w:lang w:val="en-CA"/>
          </w:rPr>
          <w:t xml:space="preserve"> </w:t>
        </w:r>
      </w:ins>
      <w:ins w:id="55" w:author="Brian" w:date="2020-05-05T23:55:00Z">
        <w:r w:rsidR="0028260B">
          <w:rPr>
            <w:rFonts w:eastAsia="Times New Roman" w:cstheme="minorHAnsi"/>
            <w:color w:val="000000"/>
            <w:lang w:val="en-CA"/>
          </w:rPr>
          <w:t>than other salmon which enables them to specialize on large gelatinous prey</w:t>
        </w:r>
      </w:ins>
      <w:ins w:id="56" w:author="Vanessa Fladmark" w:date="2020-05-19T09:52:00Z">
        <w:r w:rsidR="00ED6720">
          <w:rPr>
            <w:rFonts w:eastAsia="Times New Roman" w:cstheme="minorHAnsi"/>
            <w:color w:val="000000"/>
            <w:lang w:val="en-CA"/>
          </w:rPr>
          <w:t xml:space="preserve"> to meet their energetic </w:t>
        </w:r>
      </w:ins>
      <w:ins w:id="57" w:author="Vanessa Fladmark" w:date="2020-05-24T11:09:00Z">
        <w:r w:rsidR="008E06FB">
          <w:rPr>
            <w:rFonts w:eastAsia="Times New Roman" w:cstheme="minorHAnsi"/>
            <w:color w:val="000000"/>
            <w:lang w:val="en-CA"/>
          </w:rPr>
          <w:t>requirements</w:t>
        </w:r>
      </w:ins>
      <w:ins w:id="58" w:author="Brian" w:date="2020-05-05T23:55:00Z">
        <w:r w:rsidR="0028260B">
          <w:rPr>
            <w:rFonts w:eastAsia="Times New Roman" w:cstheme="minorHAnsi"/>
            <w:color w:val="000000"/>
            <w:lang w:val="en-CA"/>
          </w:rPr>
          <w:t xml:space="preserve"> </w:t>
        </w:r>
      </w:ins>
      <w:ins w:id="59" w:author="Vanessa Fladmark" w:date="2020-05-19T09:21:00Z">
        <w:r w:rsidR="000374C3">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{"citationItems":[{"id":"ITEM-1","itemData":{"DOI":"10.1139/z97-112","ISSN":"00084301","abstract":"The stomach (but not the intestine) of chum salmon (Oncorhynchus keta) is greatly enlarged relative to that of other species of Pacific salmon. This permits the exploitation of gelatinous zooplankton (jellyfish, etenophores, and salps), an abundant but low-energy prey unused by other species of salmon, as a major food source. The unique gut structure of chum salmon therefore allows efficient feeding on a little-exploited branch of the food web and reduces interspecific trophic competition. The development of this remarkable anatomical specialization suggests that salmon abundances were previously high enough that the resulting trophic competition led to evolutionary selection to reduce trophic competition. As total salmon abundances in the North Pacific are now probably the highest of this century, the carrying capacity of the ocean rather than that of fresh water could limit overall salmon production if abundances are once again approaching pre-exploitation levels.","author":[{"dropping-particle":"","family":"Welch","given":"D. W.","non-dropping-particle":"","parse-names":false,"suffix":""}],"container-title":"Canadian Journal of Zoology","id":"ITEM-1","issue":"6","issued":{"date-parts":[["1997"]]},"page":"936-942","title":"Anatomical specialization in the gut of Pacific salmon (Oncorhynchus): Evidence for oceanic limits to salmon production?","type":"article-journal","volume":"75"},"uris":["http://www.mendeley.com/documents/?uuid=9483a6f4-fa3d-4ae9-8984-35d99dfafdbe"]}],"mendeley":{"formattedCitation":"(Welch, 1997)","plainTextFormattedCitation":"(Welch, 1997)","previouslyFormattedCitation":"(Welch, 1997)"},"properties":{"noteIndex":0},"schema":"https://github.com/citation-style-language/schema/raw/master/csl-citation.json"}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(Welch, 1997)</w:t>
      </w:r>
      <w:ins w:id="60" w:author="Vanessa Fladmark" w:date="2020-05-19T09:21:00Z">
        <w:r w:rsidR="000374C3">
          <w:rPr>
            <w:rFonts w:eastAsia="Times New Roman" w:cstheme="minorHAnsi"/>
            <w:color w:val="000000"/>
            <w:lang w:val="en-CA"/>
          </w:rPr>
          <w:fldChar w:fldCharType="end"/>
        </w:r>
        <w:r w:rsidR="000374C3">
          <w:rPr>
            <w:rFonts w:eastAsia="Times New Roman" w:cstheme="minorHAnsi"/>
            <w:color w:val="000000"/>
            <w:lang w:val="en-CA"/>
          </w:rPr>
          <w:t>.</w:t>
        </w:r>
      </w:ins>
      <w:commentRangeStart w:id="61"/>
      <w:del w:id="62" w:author="Vanessa Fladmark" w:date="2020-05-19T09:21:00Z">
        <w:r w:rsidR="003B6DBD" w:rsidDel="000374C3">
          <w:rPr>
            <w:rFonts w:eastAsia="Times New Roman" w:cstheme="minorHAnsi"/>
            <w:color w:val="000000"/>
            <w:lang w:val="en-CA"/>
          </w:rPr>
          <w:delText xml:space="preserve">Competitive pressures for food resources has even led to a specialization of the stomach size of chum salmon being substantially larger than other salmonids to specialize on large gelatinous prey in an evolutionary attempt to </w:delText>
        </w:r>
        <w:commentRangeStart w:id="63"/>
        <w:commentRangeStart w:id="64"/>
        <w:r w:rsidR="003B6DBD" w:rsidDel="000374C3">
          <w:rPr>
            <w:rFonts w:eastAsia="Times New Roman" w:cstheme="minorHAnsi"/>
            <w:color w:val="000000"/>
            <w:lang w:val="en-CA"/>
          </w:rPr>
          <w:delText xml:space="preserve">capture </w:delText>
        </w:r>
        <w:commentRangeEnd w:id="61"/>
        <w:r w:rsidR="0028260B" w:rsidDel="000374C3">
          <w:rPr>
            <w:rStyle w:val="CommentReference"/>
          </w:rPr>
          <w:commentReference w:id="61"/>
        </w:r>
        <w:commentRangeEnd w:id="63"/>
        <w:r w:rsidR="00245286" w:rsidDel="000374C3">
          <w:rPr>
            <w:rStyle w:val="CommentReference"/>
          </w:rPr>
          <w:commentReference w:id="63"/>
        </w:r>
        <w:commentRangeEnd w:id="64"/>
        <w:r w:rsidR="009C36C9" w:rsidDel="000374C3">
          <w:rPr>
            <w:rStyle w:val="CommentReference"/>
          </w:rPr>
          <w:commentReference w:id="64"/>
        </w:r>
      </w:del>
    </w:p>
    <w:p w14:paraId="3AE91519" w14:textId="77777777" w:rsidR="00CB61B8" w:rsidRDefault="00CB61B8" w:rsidP="00266C78">
      <w:pPr>
        <w:spacing w:line="480" w:lineRule="auto"/>
        <w:rPr>
          <w:rFonts w:eastAsia="Times New Roman" w:cstheme="minorHAnsi"/>
          <w:color w:val="000000"/>
          <w:lang w:val="en-CA"/>
        </w:rPr>
      </w:pPr>
    </w:p>
    <w:p w14:paraId="1ADB2445" w14:textId="4F03323B" w:rsidR="000D2776" w:rsidRDefault="000D2776" w:rsidP="00266C78">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et al., 2001)","plainTextFormattedCitation":"(Mackas et al., 2001)","previouslyFormattedCitation":"(Mackas et al.,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(Mackas et al., 2001)</w:t>
      </w:r>
      <w:r w:rsidR="00674289">
        <w:rPr>
          <w:rStyle w:val="FootnoteReference"/>
          <w:rFonts w:eastAsia="Times New Roman" w:cstheme="minorHAnsi"/>
          <w:color w:val="000000"/>
          <w:lang w:val="en-CA"/>
        </w:rPr>
        <w:fldChar w:fldCharType="end"/>
      </w:r>
      <w:r>
        <w:rPr>
          <w:rFonts w:eastAsia="Times New Roman" w:cstheme="minorHAnsi"/>
          <w:color w:val="000000"/>
          <w:lang w:val="en-CA"/>
        </w:rPr>
        <w:t>. In southern British Columbia,</w:t>
      </w:r>
      <w:ins w:id="65" w:author="Vanessa Fladmark" w:date="2020-05-19T09:54:00Z">
        <w:r w:rsidR="00ED6720">
          <w:rPr>
            <w:rFonts w:eastAsia="Times New Roman" w:cstheme="minorHAnsi"/>
            <w:color w:val="000000"/>
            <w:lang w:val="en-CA"/>
          </w:rPr>
          <w:t xml:space="preserve"> the majority of pink and chum salmon originate from the </w:t>
        </w:r>
      </w:ins>
      <w:ins w:id="66" w:author="Vanessa Fladmark" w:date="2020-05-19T09:55:00Z">
        <w:r w:rsidR="00ED6720">
          <w:rPr>
            <w:rFonts w:eastAsia="Times New Roman" w:cstheme="minorHAnsi"/>
            <w:color w:val="000000"/>
            <w:lang w:val="en-CA"/>
          </w:rPr>
          <w:t>Fraser River and the</w:t>
        </w:r>
      </w:ins>
      <w:del w:id="67" w:author="Vanessa Fladmark" w:date="2020-05-19T09:55:00Z">
        <w:r w:rsidDel="00ED6720">
          <w:rPr>
            <w:rFonts w:eastAsia="Times New Roman" w:cstheme="minorHAnsi"/>
            <w:color w:val="000000"/>
            <w:lang w:val="en-CA"/>
          </w:rPr>
          <w:delText xml:space="preserve"> </w:delText>
        </w:r>
        <w:commentRangeStart w:id="68"/>
        <w:r w:rsidDel="00ED6720">
          <w:rPr>
            <w:rFonts w:eastAsia="Times New Roman" w:cstheme="minorHAnsi"/>
            <w:color w:val="000000"/>
            <w:lang w:val="en-CA"/>
          </w:rPr>
          <w:delText>most</w:delText>
        </w:r>
      </w:del>
      <w:r>
        <w:rPr>
          <w:rFonts w:eastAsia="Times New Roman" w:cstheme="minorHAnsi"/>
          <w:color w:val="000000"/>
          <w:lang w:val="en-CA"/>
        </w:rPr>
        <w:t xml:space="preserve"> juvenile</w:t>
      </w:r>
      <w:ins w:id="69" w:author="Vanessa Fladmark" w:date="2020-05-19T09:56:00Z">
        <w:r w:rsidR="00ED6720">
          <w:rPr>
            <w:rFonts w:eastAsia="Times New Roman" w:cstheme="minorHAnsi"/>
            <w:color w:val="000000"/>
            <w:lang w:val="en-CA"/>
          </w:rPr>
          <w:t>s</w:t>
        </w:r>
      </w:ins>
      <w:del w:id="70" w:author="Vanessa Fladmark" w:date="2020-05-19T09:56:00Z">
        <w:r w:rsidDel="00ED6720">
          <w:rPr>
            <w:rFonts w:eastAsia="Times New Roman" w:cstheme="minorHAnsi"/>
            <w:color w:val="000000"/>
            <w:lang w:val="en-CA"/>
          </w:rPr>
          <w:delText xml:space="preserve"> salmon</w:delText>
        </w:r>
      </w:del>
      <w:r>
        <w:rPr>
          <w:rFonts w:eastAsia="Times New Roman" w:cstheme="minorHAnsi"/>
          <w:color w:val="000000"/>
          <w:lang w:val="en-CA"/>
        </w:rPr>
        <w:t xml:space="preserve"> migrate </w:t>
      </w:r>
      <w:commentRangeEnd w:id="68"/>
      <w:r w:rsidR="00072E9D">
        <w:rPr>
          <w:rStyle w:val="CommentReference"/>
        </w:rPr>
        <w:commentReference w:id="68"/>
      </w:r>
      <w:r>
        <w:rPr>
          <w:rFonts w:eastAsia="Times New Roman" w:cstheme="minorHAnsi"/>
          <w:color w:val="000000"/>
          <w:lang w:val="en-CA"/>
        </w:rPr>
        <w:t>northward through the Strait of Georgia, a seasonally stratified and productive region</w:t>
      </w:r>
      <w:ins w:id="71" w:author="Vanessa Fladmark" w:date="2020-05-19T10:37:00Z">
        <w:r w:rsidR="004415A1">
          <w:rPr>
            <w:rFonts w:eastAsia="Times New Roman" w:cstheme="minorHAnsi"/>
            <w:color w:val="000000"/>
            <w:lang w:val="en-CA"/>
          </w:rPr>
          <w:t xml:space="preserve"> </w:t>
        </w:r>
        <w:r w:rsidR="004415A1">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{"citationItems":[{"id":"ITEM-1","itemData":{"author":[{"dropping-particle":"","family":"DFO","given":"","non-dropping-particle":"","parse-names":false,"suffix":""}],"id":"ITEM-1","issued":{"date-parts":[["2020"]]},"number-of-pages":"561","title":"Salmon Southern BC Integrated Fisheries Management Plan","type":"report"},"uris":["http://www.mendeley.com/documents/?uuid=5945668f-3081-4769-87f8-fe65c16bfd30"]}],"mendeley":{"formattedCitation":"(DFO, 2020)","plainTextFormattedCitation":"(DFO, 2020)","previouslyFormattedCitation":"(DFO, 2020)"},"properties":{"noteIndex":0},"schema":"https://github.com/citation-style-language/schema/raw/master/csl-citation.json"}</w:instrText>
      </w:r>
      <w:r w:rsidR="004415A1">
        <w:rPr>
          <w:rFonts w:eastAsia="Times New Roman" w:cstheme="minorHAnsi"/>
          <w:color w:val="000000"/>
          <w:lang w:val="en-CA"/>
        </w:rPr>
        <w:fldChar w:fldCharType="separate"/>
      </w:r>
      <w:r w:rsidR="00DB41F8" w:rsidRPr="00DB41F8">
        <w:rPr>
          <w:rFonts w:eastAsia="Times New Roman" w:cstheme="minorHAnsi"/>
          <w:noProof/>
          <w:color w:val="000000"/>
          <w:lang w:val="en-CA"/>
        </w:rPr>
        <w:t>(DFO, 2020)</w:t>
      </w:r>
      <w:ins w:id="72" w:author="Vanessa Fladmark" w:date="2020-05-19T10:37:00Z">
        <w:r w:rsidR="004415A1">
          <w:rPr>
            <w:rFonts w:eastAsia="Times New Roman" w:cstheme="minorHAnsi"/>
            <w:color w:val="000000"/>
            <w:lang w:val="en-CA"/>
          </w:rPr>
          <w:fldChar w:fldCharType="end"/>
        </w:r>
      </w:ins>
      <w:ins w:id="73" w:author="Vanessa Fladmark" w:date="2020-05-19T10:29:00Z">
        <w:r w:rsidR="004415A1">
          <w:rPr>
            <w:rFonts w:eastAsia="Times New Roman" w:cstheme="minorHAnsi"/>
            <w:color w:val="000000"/>
            <w:lang w:val="en-CA"/>
          </w:rPr>
          <w:t>.</w:t>
        </w:r>
      </w:ins>
      <w:del w:id="74" w:author="Vanessa Fladmark" w:date="2020-05-19T10:29:00Z">
        <w:r w:rsidDel="004415A1">
          <w:rPr>
            <w:rFonts w:eastAsia="Times New Roman" w:cstheme="minorHAnsi"/>
            <w:color w:val="000000"/>
            <w:lang w:val="en-CA"/>
          </w:rPr>
          <w:delText xml:space="preserve">, </w:delText>
        </w:r>
      </w:del>
      <w:ins w:id="75" w:author="Brian" w:date="2020-05-06T08:53:00Z">
        <w:del w:id="76" w:author="Vanessa Fladmark" w:date="2020-05-19T10:29:00Z">
          <w:r w:rsidR="002F6E95" w:rsidDel="004415A1">
            <w:rPr>
              <w:rFonts w:eastAsia="Times New Roman" w:cstheme="minorHAnsi"/>
              <w:color w:val="000000"/>
              <w:lang w:val="en-CA"/>
            </w:rPr>
            <w:delText xml:space="preserve">before entering </w:delText>
          </w:r>
        </w:del>
      </w:ins>
      <w:del w:id="77" w:author="Vanessa Fladmark" w:date="2020-05-19T10:29:00Z">
        <w:r w:rsidDel="004415A1">
          <w:rPr>
            <w:rFonts w:eastAsia="Times New Roman" w:cstheme="minorHAnsi"/>
            <w:color w:val="000000"/>
            <w:lang w:val="en-CA"/>
          </w:rPr>
          <w:delText>then salmon reach the Discovery Islands</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RPr="004415A1" w:rsidDel="004415A1">
          <w:rPr>
            <w:rFonts w:eastAsia="Times New Roman" w:cstheme="minorHAnsi"/>
            <w:color w:val="000000"/>
            <w:lang w:val="en-CA"/>
          </w:rPr>
          <w:delInstrText>ADDIN CSL_CITATION {"citationItems":[{"id":"ITEM-1","itemData":{"DOI":"10.1080/19425120.2016.1223231","ISSN":"19425120","abstract":"The Strait of Georgia, British Columbia, provides important feeding and rearing habitat for forage fish, such as Pacific Herring Clupea pallasii and Eulachon Thaleichthys pacificus as well as all species of North American Pacific salmon Oncorhynchus spp. during their juvenile out-migration. In recent decades, this region has undergone large-scale physical and biological changes. Pacific Herring and Pacific salmon populations have experienced dramatic population fluctuations, while Eulachon have failed to recover from precipitous declines in the 1990s. Archival records of stomach content data from the 1960s, collected primarily from juvenile Pacific salmon, Pacific Herring, and Eulachon, allowed us to investigate diet variability in these species 60 years ago. Consistent with contemporary reports, we found that all species except Eulachon had generalist diets. In contrast to recent studies finding that Pacific Herring are the most important fish prey, Eulachon were the most frequently consumed fish, occurring in 28% of all piscivorous fish stomachs. This suggests that Pacific Herring are an important component of some Pacific salmon diets now, but only because lipid-rich Eulachon are no longer available. Chinook Salmon O. tshawytscha and Coho Salmon O. kisutch had the most similar diets, in part because of their greater piscivory. Species, length, and month and year of capture showed some explanatory power in differentiating the diets of the fish, although they explained less than 10% of total diet variation. Historical data, such as those presented here, offer a unique opportunity to investigate temporal differences in foraging ecology, informing management on how changes in the Strait of Georgia ecosystem may impact the trophic interactions between species.","author":[{"dropping-particle":"","family":"Osgood","given":"Geoffrey J.","non-dropping-particle":"","parse-names":false,"suffix":""},{"dropping-particle":"","family":"Kennedy","given":"Laura A.","non-dropping-particle":"","parse-names":false,"suffix":""},{"dropping-particle":"","family":"Holden","given":"Jessica J.","non-dropping-particle":"","parse-names":false,"suffix":""},{"dropping-particle":"","family":"Hertz","given":"Eric","non-dropping-particle":"","parse-names":false,"suffix":""},{"dropping-particle":"","family":"McKinnell","given":"Skip","non-dropping-particle":"","parse-names":false,"suffix":""},{"dropping-particle":"","family":"Juanes","given":"Francis","non-dropping-particle":"","parse-names":false,"suffix":""}],"container-title":"Marine and Coastal Fisheries","id":"ITEM-1","issue":"1","issued":{"date-parts":[["2016"]]},"page":"580-594","publisher":"Taylor &amp; Francis","title":"Historical diets of forage fish and juvenile pacific salmon in the strait of Georgia, 1966-1968","type":"article-journal","volume":"8"},"uris":["http://www.mendeley.com/documents/?uuid=7bc55408-0a3e-4d74-9ab8-72e4a32e1b0d"]}],"mendeley":{"formattedCitation":"(Osgood et al. 2016)","plainTextFormattedCitation":"(Osgood et al. 2016)","previouslyFormattedCitation":"(Osgood et al. 2016)"},"properties":{"noteIndex":0},"schema":"https://github.com/citation-style-language/schema/raw/master/csl-citation.json"}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4415A1" w:rsidDel="004415A1">
          <w:rPr>
            <w:rFonts w:eastAsia="Times New Roman" w:cstheme="minorHAnsi"/>
            <w:bCs/>
            <w:noProof/>
            <w:color w:val="000000"/>
          </w:rPr>
          <w:delText>(Osgood et al. 2016)</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 xml:space="preserve">. A complex archipelago, the Discovery Islands has tidally mixed waters and </w:delText>
        </w:r>
        <w:commentRangeStart w:id="78"/>
        <w:r w:rsidDel="004415A1">
          <w:rPr>
            <w:rFonts w:eastAsia="Times New Roman" w:cstheme="minorHAnsi"/>
            <w:color w:val="000000"/>
            <w:lang w:val="en-CA"/>
          </w:rPr>
          <w:delText xml:space="preserve">high freshwater influence </w:delText>
        </w:r>
        <w:commentRangeEnd w:id="78"/>
        <w:r w:rsidR="002F6E95" w:rsidDel="004415A1">
          <w:rPr>
            <w:rStyle w:val="CommentReference"/>
          </w:rPr>
          <w:commentReference w:id="78"/>
        </w:r>
        <w:r w:rsidDel="004415A1">
          <w:rPr>
            <w:rFonts w:eastAsia="Times New Roman" w:cstheme="minorHAnsi"/>
            <w:color w:val="000000"/>
            <w:lang w:val="en-CA"/>
          </w:rPr>
          <w:delText>and research has shown most of this area to be food-limiting for sockeye salmon</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Del="004415A1">
          <w:rPr>
            <w:rFonts w:eastAsia="Times New Roman" w:cstheme="minorHAnsi"/>
            <w:color w:val="000000"/>
            <w:lang w:val="en-CA"/>
          </w:rPr>
          <w:del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674289" w:rsidDel="004415A1">
          <w:rPr>
            <w:rFonts w:eastAsia="Times New Roman" w:cstheme="minorHAnsi"/>
            <w:bCs/>
            <w:noProof/>
            <w:color w:val="000000"/>
          </w:rPr>
          <w:delText>(James et al. 2020)</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 xml:space="preserve">. Furthering the difficulty of </w:delText>
        </w:r>
      </w:del>
      <w:ins w:id="79" w:author="Brian" w:date="2020-05-06T08:53:00Z">
        <w:del w:id="80" w:author="Vanessa Fladmark" w:date="2020-05-19T10:29:00Z">
          <w:r w:rsidR="002F6E95" w:rsidDel="004415A1">
            <w:rPr>
              <w:rFonts w:eastAsia="Times New Roman" w:cstheme="minorHAnsi"/>
              <w:color w:val="000000"/>
              <w:lang w:val="en-CA"/>
            </w:rPr>
            <w:delText xml:space="preserve">their northward </w:delText>
          </w:r>
        </w:del>
      </w:ins>
      <w:del w:id="81" w:author="Vanessa Fladmark" w:date="2020-05-19T10:29:00Z">
        <w:r w:rsidDel="004415A1">
          <w:rPr>
            <w:rFonts w:eastAsia="Times New Roman" w:cstheme="minorHAnsi"/>
            <w:color w:val="000000"/>
            <w:lang w:val="en-CA"/>
          </w:rPr>
          <w:delText xml:space="preserve">this migration, the deep and narrow Johnstone Strait is </w:delText>
        </w:r>
      </w:del>
      <w:ins w:id="82" w:author="Brian" w:date="2020-05-06T08:55:00Z">
        <w:del w:id="83" w:author="Vanessa Fladmark" w:date="2020-05-19T10:29:00Z">
          <w:r w:rsidR="002F6E95" w:rsidDel="004415A1">
            <w:rPr>
              <w:rFonts w:eastAsia="Times New Roman" w:cstheme="minorHAnsi"/>
              <w:color w:val="000000"/>
              <w:lang w:val="en-CA"/>
            </w:rPr>
            <w:delText xml:space="preserve">north of the DIS is </w:delText>
          </w:r>
        </w:del>
      </w:ins>
      <w:del w:id="84" w:author="Vanessa Fladmark" w:date="2020-05-19T10:29:00Z">
        <w:r w:rsidDel="004415A1">
          <w:rPr>
            <w:rFonts w:eastAsia="Times New Roman" w:cstheme="minorHAnsi"/>
            <w:color w:val="000000"/>
            <w:lang w:val="en-CA"/>
          </w:rPr>
          <w:delText xml:space="preserve">also well-mixed and </w:delText>
        </w:r>
        <w:commentRangeStart w:id="85"/>
        <w:r w:rsidDel="004415A1">
          <w:rPr>
            <w:rFonts w:eastAsia="Times New Roman" w:cstheme="minorHAnsi"/>
            <w:color w:val="000000"/>
            <w:lang w:val="en-CA"/>
          </w:rPr>
          <w:delText>a “trophic gauntlet” for sockeye salmon, and potentially for pink and chum salmon</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Del="004415A1">
          <w:rPr>
            <w:rFonts w:eastAsia="Times New Roman" w:cstheme="minorHAnsi"/>
            <w:color w:val="000000"/>
            <w:lang w:val="en-CA"/>
          </w:rPr>
          <w:del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salmon","type":"article-journal","volume":"23"},"uris":["http://www.mendeley.com/documents/?uuid=450dba1f-2d53-42ad-be71-9cfe900303a6"]}],"mendeley":{"formattedCitation":"(Mckinnell et al. 2014)","plainTextFormattedCitation":"(Mckinnell et al. 2014)","previouslyFormattedCitation":"(Mckinnell et al. 2014)"},"properties":{"noteIndex":0},"schema":"https://github.com/citation-style-language/schema/raw/master/csl-citation.json"}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674289" w:rsidDel="004415A1">
          <w:rPr>
            <w:rFonts w:eastAsia="Times New Roman" w:cstheme="minorHAnsi"/>
            <w:bCs/>
            <w:noProof/>
            <w:color w:val="000000"/>
          </w:rPr>
          <w:delText>(Mckinnell et al. 2014)</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w:delText>
        </w:r>
        <w:commentRangeEnd w:id="85"/>
        <w:r w:rsidR="002F6E95" w:rsidDel="004415A1">
          <w:rPr>
            <w:rStyle w:val="CommentReference"/>
          </w:rPr>
          <w:commentReference w:id="85"/>
        </w:r>
      </w:del>
      <w:r>
        <w:rPr>
          <w:rFonts w:eastAsia="Times New Roman" w:cstheme="minorHAnsi"/>
          <w:color w:val="000000"/>
          <w:lang w:val="en-CA"/>
        </w:rPr>
        <w:t xml:space="preserve"> </w:t>
      </w:r>
      <w:ins w:id="86" w:author="Vanessa Fladmark" w:date="2020-05-19T09:58:00Z">
        <w:r w:rsidR="00ED6720">
          <w:rPr>
            <w:rFonts w:eastAsia="Times New Roman" w:cstheme="minorHAnsi"/>
            <w:color w:val="000000"/>
            <w:lang w:val="en-CA"/>
          </w:rPr>
          <w:t>North of the Strait of Ge</w:t>
        </w:r>
      </w:ins>
      <w:ins w:id="87" w:author="Vanessa Fladmark" w:date="2020-05-19T09:59:00Z">
        <w:r w:rsidR="00ED6720">
          <w:rPr>
            <w:rFonts w:eastAsia="Times New Roman" w:cstheme="minorHAnsi"/>
            <w:color w:val="000000"/>
            <w:lang w:val="en-CA"/>
          </w:rPr>
          <w:t xml:space="preserve">orgia </w:t>
        </w:r>
      </w:ins>
      <w:ins w:id="88" w:author="Vanessa Fladmark" w:date="2020-05-19T10:04:00Z">
        <w:r w:rsidR="00063D72">
          <w:rPr>
            <w:rFonts w:eastAsia="Times New Roman" w:cstheme="minorHAnsi"/>
            <w:color w:val="000000"/>
            <w:lang w:val="en-CA"/>
          </w:rPr>
          <w:t>are</w:t>
        </w:r>
      </w:ins>
      <w:ins w:id="89" w:author="Vanessa Fladmark" w:date="2020-05-19T09:59:00Z">
        <w:r w:rsidR="00ED6720">
          <w:rPr>
            <w:rFonts w:eastAsia="Times New Roman" w:cstheme="minorHAnsi"/>
            <w:color w:val="000000"/>
            <w:lang w:val="en-CA"/>
          </w:rPr>
          <w:t xml:space="preserve"> the complex</w:t>
        </w:r>
      </w:ins>
      <w:ins w:id="90" w:author="Vanessa Fladmark" w:date="2020-05-19T10:02:00Z">
        <w:r w:rsidR="00063D72">
          <w:rPr>
            <w:rFonts w:eastAsia="Times New Roman" w:cstheme="minorHAnsi"/>
            <w:color w:val="000000"/>
            <w:lang w:val="en-CA"/>
          </w:rPr>
          <w:t xml:space="preserve"> and</w:t>
        </w:r>
      </w:ins>
      <w:ins w:id="91" w:author="Vanessa Fladmark" w:date="2020-05-19T09:59:00Z">
        <w:r w:rsidR="00ED6720">
          <w:rPr>
            <w:rFonts w:eastAsia="Times New Roman" w:cstheme="minorHAnsi"/>
            <w:color w:val="000000"/>
            <w:lang w:val="en-CA"/>
          </w:rPr>
          <w:t xml:space="preserve"> tidally mixed </w:t>
        </w:r>
      </w:ins>
      <w:ins w:id="92" w:author="Vanessa Fladmark" w:date="2020-05-19T10:04:00Z">
        <w:r w:rsidR="00063D72">
          <w:rPr>
            <w:rFonts w:eastAsia="Times New Roman" w:cstheme="minorHAnsi"/>
            <w:color w:val="000000"/>
            <w:lang w:val="en-CA"/>
          </w:rPr>
          <w:t>areas</w:t>
        </w:r>
      </w:ins>
      <w:ins w:id="93" w:author="Vanessa Fladmark" w:date="2020-05-19T09:59:00Z">
        <w:r w:rsidR="00ED6720">
          <w:rPr>
            <w:rFonts w:eastAsia="Times New Roman" w:cstheme="minorHAnsi"/>
            <w:color w:val="000000"/>
            <w:lang w:val="en-CA"/>
          </w:rPr>
          <w:t xml:space="preserve"> of </w:t>
        </w:r>
      </w:ins>
      <w:ins w:id="94" w:author="Vanessa Fladmark" w:date="2020-05-19T10:06:00Z">
        <w:r w:rsidR="00063D72">
          <w:rPr>
            <w:rFonts w:eastAsia="Times New Roman" w:cstheme="minorHAnsi"/>
            <w:color w:val="000000"/>
            <w:lang w:val="en-CA"/>
          </w:rPr>
          <w:t xml:space="preserve">the </w:t>
        </w:r>
      </w:ins>
      <w:ins w:id="95" w:author="Vanessa Fladmark" w:date="2020-05-19T09:59:00Z">
        <w:r w:rsidR="00ED6720">
          <w:rPr>
            <w:rFonts w:eastAsia="Times New Roman" w:cstheme="minorHAnsi"/>
            <w:color w:val="000000"/>
            <w:lang w:val="en-CA"/>
          </w:rPr>
          <w:t xml:space="preserve">Discovery Islands and Johnstone Strait, </w:t>
        </w:r>
      </w:ins>
      <w:ins w:id="96" w:author="Vanessa Fladmark" w:date="2020-05-19T10:06:00Z">
        <w:r w:rsidR="00063D72">
          <w:rPr>
            <w:rFonts w:eastAsia="Times New Roman" w:cstheme="minorHAnsi"/>
            <w:color w:val="000000"/>
            <w:lang w:val="en-CA"/>
          </w:rPr>
          <w:t>which</w:t>
        </w:r>
      </w:ins>
      <w:ins w:id="97" w:author="Vanessa Fladmark" w:date="2020-05-19T09:59:00Z">
        <w:r w:rsidR="00ED6720">
          <w:rPr>
            <w:rFonts w:eastAsia="Times New Roman" w:cstheme="minorHAnsi"/>
            <w:color w:val="000000"/>
            <w:lang w:val="en-CA"/>
          </w:rPr>
          <w:t xml:space="preserve"> </w:t>
        </w:r>
      </w:ins>
      <w:ins w:id="98" w:author="Vanessa Fladmark" w:date="2020-05-19T10:00:00Z">
        <w:r w:rsidR="00ED6720">
          <w:rPr>
            <w:rFonts w:eastAsia="Times New Roman" w:cstheme="minorHAnsi"/>
            <w:color w:val="000000"/>
            <w:lang w:val="en-CA"/>
          </w:rPr>
          <w:t>differ in oceanographic properties and zooplankton communities</w:t>
        </w:r>
      </w:ins>
      <w:ins w:id="99" w:author="Vanessa Fladmark" w:date="2020-05-26T16:48:00Z">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ins>
      <w:r w:rsidR="00776754">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id":"ITEM-2","itemData":{"author":[{"dropping-particle":"","family":"Mahara","given":"Natalie","non-dropping-particle":"","parse-names":false,"suffix":""}],"id":"ITEM-2","issued":{"date-parts":[["2018"]]},"number-of-pages":"91","title":"Zooplankton Community Composition Across a Range of Productivity Regimes in Coastal British Columbia","type":"thesis"},"uris":["http://www.mendeley.com/documents/?uuid=620d8be9-e6eb-4ba3-b5d2-6b09389d1e7b"]}],"mendeley":{"formattedCitation":"(Khangaonkar et al., 2017; Mahara, 2018)","plainTextFormattedCitation":"(Khangaonkar et al., 2017; Mahara, 2018)","previouslyFormattedCitation":"(Khangaonkar et al., 2017; Mahara, 2018)"},"properties":{"noteIndex":0},"schema":"https://github.com/citation-style-language/schema/raw/master/csl-citation.json"}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(Khangaonkar et al., 2017; Mahara, 2018)</w:t>
      </w:r>
      <w:ins w:id="100" w:author="Vanessa Fladmark" w:date="2020-05-26T16:48:00Z">
        <w:r w:rsidR="00776754">
          <w:rPr>
            <w:rFonts w:eastAsia="Times New Roman" w:cstheme="minorHAnsi"/>
            <w:color w:val="000000"/>
            <w:lang w:val="en-CA"/>
          </w:rPr>
          <w:fldChar w:fldCharType="end"/>
        </w:r>
      </w:ins>
      <w:ins w:id="101" w:author="Vanessa Fladmark" w:date="2020-05-19T10:00:00Z">
        <w:r w:rsidR="00ED6720">
          <w:rPr>
            <w:rFonts w:eastAsia="Times New Roman" w:cstheme="minorHAnsi"/>
            <w:color w:val="000000"/>
            <w:lang w:val="en-CA"/>
          </w:rPr>
          <w:t xml:space="preserve">. </w:t>
        </w:r>
      </w:ins>
      <w:ins w:id="102" w:author="Vanessa Fladmark" w:date="2020-05-19T10:07:00Z">
        <w:r w:rsidR="00063D72">
          <w:rPr>
            <w:rFonts w:eastAsia="Times New Roman" w:cstheme="minorHAnsi"/>
            <w:color w:val="000000"/>
            <w:lang w:val="en-CA"/>
          </w:rPr>
          <w:t xml:space="preserve">Recent studies have hypothesized these regions to be a </w:t>
        </w:r>
      </w:ins>
      <w:ins w:id="103" w:author="Vanessa Fladmark" w:date="2020-05-19T10:23:00Z">
        <w:r w:rsidR="00814F85">
          <w:rPr>
            <w:rFonts w:eastAsia="Times New Roman" w:cstheme="minorHAnsi"/>
            <w:color w:val="000000"/>
            <w:lang w:val="en-CA"/>
          </w:rPr>
          <w:t>“</w:t>
        </w:r>
      </w:ins>
      <w:ins w:id="104" w:author="Vanessa Fladmark" w:date="2020-05-19T10:07:00Z">
        <w:r w:rsidR="00063D72">
          <w:rPr>
            <w:rFonts w:eastAsia="Times New Roman" w:cstheme="minorHAnsi"/>
            <w:color w:val="000000"/>
            <w:lang w:val="en-CA"/>
          </w:rPr>
          <w:t>trophic gauntlet</w:t>
        </w:r>
      </w:ins>
      <w:ins w:id="105" w:author="Vanessa Fladmark" w:date="2020-05-19T10:23:00Z">
        <w:r w:rsidR="00814F85">
          <w:rPr>
            <w:rFonts w:eastAsia="Times New Roman" w:cstheme="minorHAnsi"/>
            <w:color w:val="000000"/>
            <w:lang w:val="en-CA"/>
          </w:rPr>
          <w:t>”</w:t>
        </w:r>
      </w:ins>
      <w:ins w:id="106" w:author="Vanessa Fladmark" w:date="2020-05-19T10:07:00Z">
        <w:r w:rsidR="00063D72">
          <w:rPr>
            <w:rFonts w:eastAsia="Times New Roman" w:cstheme="minorHAnsi"/>
            <w:color w:val="000000"/>
            <w:lang w:val="en-CA"/>
          </w:rPr>
          <w:t xml:space="preserve"> for juvenile salmon, </w:t>
        </w:r>
      </w:ins>
      <w:ins w:id="107" w:author="Vanessa Fladmark" w:date="2020-05-19T10:20:00Z">
        <w:r w:rsidR="00814F85">
          <w:rPr>
            <w:rFonts w:eastAsia="Times New Roman" w:cstheme="minorHAnsi"/>
            <w:color w:val="000000"/>
            <w:lang w:val="en-CA"/>
          </w:rPr>
          <w:t xml:space="preserve">sockeye salmon were indeed food limited in </w:t>
        </w:r>
      </w:ins>
      <w:ins w:id="108" w:author="Vanessa Fladmark" w:date="2020-05-19T10:23:00Z">
        <w:r w:rsidR="00814F85">
          <w:rPr>
            <w:rFonts w:eastAsia="Times New Roman" w:cstheme="minorHAnsi"/>
            <w:color w:val="000000"/>
            <w:lang w:val="en-CA"/>
          </w:rPr>
          <w:t xml:space="preserve">these </w:t>
        </w:r>
      </w:ins>
      <w:ins w:id="109" w:author="Vanessa Fladmark" w:date="2020-05-19T10:20:00Z">
        <w:r w:rsidR="00814F85">
          <w:rPr>
            <w:rFonts w:eastAsia="Times New Roman" w:cstheme="minorHAnsi"/>
            <w:color w:val="000000"/>
            <w:lang w:val="en-CA"/>
          </w:rPr>
          <w:t xml:space="preserve">tidally mixed waters, consuming &lt;0.5% </w:t>
        </w:r>
      </w:ins>
      <w:ins w:id="110" w:author="Vanessa Fladmark" w:date="2020-05-19T10:23:00Z">
        <w:r w:rsidR="00814F85">
          <w:rPr>
            <w:rFonts w:eastAsia="Times New Roman" w:cstheme="minorHAnsi"/>
            <w:color w:val="000000"/>
            <w:lang w:val="en-CA"/>
          </w:rPr>
          <w:t xml:space="preserve">of their </w:t>
        </w:r>
      </w:ins>
      <w:ins w:id="111" w:author="Vanessa Fladmark" w:date="2020-05-19T10:20:00Z">
        <w:r w:rsidR="00814F85">
          <w:rPr>
            <w:rFonts w:eastAsia="Times New Roman" w:cstheme="minorHAnsi"/>
            <w:color w:val="000000"/>
            <w:lang w:val="en-CA"/>
          </w:rPr>
          <w:t>body weight</w:t>
        </w:r>
      </w:ins>
      <w:ins w:id="112" w:author="Vanessa Fladmark" w:date="2020-05-26T16:49:00Z">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salmon","type":"article-journal","volume":"23"},"uris":["http://www.mendeley.com/documents/?uuid=450dba1f-2d53-42ad-be71-9cfe900303a6"]},{"id":"ITEM-2","itemData":{"DOI":"10.1111/fog.12471","ISSN":"1054-6006","abstract":"The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Oceanography","id":"ITEM-2","issue":"3","issued":{"date-parts":[["2020"]]},"page":"0-2","title":"Running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 Mckinnell et al., 2014)","plainTextFormattedCitation":"(James et al., 2020; Mckinnell et al., 2014)","previouslyFormattedCitation":"(James et al., 2020; Mckinnell et al., 2014)"},"properties":{"noteIndex":0},"schema":"https://github.com/citation-style-language/schema/raw/master/csl-citation.json"}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(James et al., 2020; Mckinnell et al., 2014)</w:t>
      </w:r>
      <w:ins w:id="113" w:author="Vanessa Fladmark" w:date="2020-05-26T16:49:00Z">
        <w:r w:rsidR="00776754">
          <w:rPr>
            <w:rFonts w:eastAsia="Times New Roman" w:cstheme="minorHAnsi"/>
            <w:color w:val="000000"/>
            <w:lang w:val="en-CA"/>
          </w:rPr>
          <w:fldChar w:fldCharType="end"/>
        </w:r>
      </w:ins>
      <w:ins w:id="114" w:author="Vanessa Fladmark" w:date="2020-05-19T10:20:00Z">
        <w:r w:rsidR="00814F85">
          <w:rPr>
            <w:rFonts w:eastAsia="Times New Roman" w:cstheme="minorHAnsi"/>
            <w:color w:val="000000"/>
            <w:lang w:val="en-CA"/>
          </w:rPr>
          <w:t xml:space="preserve">. Since pink and chum salmon </w:t>
        </w:r>
      </w:ins>
      <w:ins w:id="115" w:author="Vanessa Fladmark" w:date="2020-05-19T10:21:00Z">
        <w:r w:rsidR="00814F85">
          <w:rPr>
            <w:rFonts w:eastAsia="Times New Roman" w:cstheme="minorHAnsi"/>
            <w:color w:val="000000"/>
            <w:lang w:val="en-CA"/>
          </w:rPr>
          <w:t>have similar foraging and migration</w:t>
        </w:r>
      </w:ins>
      <w:ins w:id="116" w:author="Vanessa Fladmark" w:date="2020-05-19T10:24:00Z">
        <w:r w:rsidR="00814F85">
          <w:rPr>
            <w:rFonts w:eastAsia="Times New Roman" w:cstheme="minorHAnsi"/>
            <w:color w:val="000000"/>
            <w:lang w:val="en-CA"/>
          </w:rPr>
          <w:t xml:space="preserve"> </w:t>
        </w:r>
      </w:ins>
      <w:ins w:id="117" w:author="Vanessa Fladmark" w:date="2020-05-19T10:26:00Z">
        <w:r w:rsidR="00814F85">
          <w:rPr>
            <w:rFonts w:eastAsia="Times New Roman" w:cstheme="minorHAnsi"/>
            <w:color w:val="000000"/>
            <w:lang w:val="en-CA"/>
          </w:rPr>
          <w:t xml:space="preserve">as </w:t>
        </w:r>
      </w:ins>
      <w:ins w:id="118" w:author="Vanessa Fladmark" w:date="2020-05-19T10:24:00Z">
        <w:r w:rsidR="00814F85">
          <w:rPr>
            <w:rFonts w:eastAsia="Times New Roman" w:cstheme="minorHAnsi"/>
            <w:color w:val="000000"/>
            <w:lang w:val="en-CA"/>
          </w:rPr>
          <w:t>sockeye</w:t>
        </w:r>
      </w:ins>
      <w:ins w:id="119" w:author="Vanessa Fladmark" w:date="2020-05-19T10:21:00Z">
        <w:r w:rsidR="00814F85">
          <w:rPr>
            <w:rFonts w:eastAsia="Times New Roman" w:cstheme="minorHAnsi"/>
            <w:color w:val="000000"/>
            <w:lang w:val="en-CA"/>
          </w:rPr>
          <w:t xml:space="preserve">, </w:t>
        </w:r>
      </w:ins>
      <w:ins w:id="120" w:author="Vanessa Fladmark" w:date="2020-05-19T10:25:00Z">
        <w:r w:rsidR="00814F85">
          <w:rPr>
            <w:rFonts w:eastAsia="Times New Roman" w:cstheme="minorHAnsi"/>
            <w:color w:val="000000"/>
            <w:lang w:val="en-CA"/>
          </w:rPr>
          <w:t>pink and chum</w:t>
        </w:r>
      </w:ins>
      <w:ins w:id="121" w:author="Vanessa Fladmark" w:date="2020-05-19T10:21:00Z">
        <w:r w:rsidR="00814F85">
          <w:rPr>
            <w:rFonts w:eastAsia="Times New Roman" w:cstheme="minorHAnsi"/>
            <w:color w:val="000000"/>
            <w:lang w:val="en-CA"/>
          </w:rPr>
          <w:t xml:space="preserve"> </w:t>
        </w:r>
      </w:ins>
      <w:ins w:id="122" w:author="Vanessa Fladmark" w:date="2020-05-19T10:25:00Z">
        <w:r w:rsidR="00814F85">
          <w:rPr>
            <w:rFonts w:eastAsia="Times New Roman" w:cstheme="minorHAnsi"/>
            <w:color w:val="000000"/>
            <w:lang w:val="en-CA"/>
          </w:rPr>
          <w:t xml:space="preserve">likely </w:t>
        </w:r>
      </w:ins>
      <w:ins w:id="123" w:author="Vanessa Fladmark" w:date="2020-05-19T10:21:00Z">
        <w:r w:rsidR="00814F85">
          <w:rPr>
            <w:rFonts w:eastAsia="Times New Roman" w:cstheme="minorHAnsi"/>
            <w:color w:val="000000"/>
            <w:lang w:val="en-CA"/>
          </w:rPr>
          <w:t xml:space="preserve">also experience </w:t>
        </w:r>
      </w:ins>
      <w:ins w:id="124" w:author="Vanessa Fladmark" w:date="2020-05-19T10:23:00Z">
        <w:r w:rsidR="00814F85">
          <w:rPr>
            <w:rFonts w:eastAsia="Times New Roman" w:cstheme="minorHAnsi"/>
            <w:color w:val="000000"/>
            <w:lang w:val="en-CA"/>
          </w:rPr>
          <w:t>th</w:t>
        </w:r>
      </w:ins>
      <w:ins w:id="125" w:author="Vanessa Fladmark" w:date="2020-05-19T10:24:00Z">
        <w:r w:rsidR="00814F85">
          <w:rPr>
            <w:rFonts w:eastAsia="Times New Roman" w:cstheme="minorHAnsi"/>
            <w:color w:val="000000"/>
            <w:lang w:val="en-CA"/>
          </w:rPr>
          <w:t>is</w:t>
        </w:r>
      </w:ins>
      <w:ins w:id="126" w:author="Vanessa Fladmark" w:date="2020-05-19T10:21:00Z">
        <w:r w:rsidR="00814F85">
          <w:rPr>
            <w:rFonts w:eastAsia="Times New Roman" w:cstheme="minorHAnsi"/>
            <w:color w:val="000000"/>
            <w:lang w:val="en-CA"/>
          </w:rPr>
          <w:t xml:space="preserve"> gauntlet, impact</w:t>
        </w:r>
      </w:ins>
      <w:ins w:id="127" w:author="Vanessa Fladmark" w:date="2020-05-19T10:22:00Z">
        <w:r w:rsidR="00814F85">
          <w:rPr>
            <w:rFonts w:eastAsia="Times New Roman" w:cstheme="minorHAnsi"/>
            <w:color w:val="000000"/>
            <w:lang w:val="en-CA"/>
          </w:rPr>
          <w:t xml:space="preserve">ing </w:t>
        </w:r>
      </w:ins>
      <w:ins w:id="128" w:author="Vanessa Fladmark" w:date="2020-05-19T10:24:00Z">
        <w:r w:rsidR="00814F85">
          <w:rPr>
            <w:rFonts w:eastAsia="Times New Roman" w:cstheme="minorHAnsi"/>
            <w:color w:val="000000"/>
            <w:lang w:val="en-CA"/>
          </w:rPr>
          <w:t>competi</w:t>
        </w:r>
      </w:ins>
      <w:ins w:id="129" w:author="Vanessa Fladmark" w:date="2020-05-19T10:25:00Z">
        <w:r w:rsidR="00814F85">
          <w:rPr>
            <w:rFonts w:eastAsia="Times New Roman" w:cstheme="minorHAnsi"/>
            <w:color w:val="000000"/>
            <w:lang w:val="en-CA"/>
          </w:rPr>
          <w:t>tion,</w:t>
        </w:r>
      </w:ins>
      <w:ins w:id="130" w:author="Vanessa Fladmark" w:date="2020-05-19T10:21:00Z">
        <w:r w:rsidR="00814F85">
          <w:rPr>
            <w:rFonts w:eastAsia="Times New Roman" w:cstheme="minorHAnsi"/>
            <w:color w:val="000000"/>
            <w:lang w:val="en-CA"/>
          </w:rPr>
          <w:t xml:space="preserve"> growth and survival</w:t>
        </w:r>
      </w:ins>
      <w:ins w:id="131" w:author="Vanessa Fladmark" w:date="2020-05-19T10:22:00Z">
        <w:r w:rsidR="00814F85">
          <w:rPr>
            <w:rFonts w:eastAsia="Times New Roman" w:cstheme="minorHAnsi"/>
            <w:color w:val="000000"/>
            <w:lang w:val="en-CA"/>
          </w:rPr>
          <w:t>.</w:t>
        </w:r>
      </w:ins>
      <w:ins w:id="132" w:author="Vanessa Fladmark" w:date="2020-05-19T10:27:00Z">
        <w:r w:rsidR="00814F85">
          <w:rPr>
            <w:rFonts w:eastAsia="Times New Roman" w:cstheme="minorHAnsi"/>
            <w:color w:val="000000"/>
            <w:lang w:val="en-CA"/>
          </w:rPr>
          <w:t xml:space="preserve"> </w:t>
        </w:r>
      </w:ins>
      <w:r>
        <w:rPr>
          <w:rFonts w:eastAsia="Times New Roman" w:cstheme="minorHAnsi"/>
          <w:color w:val="000000"/>
          <w:lang w:val="en-CA"/>
        </w:rPr>
        <w:t xml:space="preserve">Along this route situated between Vancouver Island and mainland B.C., salmon then migrate through Queen Charlotte Strait, where they may be able to </w:t>
      </w:r>
      <w:ins w:id="133" w:author="evgeny" w:date="2020-05-18T12:20:00Z">
        <w:r w:rsidR="005F1EA6">
          <w:rPr>
            <w:rFonts w:eastAsia="Times New Roman" w:cstheme="minorHAnsi"/>
            <w:color w:val="000000"/>
            <w:lang w:val="en-CA"/>
          </w:rPr>
          <w:t xml:space="preserve">forage successfully and </w:t>
        </w:r>
      </w:ins>
      <w:r>
        <w:rPr>
          <w:rFonts w:eastAsia="Times New Roman" w:cstheme="minorHAnsi"/>
          <w:color w:val="000000"/>
          <w:lang w:val="en-CA"/>
        </w:rPr>
        <w:t>replenish</w:t>
      </w:r>
      <w:ins w:id="134" w:author="Vanessa Fladmark" w:date="2020-05-19T09:57:00Z">
        <w:r w:rsidR="00ED6720">
          <w:rPr>
            <w:rFonts w:eastAsia="Times New Roman" w:cstheme="minorHAnsi"/>
            <w:color w:val="000000"/>
            <w:lang w:val="en-CA"/>
          </w:rPr>
          <w:t xml:space="preserve"> from</w:t>
        </w:r>
      </w:ins>
      <w:r>
        <w:rPr>
          <w:rFonts w:eastAsia="Times New Roman" w:cstheme="minorHAnsi"/>
          <w:color w:val="000000"/>
          <w:lang w:val="en-CA"/>
        </w:rPr>
        <w:t xml:space="preserve"> </w:t>
      </w:r>
      <w:ins w:id="135" w:author="evgeny" w:date="2020-05-18T12:20:00Z">
        <w:r w:rsidR="005F1EA6">
          <w:rPr>
            <w:rFonts w:eastAsia="Times New Roman" w:cstheme="minorHAnsi"/>
            <w:color w:val="000000"/>
            <w:lang w:val="en-CA"/>
          </w:rPr>
          <w:t xml:space="preserve">experienced </w:t>
        </w:r>
      </w:ins>
      <w:del w:id="136" w:author="evgeny" w:date="2020-05-18T12:20:00Z">
        <w:r w:rsidDel="005F1EA6">
          <w:rPr>
            <w:rFonts w:eastAsia="Times New Roman" w:cstheme="minorHAnsi"/>
            <w:color w:val="000000"/>
            <w:lang w:val="en-CA"/>
          </w:rPr>
          <w:delText xml:space="preserve">and </w:delText>
        </w:r>
      </w:del>
      <w:ins w:id="137" w:author="evgeny" w:date="2020-05-18T12:20:00Z">
        <w:r w:rsidR="005F1EA6">
          <w:rPr>
            <w:rFonts w:eastAsia="Times New Roman" w:cstheme="minorHAnsi"/>
            <w:color w:val="000000"/>
            <w:lang w:val="en-CA"/>
          </w:rPr>
          <w:t>food shortage</w:t>
        </w:r>
      </w:ins>
      <w:ins w:id="138" w:author="evgeny" w:date="2020-05-18T12:21:00Z">
        <w:r w:rsidR="005F1EA6">
          <w:rPr>
            <w:rFonts w:eastAsia="Times New Roman" w:cstheme="minorHAnsi"/>
            <w:color w:val="000000"/>
            <w:lang w:val="en-CA"/>
          </w:rPr>
          <w:t>s</w:t>
        </w:r>
      </w:ins>
      <w:ins w:id="139" w:author="Vanessa Fladmark" w:date="2020-05-19T09:57:00Z">
        <w:r w:rsidR="00ED6720">
          <w:rPr>
            <w:rFonts w:eastAsia="Times New Roman" w:cstheme="minorHAnsi"/>
            <w:color w:val="000000"/>
            <w:lang w:val="en-CA"/>
          </w:rPr>
          <w:t xml:space="preserve"> </w:t>
        </w:r>
      </w:ins>
      <w:del w:id="140" w:author="evgeny" w:date="2020-05-18T12:20:00Z">
        <w:r w:rsidDel="005F1EA6">
          <w:rPr>
            <w:rFonts w:eastAsia="Times New Roman" w:cstheme="minorHAnsi"/>
            <w:color w:val="000000"/>
            <w:lang w:val="en-CA"/>
          </w:rPr>
          <w:delText>forage successfully</w:delText>
        </w:r>
        <w:r w:rsidR="00FA68F1" w:rsidDel="005F1EA6">
          <w:rPr>
            <w:rFonts w:eastAsia="Times New Roman" w:cstheme="minorHAnsi"/>
            <w:color w:val="000000"/>
            <w:lang w:val="en-CA"/>
          </w:rPr>
          <w:delText xml:space="preserve"> </w:delText>
        </w:r>
      </w:del>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&amp; Ware, 2006)","plainTextFormattedCitation":"(Mcqueen &amp; Ware, 2006)","previouslyFormattedCitation":"(Mcqueen &amp; Ware, 2006)"},"properties":{"noteIndex":0},"schema":"https://github.com/citation-style-language/schema/raw/master/csl-citation.json"}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(Mcqueen &amp; Ware, 2006)</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p>
    <w:p w14:paraId="640B29C8" w14:textId="77777777" w:rsidR="000D2776" w:rsidRDefault="000D2776" w:rsidP="00266C78">
      <w:pPr>
        <w:spacing w:line="480" w:lineRule="auto"/>
        <w:rPr>
          <w:rFonts w:eastAsia="Times New Roman" w:cstheme="minorHAnsi"/>
          <w:color w:val="000000"/>
          <w:lang w:val="en-CA"/>
        </w:rPr>
      </w:pPr>
    </w:p>
    <w:p w14:paraId="1B4EB8C6" w14:textId="11237822" w:rsidR="000D2776" w:rsidRPr="0046516F" w:rsidRDefault="000D2776" w:rsidP="00266C78">
      <w:pPr>
        <w:spacing w:line="480" w:lineRule="auto"/>
        <w:rPr>
          <w:rFonts w:eastAsia="Times New Roman" w:cstheme="minorHAnsi"/>
          <w:lang w:val="en-CA"/>
        </w:rPr>
      </w:pPr>
      <w:r>
        <w:rPr>
          <w:rFonts w:eastAsia="Times New Roman" w:cstheme="minorHAnsi"/>
          <w:color w:val="000000"/>
          <w:lang w:val="en-CA"/>
        </w:rPr>
        <w:tab/>
      </w:r>
      <w:commentRangeStart w:id="141"/>
      <w:r w:rsidRPr="003C4653">
        <w:rPr>
          <w:rFonts w:eastAsia="Times New Roman" w:cstheme="minorHAnsi"/>
          <w:color w:val="000000"/>
          <w:lang w:val="en-CA"/>
        </w:rPr>
        <w:t>The</w:t>
      </w:r>
      <w:commentRangeEnd w:id="141"/>
      <w:r w:rsidR="00245286">
        <w:rPr>
          <w:rStyle w:val="CommentReference"/>
        </w:rPr>
        <w:commentReference w:id="141"/>
      </w:r>
      <w:r w:rsidRPr="003C4653">
        <w:rPr>
          <w:rFonts w:eastAsia="Times New Roman" w:cstheme="minorHAnsi"/>
          <w:color w:val="000000"/>
          <w:lang w:val="en-CA"/>
        </w:rPr>
        <w:t xml:space="preserve"> conditions salmon encounter in this region of B.C. will likely be</w:t>
      </w:r>
      <w:ins w:id="142" w:author="Vanessa Fladmark" w:date="2020-05-25T09:35:00Z">
        <w:r w:rsidR="00804ABE">
          <w:rPr>
            <w:rFonts w:eastAsia="Times New Roman" w:cstheme="minorHAnsi"/>
            <w:color w:val="000000"/>
            <w:lang w:val="en-CA"/>
          </w:rPr>
          <w:t xml:space="preserve"> </w:t>
        </w:r>
      </w:ins>
      <w:ins w:id="143" w:author="Vanessa Fladmark" w:date="2020-05-25T09:36:00Z">
        <w:r w:rsidR="00804ABE">
          <w:rPr>
            <w:rFonts w:eastAsia="Times New Roman" w:cstheme="minorHAnsi"/>
            <w:color w:val="000000"/>
            <w:lang w:val="en-CA"/>
          </w:rPr>
          <w:t xml:space="preserve">representative of </w:t>
        </w:r>
      </w:ins>
      <w:commentRangeStart w:id="144"/>
      <w:del w:id="145" w:author="Vanessa Fladmark" w:date="2020-05-25T09:35:00Z">
        <w:r w:rsidRPr="003C4653" w:rsidDel="00804ABE">
          <w:rPr>
            <w:rFonts w:eastAsia="Times New Roman" w:cstheme="minorHAnsi"/>
            <w:color w:val="000000"/>
            <w:lang w:val="en-CA"/>
          </w:rPr>
          <w:delText xml:space="preserve"> comparable to</w:delText>
        </w:r>
        <w:commentRangeEnd w:id="144"/>
        <w:r w:rsidR="00245286" w:rsidDel="00804ABE">
          <w:rPr>
            <w:rStyle w:val="CommentReference"/>
          </w:rPr>
          <w:commentReference w:id="144"/>
        </w:r>
        <w:r w:rsidRPr="003C4653" w:rsidDel="00804ABE">
          <w:rPr>
            <w:rFonts w:eastAsia="Times New Roman" w:cstheme="minorHAnsi"/>
            <w:color w:val="000000"/>
            <w:lang w:val="en-CA"/>
          </w:rPr>
          <w:delText xml:space="preserve"> </w:delText>
        </w:r>
      </w:del>
      <w:r w:rsidRPr="003C4653">
        <w:rPr>
          <w:rFonts w:eastAsia="Times New Roman" w:cstheme="minorHAnsi"/>
          <w:color w:val="000000"/>
          <w:lang w:val="en-CA"/>
        </w:rPr>
        <w:t>environments they will continue to migrate through, along the coast into the Gulf of Alaska</w:t>
      </w:r>
      <w:r w:rsidR="001E4D0E">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{"citationItems":[{"id":"ITEM-1","itemData":{"author":[{"dropping-particle":"","family":"Brodeur","given":"Richard D. a","non-dropping-particle":"","parse-names":false,"suffix":""},{"dropping-particle":"","family":"Daly","given":"Elizabeth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America","type":"article-journal","volume":"57"},"uris":["http://www.mendeley.com/documents/?uuid=a58c203a-2ec5-4048-847b-1688919c7394"]}],"mendeley":{"formattedCitation":"(R. D. a Brodeur et al., 2007)","plainTextFormattedCitation":"(R. D. a Brodeur et al., 2007)","previouslyFormattedCitation":"(R. D. a Brodeur et al., 2007)"},"properties":{"noteIndex":0},"schema":"https://github.com/citation-style-language/schema/raw/master/csl-citation.json"}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bCs/>
          <w:noProof/>
          <w:color w:val="000000"/>
        </w:rPr>
        <w:t>(R. D. a Brodeur et al., 2007)</w:t>
      </w:r>
      <w:r w:rsidR="00674289">
        <w:rPr>
          <w:rStyle w:val="FootnoteReference"/>
          <w:rFonts w:eastAsia="Times New Roman" w:cstheme="minorHAnsi"/>
          <w:color w:val="000000"/>
          <w:lang w:val="en-CA"/>
        </w:rPr>
        <w:fldChar w:fldCharType="end"/>
      </w:r>
      <w:r w:rsidR="001E4D0E">
        <w:rPr>
          <w:rFonts w:eastAsia="Times New Roman" w:cstheme="minorHAnsi"/>
          <w:color w:val="000000"/>
          <w:lang w:val="en-CA"/>
        </w:rPr>
        <w:t xml:space="preserve">. </w:t>
      </w:r>
      <w:ins w:id="146" w:author="Vanessa Fladmark" w:date="2020-05-25T14:00:00Z">
        <w:r w:rsidR="00F65A95">
          <w:rPr>
            <w:rFonts w:eastAsia="Times New Roman" w:cstheme="minorHAnsi"/>
            <w:color w:val="000000"/>
            <w:lang w:val="en-CA"/>
          </w:rPr>
          <w:t xml:space="preserve">For example, Southeast Alaska has </w:t>
        </w:r>
      </w:ins>
      <w:ins w:id="147" w:author="Vanessa Fladmark" w:date="2020-05-25T14:02:00Z">
        <w:r w:rsidR="00F65A95">
          <w:rPr>
            <w:rFonts w:eastAsia="Times New Roman" w:cstheme="minorHAnsi"/>
            <w:color w:val="000000"/>
            <w:lang w:val="en-CA"/>
          </w:rPr>
          <w:t xml:space="preserve">a </w:t>
        </w:r>
      </w:ins>
      <w:ins w:id="148" w:author="Vanessa Fladmark" w:date="2020-05-25T14:00:00Z">
        <w:r w:rsidR="00F65A95">
          <w:rPr>
            <w:rFonts w:eastAsia="Times New Roman" w:cstheme="minorHAnsi"/>
            <w:color w:val="000000"/>
            <w:lang w:val="en-CA"/>
          </w:rPr>
          <w:t xml:space="preserve">similar </w:t>
        </w:r>
      </w:ins>
      <w:ins w:id="149" w:author="Vanessa Fladmark" w:date="2020-05-25T14:01:00Z">
        <w:r w:rsidR="00F65A95">
          <w:rPr>
            <w:rFonts w:eastAsia="Times New Roman" w:cstheme="minorHAnsi"/>
            <w:color w:val="000000"/>
            <w:lang w:val="en-CA"/>
          </w:rPr>
          <w:t xml:space="preserve">coastal oceanography, with inlets, channels, archipelagos, and high amounts of tidal mixing </w:t>
        </w:r>
      </w:ins>
      <w:ins w:id="150" w:author="Vanessa Fladmark" w:date="2020-05-25T14:02:00Z">
        <w:r w:rsidR="00F65A95">
          <w:rPr>
            <w:rFonts w:eastAsia="Times New Roman" w:cstheme="minorHAnsi"/>
            <w:color w:val="000000"/>
            <w:lang w:val="en-CA"/>
          </w:rPr>
          <w:t>that can influence salmon diets</w:t>
        </w:r>
      </w:ins>
      <w:ins w:id="151" w:author="Vanessa Fladmark" w:date="2020-06-02T10:10:00Z">
        <w:r w:rsidR="001215CF">
          <w:rPr>
            <w:rFonts w:eastAsia="Times New Roman" w:cstheme="minorHAnsi"/>
            <w:color w:val="000000"/>
            <w:lang w:val="en-CA"/>
          </w:rPr>
          <w:t xml:space="preserve"> </w:t>
        </w:r>
      </w:ins>
      <w:ins w:id="152" w:author="Vanessa Fladmark" w:date="2020-06-02T10:12:00Z">
        <w:r w:rsidR="001215CF">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{"citationItems":[{"id":"ITEM-1","itemData":{"DOI":"10.1111/j.1365-2699.2008.01994.x","ISSN":"03050270","abstract":"We provide an overview of the physical oceanographic and geological processes that affect marine biological habitats and production in the marine waters throughout the archipelago and continental shelf of Southeast Alaska. Given the paucity of regional data, our overview summarizes work done in adjacent regions of the Gulf of Alaska shelf and basin, and draws on research carried out in similar settings elsewhere. The geological setting, which critically influences the regional meteorology and oceanography, includes a narrow continental shelf, deep channels that permeate the archipelago, fjords, glaciers and a rugged, mountainous coast. The large-scale meteorology is influenced primarily by seasonal variations in the intensity and position of the Aleutian Low. Winds, freshwater runoff, tides and cross-shelf exchange control the regional oceanography. The large-scale flow field advects mass, heat, salt, nutrients and planktonic organisms northward from British Columbia (and even further south) to the northern Gulf of Alaska along the slope, shelf, and within the channels of Southeast Alaska. The deep channels permeating the island archipelago and narrow continental shelf facilitate communication between basin and interior waters. Water properties and flow fields are subject to large annual variations in response to similarly large variations in winds and coastal freshwater discharge. The complex geological setting leads to large spatial heterogeneity in the physical processes controlling the local circulation fields and mixing, thereby creating numerous and diverse marine biological habitats. These various circulation and mixing processes modify substantially Southeast Alaska water masses and thus influence marine ecosystem processes downstream over the northern and western Gulf of Alaska shelf. © 2008 Blackwell Publishing Ltd.","author":[{"dropping-particle":"","family":"Weingartner","given":"Thomas","non-dropping-particle":"","parse-names":false,"suffix":""},{"dropping-particle":"","family":"Eisner","given":"Lisa","non-dropping-particle":"","parse-names":false,"suffix":""},{"dropping-particle":"","family":"Eckert","given":"Ginny L.","non-dropping-particle":"","parse-names":false,"suffix":""},{"dropping-particle":"","family":"Danielson","given":"Seth","non-dropping-particle":"","parse-names":false,"suffix":""}],"container-title":"Journal of Biogeography","id":"ITEM-1","issue":"3","issued":{"date-parts":[["2009"]]},"page":"387-400","title":"Southeast Alaska: Oceanographic habitats and linkages","type":"article-journal","volume":"36"},"uris":["http://www.mendeley.com/documents/?uuid=b77842cb-8178-4e07-b63d-69559b0f0b41"]}],"mendeley":{"formattedCitation":"(Weingartner et al., 2009)","plainTextFormattedCitation":"(Weingartner et al., 2009)","previouslyFormattedCitation":"(Weingartner et al., 2009)"},"properties":{"noteIndex":0},"schema":"https://github.com/citation-style-language/schema/raw/master/csl-citation.json"}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(Weingartner et al., 2009)</w:t>
      </w:r>
      <w:ins w:id="153" w:author="Vanessa Fladmark" w:date="2020-06-02T10:12:00Z">
        <w:r w:rsidR="001215CF">
          <w:rPr>
            <w:rFonts w:eastAsia="Times New Roman" w:cstheme="minorHAnsi"/>
            <w:color w:val="000000"/>
            <w:lang w:val="en-CA"/>
          </w:rPr>
          <w:fldChar w:fldCharType="end"/>
        </w:r>
      </w:ins>
      <w:ins w:id="154" w:author="Vanessa Fladmark" w:date="2020-05-25T14:02:00Z">
        <w:r w:rsidR="00F65A95">
          <w:rPr>
            <w:rFonts w:eastAsia="Times New Roman" w:cstheme="minorHAnsi"/>
            <w:color w:val="000000"/>
            <w:lang w:val="en-CA"/>
          </w:rPr>
          <w:t>.</w:t>
        </w:r>
      </w:ins>
      <w:ins w:id="155" w:author="Vanessa Fladmark" w:date="2020-05-25T14:01:00Z">
        <w:r w:rsidR="00F65A95">
          <w:rPr>
            <w:rFonts w:eastAsia="Times New Roman" w:cstheme="minorHAnsi"/>
            <w:color w:val="000000"/>
            <w:lang w:val="en-CA"/>
          </w:rPr>
          <w:t xml:space="preserve"> </w:t>
        </w:r>
      </w:ins>
      <w:del w:id="156" w:author="Vanessa Fladmark" w:date="2020-05-25T14:00:00Z">
        <w:r w:rsidRPr="003C4653" w:rsidDel="00F65A95">
          <w:rPr>
            <w:rFonts w:eastAsia="Times New Roman" w:cstheme="minorHAnsi"/>
            <w:color w:val="000000"/>
            <w:lang w:val="en-CA"/>
          </w:rPr>
          <w:delText>Coastal ocean conditions can vary from high freshwater inputs to purely oceanic, sheltered inlets to exposed areas, rocky shores to eelgrass habitats and high to low productivity levels</w:delText>
        </w:r>
        <w:r w:rsidR="004A33F6" w:rsidDel="00F65A95">
          <w:rPr>
            <w:rFonts w:eastAsia="Times New Roman" w:cstheme="minorHAnsi"/>
            <w:color w:val="000000"/>
            <w:lang w:val="en-CA"/>
          </w:rPr>
          <w:delText xml:space="preserve"> </w:delText>
        </w:r>
        <w:r w:rsidR="00674289" w:rsidDel="00F65A95">
          <w:rPr>
            <w:rStyle w:val="FootnoteReference"/>
            <w:rFonts w:eastAsia="Times New Roman" w:cstheme="minorHAnsi"/>
            <w:color w:val="000000"/>
            <w:lang w:val="en-CA"/>
          </w:rPr>
          <w:fldChar w:fldCharType="begin" w:fldLock="1"/>
        </w:r>
        <w:r w:rsidR="00DB41F8" w:rsidRPr="00F65A95" w:rsidDel="00F65A95">
          <w:rPr>
            <w:rFonts w:eastAsia="Times New Roman" w:cstheme="minorHAnsi"/>
            <w:color w:val="000000"/>
            <w:lang w:val="en-CA"/>
          </w:rPr>
          <w:delInstrText>ADDIN CSL_CITATION {"citationItems":[{"id":"ITEM-1","itemData":{"DOI":"10.1016/j.dsr2.2019.06.007","ISSN":"09670645","abstract":"Ecologically important juvenile groundfishes and salmon co-occur in the upper water column of the eastern Gulf of Alaska during the summer, a period when growth is critical to their survival. We quantified fine-scale spatial and trophic overlap of juvenile groundfishes (arrowtooth flounder, Pacific cod, walleye pollock, and rockfish) and salmon (piscivorous coho and Chinook as well as planktivorous pink, chum, and sockeye) to examine trophic structuring and potential survival bottlenecks for these fishes in the Gulf of Alaska between 2010 and 2014. In general, juvenile groundfish catches had low coherence with station environmental variables with the exception that across the years, rockfish were correlated with deeper station bottom depths. Juvenile salmon catches were correlated with station environmental variables such as shallower station depth and where the pycnocline was closer to the surface, higher chlorophyll levels, and lower salinities. The overall fish community in 2011 was disorganized compared to 2010 and 2012–2014 based on higher ordination stress and had poorer environmental correlations. Fine-scale spatial overlap among juvenile groundfishes and salmon populations was highest in 2011 and 2012 and lowest in 2013 and 2014. Juvenile rockfish had the least spatial overlap with the juvenile salmon due to their offshore distribution. Fine-scale diet overlap between juvenile groundfishes and planktivorous juvenile salmon species ranged from 0% to 78%, was highest in 2012, and was lowest in 2011. Fine-scale diet overlap among juvenile groundfishes and piscivorous juvenile salmon occurred but was typically lower than that with planktivorous juvenile salmon. Additionally, juvenile groundfishes were directly consumed by juvenile salmon. Neither the abundance nor stomach fullness of the juvenile planktivorous groundfishes or salmon correlated with station-level zooplankton biomass in 2012–13, suggesting a lack of a resource bottleneck for these planktivores in these 2 years. Juvenile groundfishes were less frequently caught at stations where the highest catches of juvenile piscivorous salmon occurred, which could be due to predation. Overall, during years when juvenile groundfishes survival was high, juvenile salmon survival was also high, suggesting sufficient food resources in the GOA. Alternatively, when food resources are low in the GOA, as seen in 2011, competition for resources by groundfish and salmon was likely, and both appeared to be nega…","author":[{"dropping-particle":"","family":"Daly","given":"Elizabeth A.","non-dropping-particle":"","parse-names":false,"suffix":""},{"dropping-particle":"","family":"Moss","given":"Jamal H.","non-dropping-particle":"","parse-names":false,"suffix":""},{"dropping-particle":"","family":"Fergusson","given":"E.","non-dropping-particle":"","parse-names":false,"suffix":""},{"dropping-particle":"","family":"Brodeur","given":"Richard D.","non-dropping-particle":"","parse-names":false,"suffix":""}],"container-title":"Deep-Sea Research Part II: Topical Studies in Oceanography","id":"ITEM-1","issue":"June","issued":{"date-parts":[["2019"]]},"page":"150-162","publisher":"Elsevier Ltd","title":"Potential for resource competition between juvenile groundfishes and salmon in the eastern Gulf of Alaska","type":"article-journal","volume":"165"},"uris":["http://www.mendeley.com/documents/?uuid=ba5b6db6-98c4-460b-94ef-9c03998e3dd6"]}],"mendeley":{"formattedCitation":"(Daly, Moss, Fergusson, &amp; Brodeur, 2019)","plainTextFormattedCitation":"(Daly, Moss, Fergusson, &amp; Brodeur, 2019)","previouslyFormattedCitation":"(Daly, Moss, Fergusson, and Brodeur 2019)"},"properties":{"noteIndex":0},"schema":"https://github.com/citation-style-language/schema/raw/master/csl-citation.json"}</w:delInstrText>
        </w:r>
        <w:r w:rsidR="00674289" w:rsidDel="00F65A95">
          <w:rPr>
            <w:rStyle w:val="FootnoteReference"/>
            <w:rFonts w:eastAsia="Times New Roman" w:cstheme="minorHAnsi"/>
            <w:color w:val="000000"/>
            <w:lang w:val="en-CA"/>
          </w:rPr>
          <w:fldChar w:fldCharType="separate"/>
        </w:r>
        <w:r w:rsidR="00DB41F8" w:rsidRPr="00F65A95" w:rsidDel="00F65A95">
          <w:rPr>
            <w:rFonts w:eastAsia="Times New Roman" w:cstheme="minorHAnsi"/>
            <w:noProof/>
            <w:color w:val="000000"/>
            <w:lang w:val="en-CA"/>
          </w:rPr>
          <w:delText>(Daly, Moss, Fergusson, &amp; Brodeur, 2019)</w:delText>
        </w:r>
        <w:r w:rsidR="00674289" w:rsidDel="00F65A95">
          <w:rPr>
            <w:rStyle w:val="FootnoteReference"/>
            <w:rFonts w:eastAsia="Times New Roman" w:cstheme="minorHAnsi"/>
            <w:color w:val="000000"/>
            <w:lang w:val="en-CA"/>
          </w:rPr>
          <w:fldChar w:fldCharType="end"/>
        </w:r>
        <w:r w:rsidRPr="003C4653" w:rsidDel="00F65A95">
          <w:rPr>
            <w:rFonts w:eastAsia="Times New Roman" w:cstheme="minorHAnsi"/>
            <w:color w:val="000000"/>
            <w:lang w:val="en-CA"/>
          </w:rPr>
          <w:delText xml:space="preserve">. </w:delText>
        </w:r>
      </w:del>
      <w:r w:rsidRPr="003C4653">
        <w:rPr>
          <w:rFonts w:eastAsia="Times New Roman" w:cstheme="minorHAnsi"/>
          <w:color w:val="000000"/>
          <w:lang w:val="en-CA"/>
        </w:rPr>
        <w:t xml:space="preserve">Therefore, not only does the Discovery Islands and Johnstone Strait region represent an important section of the salmon migration route, but is a microcosm of coastal conditions, </w:t>
      </w:r>
      <w:ins w:id="157" w:author="Vanessa Fladmark" w:date="2020-05-25T14:03:00Z">
        <w:r w:rsidR="00F65A95">
          <w:rPr>
            <w:rFonts w:eastAsia="Times New Roman" w:cstheme="minorHAnsi"/>
            <w:color w:val="000000"/>
            <w:lang w:val="en-CA"/>
          </w:rPr>
          <w:t>and may represent a foraging challenge for pink and chum salmon</w:t>
        </w:r>
      </w:ins>
      <w:ins w:id="158" w:author="Vanessa Fladmark" w:date="2020-05-25T14:04:00Z">
        <w:r w:rsidR="00F65A95">
          <w:rPr>
            <w:rFonts w:eastAsia="Times New Roman" w:cstheme="minorHAnsi"/>
            <w:color w:val="000000"/>
            <w:lang w:val="en-CA"/>
          </w:rPr>
          <w:t xml:space="preserve">, that </w:t>
        </w:r>
      </w:ins>
      <w:ins w:id="159" w:author="Vanessa Fladmark" w:date="2020-05-27T10:10:00Z">
        <w:r w:rsidR="00912321">
          <w:rPr>
            <w:rFonts w:eastAsia="Times New Roman" w:cstheme="minorHAnsi"/>
            <w:color w:val="000000"/>
            <w:lang w:val="en-CA"/>
          </w:rPr>
          <w:t>c</w:t>
        </w:r>
      </w:ins>
      <w:ins w:id="160" w:author="Vanessa Fladmark" w:date="2020-05-25T14:04:00Z">
        <w:r w:rsidR="00F65A95">
          <w:rPr>
            <w:rFonts w:eastAsia="Times New Roman" w:cstheme="minorHAnsi"/>
            <w:color w:val="000000"/>
            <w:lang w:val="en-CA"/>
          </w:rPr>
          <w:t>ould impact their survival.</w:t>
        </w:r>
      </w:ins>
      <w:del w:id="161" w:author="Vanessa Fladmark" w:date="2020-05-25T14:03:00Z">
        <w:r w:rsidRPr="003C4653" w:rsidDel="00F65A95">
          <w:rPr>
            <w:rFonts w:eastAsia="Times New Roman" w:cstheme="minorHAnsi"/>
            <w:color w:val="000000"/>
            <w:lang w:val="en-CA"/>
          </w:rPr>
          <w:delText xml:space="preserve">transitioning from </w:delText>
        </w:r>
        <w:commentRangeStart w:id="162"/>
        <w:r w:rsidRPr="003C4653" w:rsidDel="00F65A95">
          <w:rPr>
            <w:rFonts w:eastAsia="Times New Roman" w:cstheme="minorHAnsi"/>
            <w:color w:val="000000"/>
            <w:lang w:val="en-CA"/>
          </w:rPr>
          <w:delText>warm, fresh, stratified channels</w:delText>
        </w:r>
        <w:commentRangeEnd w:id="162"/>
        <w:r w:rsidR="00245286" w:rsidDel="00F65A95">
          <w:rPr>
            <w:rStyle w:val="CommentReference"/>
          </w:rPr>
          <w:commentReference w:id="162"/>
        </w:r>
        <w:r w:rsidRPr="003C4653" w:rsidDel="00F65A95">
          <w:rPr>
            <w:rFonts w:eastAsia="Times New Roman" w:cstheme="minorHAnsi"/>
            <w:color w:val="000000"/>
            <w:lang w:val="en-CA"/>
          </w:rPr>
          <w:delText xml:space="preserve"> to a cold, saline, well-mixed, deep strait</w:delText>
        </w:r>
        <w:r w:rsidR="00DB6F78" w:rsidDel="00F65A95">
          <w:rPr>
            <w:rFonts w:eastAsia="Times New Roman" w:cstheme="minorHAnsi"/>
            <w:color w:val="000000"/>
            <w:lang w:val="en-CA"/>
          </w:rPr>
          <w:delText xml:space="preserve"> </w:delText>
        </w:r>
        <w:commentRangeStart w:id="163"/>
        <w:r w:rsidR="00674289" w:rsidDel="00F65A95">
          <w:rPr>
            <w:rStyle w:val="FootnoteReference"/>
            <w:rFonts w:eastAsia="Times New Roman" w:cstheme="minorHAnsi"/>
            <w:color w:val="000000"/>
            <w:lang w:val="en-CA"/>
          </w:rPr>
          <w:fldChar w:fldCharType="begin" w:fldLock="1"/>
        </w:r>
        <w:r w:rsidR="00DB41F8" w:rsidRPr="00F65A95" w:rsidDel="00F65A95">
          <w:rPr>
            <w:rFonts w:eastAsia="Times New Roman" w:cstheme="minorHAnsi"/>
            <w:color w:val="000000"/>
            <w:lang w:val="en-CA"/>
          </w:rPr>
          <w:del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pathways","type":"article-journal","volume":"109"},"uris":["http://www.mendeley.com/documents/?uuid=bfe0add7-ea6d-4607-9cd1-ae6d0d932d87"]}],"mendeley":{"formattedCitation":"(Khangaonkar et al., 2017)","plainTextFormattedCitation":"(Khangaonkar et al., 2017)","previouslyFormattedCitation":"(Khangaonkar, Long, and Xu 2017)"},"properties":{"noteIndex":0},"schema":"https://github.com/citation-style-language/schema/raw/master/csl-citation.json"}</w:delInstrText>
        </w:r>
        <w:r w:rsidR="00674289" w:rsidDel="00F65A95">
          <w:rPr>
            <w:rStyle w:val="FootnoteReference"/>
            <w:rFonts w:eastAsia="Times New Roman" w:cstheme="minorHAnsi"/>
            <w:color w:val="000000"/>
            <w:lang w:val="en-CA"/>
          </w:rPr>
          <w:fldChar w:fldCharType="separate"/>
        </w:r>
        <w:r w:rsidR="00DB41F8" w:rsidRPr="00F65A95" w:rsidDel="00F65A95">
          <w:rPr>
            <w:rFonts w:eastAsia="Times New Roman" w:cstheme="minorHAnsi"/>
            <w:bCs/>
            <w:noProof/>
            <w:color w:val="000000"/>
          </w:rPr>
          <w:delText>(Khangaonkar et al., 2017)</w:delText>
        </w:r>
        <w:r w:rsidR="00674289" w:rsidDel="00F65A95">
          <w:rPr>
            <w:rStyle w:val="FootnoteReference"/>
            <w:rFonts w:eastAsia="Times New Roman" w:cstheme="minorHAnsi"/>
            <w:color w:val="000000"/>
            <w:lang w:val="en-CA"/>
          </w:rPr>
          <w:fldChar w:fldCharType="end"/>
        </w:r>
        <w:commentRangeEnd w:id="163"/>
        <w:r w:rsidR="00245286" w:rsidDel="00F65A95">
          <w:rPr>
            <w:rStyle w:val="CommentReference"/>
          </w:rPr>
          <w:commentReference w:id="163"/>
        </w:r>
        <w:r w:rsidRPr="003C4653" w:rsidDel="00F65A95">
          <w:rPr>
            <w:rFonts w:eastAsia="Times New Roman" w:cstheme="minorHAnsi"/>
            <w:color w:val="000000"/>
            <w:lang w:val="en-CA"/>
          </w:rPr>
          <w:delText>.</w:delText>
        </w:r>
      </w:del>
    </w:p>
    <w:p w14:paraId="3613329C" w14:textId="77777777" w:rsidR="000D2776" w:rsidRDefault="000D2776" w:rsidP="00266C78">
      <w:pPr>
        <w:spacing w:line="480" w:lineRule="auto"/>
        <w:rPr>
          <w:rFonts w:eastAsia="Times New Roman" w:cstheme="minorHAnsi"/>
          <w:color w:val="000000"/>
          <w:lang w:val="en-CA"/>
        </w:rPr>
      </w:pPr>
    </w:p>
    <w:p w14:paraId="0A207490" w14:textId="20983264" w:rsidR="00C36020" w:rsidRPr="008D6D7B" w:rsidRDefault="000D2776" w:rsidP="00266C78">
      <w:pPr>
        <w:spacing w:line="480" w:lineRule="auto"/>
        <w:rPr>
          <w:ins w:id="164" w:author="Vanessa Fladmark" w:date="2020-05-25T17:22:00Z"/>
          <w:rFonts w:eastAsia="Times New Roman" w:cstheme="minorHAnsi"/>
          <w:color w:val="000000"/>
          <w:lang w:val="en-CA"/>
        </w:rPr>
      </w:pPr>
      <w:del w:id="165" w:author="Vanessa Fladmark" w:date="2020-05-25T17:35:00Z">
        <w:r w:rsidDel="00767845">
          <w:rPr>
            <w:rFonts w:eastAsia="Times New Roman" w:cstheme="minorHAnsi"/>
            <w:color w:val="000000"/>
            <w:lang w:val="en-CA"/>
          </w:rPr>
          <w:tab/>
          <w:delText>The purpose of this</w:delText>
        </w:r>
      </w:del>
      <w:ins w:id="166" w:author="Brian" w:date="2020-05-09T18:24:00Z">
        <w:del w:id="167" w:author="Vanessa Fladmark" w:date="2020-05-25T17:35:00Z">
          <w:r w:rsidR="00F53F3B" w:rsidDel="00767845">
            <w:rPr>
              <w:rFonts w:eastAsia="Times New Roman" w:cstheme="minorHAnsi"/>
              <w:color w:val="000000"/>
              <w:lang w:val="en-CA"/>
            </w:rPr>
            <w:delText>This</w:delText>
          </w:r>
        </w:del>
      </w:ins>
      <w:del w:id="168" w:author="Vanessa Fladmark" w:date="2020-05-25T17:35:00Z">
        <w:r w:rsidDel="00767845">
          <w:rPr>
            <w:rFonts w:eastAsia="Times New Roman" w:cstheme="minorHAnsi"/>
            <w:color w:val="000000"/>
            <w:lang w:val="en-CA"/>
          </w:rPr>
          <w:delText xml:space="preserve"> study </w:delText>
        </w:r>
      </w:del>
      <w:ins w:id="169" w:author="Brian" w:date="2020-05-09T18:24:00Z">
        <w:del w:id="170" w:author="Vanessa Fladmark" w:date="2020-05-25T17:35:00Z">
          <w:r w:rsidR="00F53F3B" w:rsidDel="00767845">
            <w:rPr>
              <w:rFonts w:eastAsia="Times New Roman" w:cstheme="minorHAnsi"/>
              <w:color w:val="000000"/>
              <w:lang w:val="en-CA"/>
            </w:rPr>
            <w:delText xml:space="preserve">aimed </w:delText>
          </w:r>
        </w:del>
      </w:ins>
      <w:del w:id="171" w:author="Vanessa Fladmark" w:date="2020-05-25T17:35:00Z">
        <w:r w:rsidDel="00767845">
          <w:rPr>
            <w:rFonts w:eastAsia="Times New Roman" w:cstheme="minorHAnsi"/>
            <w:color w:val="000000"/>
            <w:lang w:val="en-CA"/>
          </w:rPr>
          <w:delText xml:space="preserve">is </w:delText>
        </w:r>
      </w:del>
      <w:ins w:id="172" w:author="evgeny" w:date="2020-05-18T12:27:00Z">
        <w:del w:id="173" w:author="Vanessa Fladmark" w:date="2020-05-25T17:35:00Z">
          <w:r w:rsidR="00EE08B1" w:rsidDel="00767845">
            <w:rPr>
              <w:rFonts w:eastAsia="Times New Roman" w:cstheme="minorHAnsi"/>
              <w:color w:val="000000"/>
              <w:lang w:val="en-CA"/>
            </w:rPr>
            <w:delText xml:space="preserve">(a) </w:delText>
          </w:r>
        </w:del>
      </w:ins>
      <w:del w:id="174" w:author="Vanessa Fladmark" w:date="2020-05-25T17:35:00Z">
        <w:r w:rsidDel="00767845">
          <w:rPr>
            <w:rFonts w:eastAsia="Times New Roman" w:cstheme="minorHAnsi"/>
            <w:color w:val="000000"/>
            <w:lang w:val="en-CA"/>
          </w:rPr>
          <w:delText xml:space="preserve">to quantify </w:delText>
        </w:r>
      </w:del>
      <w:ins w:id="175" w:author="Brian" w:date="2020-05-06T09:33:00Z">
        <w:del w:id="176" w:author="Vanessa Fladmark" w:date="2020-05-25T17:35:00Z">
          <w:r w:rsidR="001F37CC" w:rsidDel="00767845">
            <w:rPr>
              <w:rFonts w:eastAsia="Times New Roman" w:cstheme="minorHAnsi"/>
              <w:color w:val="000000"/>
              <w:lang w:val="en-CA"/>
            </w:rPr>
            <w:delText xml:space="preserve">the </w:delText>
          </w:r>
        </w:del>
      </w:ins>
      <w:del w:id="177" w:author="Vanessa Fladmark" w:date="2020-05-25T17:35:00Z">
        <w:r w:rsidDel="00767845">
          <w:rPr>
            <w:rFonts w:eastAsia="Times New Roman" w:cstheme="minorHAnsi"/>
            <w:color w:val="000000"/>
            <w:lang w:val="en-CA"/>
          </w:rPr>
          <w:delText>diet</w:delText>
        </w:r>
      </w:del>
      <w:ins w:id="178" w:author="Brian" w:date="2020-05-06T09:33:00Z">
        <w:del w:id="179" w:author="Vanessa Fladmark" w:date="2020-05-25T17:35:00Z">
          <w:r w:rsidR="001F37CC" w:rsidDel="00767845">
            <w:rPr>
              <w:rFonts w:eastAsia="Times New Roman" w:cstheme="minorHAnsi"/>
              <w:color w:val="000000"/>
              <w:lang w:val="en-CA"/>
            </w:rPr>
            <w:delText>s</w:delText>
          </w:r>
        </w:del>
      </w:ins>
      <w:del w:id="180" w:author="Vanessa Fladmark" w:date="2020-05-25T17:35:00Z">
        <w:r w:rsidDel="00767845">
          <w:rPr>
            <w:rFonts w:eastAsia="Times New Roman" w:cstheme="minorHAnsi"/>
            <w:color w:val="000000"/>
            <w:lang w:val="en-CA"/>
          </w:rPr>
          <w:delText xml:space="preserve"> similarity between</w:delText>
        </w:r>
      </w:del>
      <w:ins w:id="181" w:author="Brian" w:date="2020-05-06T09:33:00Z">
        <w:del w:id="182" w:author="Vanessa Fladmark" w:date="2020-05-25T17:35:00Z">
          <w:r w:rsidR="001F37CC" w:rsidDel="00767845">
            <w:rPr>
              <w:rFonts w:eastAsia="Times New Roman" w:cstheme="minorHAnsi"/>
              <w:color w:val="000000"/>
              <w:lang w:val="en-CA"/>
            </w:rPr>
            <w:delText>of</w:delText>
          </w:r>
        </w:del>
      </w:ins>
      <w:del w:id="183" w:author="Vanessa Fladmark" w:date="2020-05-25T17:35:00Z">
        <w:r w:rsidDel="00767845">
          <w:rPr>
            <w:rFonts w:eastAsia="Times New Roman" w:cstheme="minorHAnsi"/>
            <w:color w:val="000000"/>
            <w:lang w:val="en-CA"/>
          </w:rPr>
          <w:delText xml:space="preserve"> juvenile pink and chum salmon across </w:delText>
        </w:r>
      </w:del>
      <w:ins w:id="184" w:author="Brian" w:date="2020-05-09T18:24:00Z">
        <w:del w:id="185" w:author="Vanessa Fladmark" w:date="2020-05-25T17:35:00Z">
          <w:r w:rsidR="00F53F3B" w:rsidDel="00767845">
            <w:rPr>
              <w:rFonts w:eastAsia="Times New Roman" w:cstheme="minorHAnsi"/>
              <w:color w:val="000000"/>
              <w:lang w:val="en-CA"/>
            </w:rPr>
            <w:delText xml:space="preserve">regions of </w:delText>
          </w:r>
        </w:del>
      </w:ins>
      <w:commentRangeStart w:id="186"/>
      <w:del w:id="187" w:author="Vanessa Fladmark" w:date="2020-05-25T17:35:00Z">
        <w:r w:rsidDel="00767845">
          <w:rPr>
            <w:rFonts w:eastAsia="Times New Roman" w:cstheme="minorHAnsi"/>
            <w:color w:val="000000"/>
            <w:lang w:val="en-CA"/>
          </w:rPr>
          <w:delText>high and low foraging opportunities</w:delText>
        </w:r>
      </w:del>
      <w:ins w:id="188" w:author="evgeny" w:date="2020-05-18T12:26:00Z">
        <w:del w:id="189" w:author="Vanessa Fladmark" w:date="2020-05-25T17:35:00Z">
          <w:r w:rsidR="00EE08B1" w:rsidDel="00767845">
            <w:rPr>
              <w:rFonts w:eastAsia="Times New Roman" w:cstheme="minorHAnsi"/>
              <w:color w:val="000000"/>
              <w:lang w:val="en-CA"/>
            </w:rPr>
            <w:delText>, describe their foraging strategies as well as trophic niches</w:delText>
          </w:r>
        </w:del>
      </w:ins>
      <w:ins w:id="190" w:author="evgeny" w:date="2020-05-18T12:22:00Z">
        <w:del w:id="191" w:author="Vanessa Fladmark" w:date="2020-05-25T17:35:00Z">
          <w:r w:rsidR="00EE08B1" w:rsidDel="00767845">
            <w:rPr>
              <w:rFonts w:eastAsia="Times New Roman" w:cstheme="minorHAnsi"/>
              <w:color w:val="000000"/>
              <w:lang w:val="en-CA"/>
            </w:rPr>
            <w:delText xml:space="preserve"> and</w:delText>
          </w:r>
        </w:del>
      </w:ins>
      <w:del w:id="192" w:author="Vanessa Fladmark" w:date="2020-05-25T17:35:00Z">
        <w:r w:rsidDel="00767845">
          <w:rPr>
            <w:rFonts w:eastAsia="Times New Roman" w:cstheme="minorHAnsi"/>
            <w:color w:val="000000"/>
            <w:lang w:val="en-CA"/>
          </w:rPr>
          <w:delText xml:space="preserve"> </w:delText>
        </w:r>
        <w:commentRangeEnd w:id="186"/>
        <w:r w:rsidR="001F37CC" w:rsidDel="00767845">
          <w:rPr>
            <w:rStyle w:val="CommentReference"/>
          </w:rPr>
          <w:commentReference w:id="186"/>
        </w:r>
        <w:commentRangeStart w:id="193"/>
        <w:r w:rsidDel="00767845">
          <w:rPr>
            <w:rFonts w:eastAsia="Times New Roman" w:cstheme="minorHAnsi"/>
            <w:color w:val="000000"/>
            <w:lang w:val="en-CA"/>
          </w:rPr>
          <w:delText xml:space="preserve">to </w:delText>
        </w:r>
      </w:del>
      <w:ins w:id="194" w:author="evgeny" w:date="2020-05-18T12:23:00Z">
        <w:del w:id="195" w:author="Vanessa Fladmark" w:date="2020-05-25T17:35:00Z">
          <w:r w:rsidR="00EE08B1" w:rsidDel="00767845">
            <w:rPr>
              <w:rFonts w:eastAsia="Times New Roman" w:cstheme="minorHAnsi"/>
              <w:color w:val="000000"/>
              <w:lang w:val="en-CA"/>
            </w:rPr>
            <w:delText>assess</w:delText>
          </w:r>
        </w:del>
      </w:ins>
      <w:del w:id="196" w:author="Vanessa Fladmark" w:date="2020-05-25T17:35:00Z">
        <w:r w:rsidDel="00767845">
          <w:rPr>
            <w:rFonts w:eastAsia="Times New Roman" w:cstheme="minorHAnsi"/>
            <w:color w:val="000000"/>
            <w:lang w:val="en-CA"/>
          </w:rPr>
          <w:delText>determine potential species competition</w:delText>
        </w:r>
        <w:commentRangeEnd w:id="193"/>
        <w:r w:rsidR="001F37CC" w:rsidDel="00767845">
          <w:rPr>
            <w:rStyle w:val="CommentReference"/>
          </w:rPr>
          <w:commentReference w:id="193"/>
        </w:r>
      </w:del>
      <w:ins w:id="197" w:author="evgeny" w:date="2020-05-18T12:24:00Z">
        <w:del w:id="198" w:author="Vanessa Fladmark" w:date="2020-05-25T17:35:00Z">
          <w:r w:rsidR="00EE08B1" w:rsidDel="00767845">
            <w:rPr>
              <w:rFonts w:eastAsia="Times New Roman" w:cstheme="minorHAnsi"/>
              <w:color w:val="000000"/>
              <w:lang w:val="en-CA"/>
            </w:rPr>
            <w:delText>;</w:delText>
          </w:r>
        </w:del>
      </w:ins>
      <w:ins w:id="199" w:author="evgeny" w:date="2020-05-18T12:27:00Z">
        <w:del w:id="200" w:author="Vanessa Fladmark" w:date="2020-05-25T17:35:00Z">
          <w:r w:rsidR="00EE08B1" w:rsidDel="00767845">
            <w:rPr>
              <w:rFonts w:eastAsia="Times New Roman" w:cstheme="minorHAnsi"/>
              <w:color w:val="000000"/>
              <w:lang w:val="en-CA"/>
            </w:rPr>
            <w:delText xml:space="preserve"> and </w:delText>
          </w:r>
        </w:del>
      </w:ins>
      <w:ins w:id="201" w:author="evgeny" w:date="2020-05-18T12:24:00Z">
        <w:del w:id="202" w:author="Vanessa Fladmark" w:date="2020-05-25T17:35:00Z">
          <w:r w:rsidR="00EE08B1" w:rsidDel="00767845">
            <w:rPr>
              <w:rFonts w:eastAsia="Times New Roman" w:cstheme="minorHAnsi"/>
              <w:color w:val="000000"/>
              <w:lang w:val="en-CA"/>
            </w:rPr>
            <w:delText xml:space="preserve">(b) to test if </w:delText>
          </w:r>
        </w:del>
      </w:ins>
      <w:del w:id="203" w:author="Vanessa Fladmark" w:date="2020-05-25T17:35:00Z">
        <w:r w:rsidDel="00767845">
          <w:rPr>
            <w:rFonts w:eastAsia="Times New Roman" w:cstheme="minorHAnsi"/>
            <w:color w:val="000000"/>
            <w:lang w:val="en-CA"/>
          </w:rPr>
          <w:delText xml:space="preserve">. </w:delText>
        </w:r>
        <w:commentRangeStart w:id="204"/>
        <w:r w:rsidDel="00767845">
          <w:rPr>
            <w:rFonts w:eastAsia="Times New Roman" w:cstheme="minorHAnsi"/>
            <w:color w:val="000000"/>
            <w:lang w:val="en-CA"/>
          </w:rPr>
          <w:delText>Further, is this</w:delText>
        </w:r>
      </w:del>
      <w:ins w:id="205" w:author="evgeny" w:date="2020-05-18T12:24:00Z">
        <w:del w:id="206" w:author="Vanessa Fladmark" w:date="2020-05-25T17:35:00Z">
          <w:r w:rsidR="00EE08B1" w:rsidDel="00767845">
            <w:rPr>
              <w:rFonts w:eastAsia="Times New Roman" w:cstheme="minorHAnsi"/>
              <w:color w:val="000000"/>
              <w:lang w:val="en-CA"/>
            </w:rPr>
            <w:delText>the</w:delText>
          </w:r>
        </w:del>
      </w:ins>
      <w:del w:id="207" w:author="Vanessa Fladmark" w:date="2020-05-25T17:35:00Z">
        <w:r w:rsidDel="00767845">
          <w:rPr>
            <w:rFonts w:eastAsia="Times New Roman" w:cstheme="minorHAnsi"/>
            <w:color w:val="000000"/>
            <w:lang w:val="en-CA"/>
          </w:rPr>
          <w:delText xml:space="preserve"> area of Discovery Islands and Johnstone Strait </w:delText>
        </w:r>
      </w:del>
      <w:ins w:id="208" w:author="evgeny" w:date="2020-05-18T12:24:00Z">
        <w:del w:id="209" w:author="Vanessa Fladmark" w:date="2020-05-25T17:35:00Z">
          <w:r w:rsidR="00EE08B1" w:rsidDel="00767845">
            <w:rPr>
              <w:rFonts w:eastAsia="Times New Roman" w:cstheme="minorHAnsi"/>
              <w:color w:val="000000"/>
              <w:lang w:val="en-CA"/>
            </w:rPr>
            <w:delText xml:space="preserve">can be classified as </w:delText>
          </w:r>
        </w:del>
      </w:ins>
      <w:del w:id="210" w:author="Vanessa Fladmark" w:date="2020-05-25T17:35:00Z">
        <w:r w:rsidDel="00767845">
          <w:rPr>
            <w:rFonts w:eastAsia="Times New Roman" w:cstheme="minorHAnsi"/>
            <w:color w:val="000000"/>
            <w:lang w:val="en-CA"/>
          </w:rPr>
          <w:delText>a trophic gauntlet for juvenile pink and chum salmon and what are the salmon foraging strategies and trophic niches in this area?</w:delText>
        </w:r>
        <w:commentRangeEnd w:id="204"/>
        <w:r w:rsidR="008D2E0A" w:rsidDel="00767845">
          <w:rPr>
            <w:rStyle w:val="CommentReference"/>
          </w:rPr>
          <w:commentReference w:id="204"/>
        </w:r>
        <w:r w:rsidDel="00767845">
          <w:rPr>
            <w:rFonts w:eastAsia="Times New Roman" w:cstheme="minorHAnsi"/>
            <w:color w:val="000000"/>
            <w:lang w:val="en-CA"/>
          </w:rPr>
          <w:delText xml:space="preserve"> </w:delText>
        </w:r>
        <w:commentRangeStart w:id="211"/>
        <w:commentRangeStart w:id="212"/>
        <w:r w:rsidRPr="003C4653" w:rsidDel="00767845">
          <w:rPr>
            <w:rFonts w:eastAsia="Times New Roman" w:cstheme="minorHAnsi"/>
            <w:color w:val="000000"/>
            <w:lang w:val="en-CA"/>
          </w:rPr>
          <w:delText xml:space="preserve">Analyzing the Discovery Islands and Johnstone Strait as a case study, this research will </w:delText>
        </w:r>
        <w:r w:rsidR="00426957" w:rsidDel="00767845">
          <w:rPr>
            <w:rFonts w:eastAsia="Times New Roman" w:cstheme="minorHAnsi"/>
            <w:color w:val="000000"/>
            <w:lang w:val="en-CA"/>
          </w:rPr>
          <w:delText>dive into juvenile pink and chum salmon competition and potential implications for early marine survival.</w:delText>
        </w:r>
        <w:commentRangeEnd w:id="211"/>
        <w:r w:rsidR="001F37CC" w:rsidDel="00767845">
          <w:rPr>
            <w:rStyle w:val="CommentReference"/>
          </w:rPr>
          <w:commentReference w:id="211"/>
        </w:r>
      </w:del>
      <w:commentRangeEnd w:id="212"/>
      <w:ins w:id="213" w:author="Vanessa Fladmark" w:date="2020-05-25T16:52:00Z">
        <w:r w:rsidR="0003790E">
          <w:rPr>
            <w:rFonts w:eastAsia="Times New Roman" w:cstheme="minorHAnsi"/>
            <w:color w:val="000000"/>
            <w:lang w:val="en-CA"/>
          </w:rPr>
          <w:tab/>
        </w:r>
        <w:r w:rsidR="003578BB">
          <w:rPr>
            <w:rFonts w:eastAsia="Times New Roman" w:cstheme="minorHAnsi"/>
            <w:color w:val="000000"/>
            <w:lang w:val="en-CA"/>
          </w:rPr>
          <w:t>This study aimed (a) to quantify</w:t>
        </w:r>
      </w:ins>
      <w:ins w:id="214" w:author="Vanessa Fladmark" w:date="2020-05-25T17:13:00Z">
        <w:r w:rsidR="00C36020">
          <w:rPr>
            <w:rFonts w:eastAsia="Times New Roman" w:cstheme="minorHAnsi"/>
            <w:color w:val="000000"/>
            <w:lang w:val="en-CA"/>
          </w:rPr>
          <w:t xml:space="preserve"> </w:t>
        </w:r>
      </w:ins>
      <w:ins w:id="215" w:author="Vanessa Fladmark" w:date="2020-05-25T16:52:00Z">
        <w:r w:rsidR="003578BB">
          <w:rPr>
            <w:rFonts w:eastAsia="Times New Roman" w:cstheme="minorHAnsi"/>
            <w:color w:val="000000"/>
            <w:lang w:val="en-CA"/>
          </w:rPr>
          <w:t xml:space="preserve">juvenile pink and chum salmon </w:t>
        </w:r>
      </w:ins>
      <w:ins w:id="216" w:author="Vanessa Fladmark" w:date="2020-05-25T17:13:00Z">
        <w:r w:rsidR="00C36020">
          <w:rPr>
            <w:rFonts w:eastAsia="Times New Roman" w:cstheme="minorHAnsi"/>
            <w:color w:val="000000"/>
            <w:lang w:val="en-CA"/>
          </w:rPr>
          <w:t xml:space="preserve">diets </w:t>
        </w:r>
      </w:ins>
      <w:ins w:id="217" w:author="Vanessa Fladmark" w:date="2020-05-25T16:52:00Z">
        <w:r w:rsidR="003578BB">
          <w:rPr>
            <w:rFonts w:eastAsia="Times New Roman" w:cstheme="minorHAnsi"/>
            <w:color w:val="000000"/>
            <w:lang w:val="en-CA"/>
          </w:rPr>
          <w:t>in</w:t>
        </w:r>
      </w:ins>
      <w:ins w:id="218" w:author="Vanessa Fladmark" w:date="2020-05-25T16:59:00Z">
        <w:r w:rsidR="003578BB">
          <w:rPr>
            <w:rFonts w:eastAsia="Times New Roman" w:cstheme="minorHAnsi"/>
            <w:color w:val="000000"/>
            <w:lang w:val="en-CA"/>
          </w:rPr>
          <w:t xml:space="preserve"> </w:t>
        </w:r>
      </w:ins>
      <w:ins w:id="219" w:author="Vanessa Fladmark" w:date="2020-05-25T17:13:00Z">
        <w:r w:rsidR="00C36020">
          <w:rPr>
            <w:rFonts w:eastAsia="Times New Roman" w:cstheme="minorHAnsi"/>
            <w:color w:val="000000"/>
            <w:lang w:val="en-CA"/>
          </w:rPr>
          <w:t>the</w:t>
        </w:r>
      </w:ins>
      <w:ins w:id="220" w:author="Vanessa Fladmark" w:date="2020-05-25T17:12:00Z">
        <w:r w:rsidR="00C36020">
          <w:rPr>
            <w:rFonts w:eastAsia="Times New Roman" w:cstheme="minorHAnsi"/>
            <w:color w:val="000000"/>
            <w:lang w:val="en-CA"/>
          </w:rPr>
          <w:t xml:space="preserve"> </w:t>
        </w:r>
      </w:ins>
      <w:ins w:id="221" w:author="Vanessa Fladmark" w:date="2020-05-25T16:52:00Z">
        <w:r w:rsidR="003578BB">
          <w:rPr>
            <w:rFonts w:eastAsia="Times New Roman" w:cstheme="minorHAnsi"/>
            <w:color w:val="000000"/>
            <w:lang w:val="en-CA"/>
          </w:rPr>
          <w:t>potential trophic gauntlet</w:t>
        </w:r>
      </w:ins>
      <w:ins w:id="222" w:author="Vanessa Fladmark" w:date="2020-05-25T16:58:00Z">
        <w:r w:rsidR="003578BB">
          <w:rPr>
            <w:rFonts w:eastAsia="Times New Roman" w:cstheme="minorHAnsi"/>
            <w:color w:val="000000"/>
            <w:lang w:val="en-CA"/>
          </w:rPr>
          <w:t xml:space="preserve"> </w:t>
        </w:r>
      </w:ins>
      <w:ins w:id="223" w:author="Vanessa Fladmark" w:date="2020-05-25T16:53:00Z">
        <w:r w:rsidR="003578BB">
          <w:rPr>
            <w:rFonts w:eastAsia="Times New Roman" w:cstheme="minorHAnsi"/>
            <w:color w:val="000000"/>
            <w:lang w:val="en-CA"/>
          </w:rPr>
          <w:t xml:space="preserve">and </w:t>
        </w:r>
      </w:ins>
      <w:r w:rsidR="00EE08B1">
        <w:rPr>
          <w:rStyle w:val="CommentReference"/>
        </w:rPr>
        <w:commentReference w:id="212"/>
      </w:r>
      <w:ins w:id="224" w:author="Vanessa Fladmark" w:date="2020-05-25T16:56:00Z">
        <w:r w:rsidR="003578BB">
          <w:rPr>
            <w:rFonts w:eastAsia="Times New Roman" w:cstheme="minorHAnsi"/>
            <w:color w:val="000000"/>
            <w:lang w:val="en-CA"/>
          </w:rPr>
          <w:t xml:space="preserve">foraging refuge </w:t>
        </w:r>
      </w:ins>
      <w:ins w:id="225" w:author="Vanessa Fladmark" w:date="2020-05-25T16:59:00Z">
        <w:r w:rsidR="003578BB">
          <w:rPr>
            <w:rFonts w:eastAsia="Times New Roman" w:cstheme="minorHAnsi"/>
            <w:color w:val="000000"/>
            <w:lang w:val="en-CA"/>
          </w:rPr>
          <w:t>area in</w:t>
        </w:r>
      </w:ins>
      <w:ins w:id="226" w:author="Vanessa Fladmark" w:date="2020-05-25T17:12:00Z">
        <w:r w:rsidR="00C36020">
          <w:rPr>
            <w:rFonts w:eastAsia="Times New Roman" w:cstheme="minorHAnsi"/>
            <w:color w:val="000000"/>
            <w:lang w:val="en-CA"/>
          </w:rPr>
          <w:t xml:space="preserve"> southern</w:t>
        </w:r>
      </w:ins>
      <w:ins w:id="227" w:author="Vanessa Fladmark" w:date="2020-05-25T16:59:00Z">
        <w:r w:rsidR="003578BB">
          <w:rPr>
            <w:rFonts w:eastAsia="Times New Roman" w:cstheme="minorHAnsi"/>
            <w:color w:val="000000"/>
            <w:lang w:val="en-CA"/>
          </w:rPr>
          <w:t xml:space="preserve"> B.</w:t>
        </w:r>
      </w:ins>
      <w:ins w:id="228" w:author="Vanessa Fladmark" w:date="2020-05-25T17:00:00Z">
        <w:r w:rsidR="003578BB">
          <w:rPr>
            <w:rFonts w:eastAsia="Times New Roman" w:cstheme="minorHAnsi"/>
            <w:color w:val="000000"/>
            <w:lang w:val="en-CA"/>
          </w:rPr>
          <w:t xml:space="preserve">C. </w:t>
        </w:r>
      </w:ins>
      <w:ins w:id="229" w:author="Vanessa Fladmark" w:date="2020-05-25T17:06:00Z">
        <w:r w:rsidR="00F30AAC">
          <w:rPr>
            <w:rFonts w:eastAsia="Times New Roman" w:cstheme="minorHAnsi"/>
            <w:color w:val="000000"/>
            <w:lang w:val="en-CA"/>
          </w:rPr>
          <w:t xml:space="preserve">and </w:t>
        </w:r>
      </w:ins>
      <w:ins w:id="230" w:author="Vanessa Fladmark" w:date="2020-05-25T17:00:00Z">
        <w:r w:rsidR="003578BB">
          <w:rPr>
            <w:rFonts w:eastAsia="Times New Roman" w:cstheme="minorHAnsi"/>
            <w:color w:val="000000"/>
            <w:lang w:val="en-CA"/>
          </w:rPr>
          <w:t xml:space="preserve">(b) describe </w:t>
        </w:r>
      </w:ins>
      <w:ins w:id="231" w:author="Vanessa Fladmark" w:date="2020-05-25T17:07:00Z">
        <w:r w:rsidR="00F30AAC">
          <w:rPr>
            <w:rFonts w:eastAsia="Times New Roman" w:cstheme="minorHAnsi"/>
            <w:color w:val="000000"/>
            <w:lang w:val="en-CA"/>
          </w:rPr>
          <w:t xml:space="preserve">the </w:t>
        </w:r>
      </w:ins>
      <w:ins w:id="232" w:author="Vanessa Fladmark" w:date="2020-05-25T17:00:00Z">
        <w:r w:rsidR="003578BB">
          <w:rPr>
            <w:rFonts w:eastAsia="Times New Roman" w:cstheme="minorHAnsi"/>
            <w:color w:val="000000"/>
            <w:lang w:val="en-CA"/>
          </w:rPr>
          <w:t>trophic niche</w:t>
        </w:r>
      </w:ins>
      <w:ins w:id="233" w:author="Vanessa Fladmark" w:date="2020-05-25T17:07:00Z">
        <w:r w:rsidR="00F30AAC">
          <w:rPr>
            <w:rFonts w:eastAsia="Times New Roman" w:cstheme="minorHAnsi"/>
            <w:color w:val="000000"/>
            <w:lang w:val="en-CA"/>
          </w:rPr>
          <w:t>s</w:t>
        </w:r>
      </w:ins>
      <w:ins w:id="234" w:author="Vanessa Fladmark" w:date="2020-05-25T17:00:00Z">
        <w:r w:rsidR="003578BB">
          <w:rPr>
            <w:rFonts w:eastAsia="Times New Roman" w:cstheme="minorHAnsi"/>
            <w:color w:val="000000"/>
            <w:lang w:val="en-CA"/>
          </w:rPr>
          <w:t xml:space="preserve"> pink and chum salmon</w:t>
        </w:r>
      </w:ins>
      <w:ins w:id="235" w:author="Vanessa Fladmark" w:date="2020-05-25T17:07:00Z">
        <w:r w:rsidR="00F30AAC">
          <w:rPr>
            <w:rFonts w:eastAsia="Times New Roman" w:cstheme="minorHAnsi"/>
            <w:color w:val="000000"/>
            <w:lang w:val="en-CA"/>
          </w:rPr>
          <w:t xml:space="preserve"> occupy. </w:t>
        </w:r>
      </w:ins>
      <w:ins w:id="236" w:author="Vanessa Fladmark" w:date="2020-05-25T17:08:00Z">
        <w:r w:rsidR="00F30AAC">
          <w:rPr>
            <w:rFonts w:eastAsia="Times New Roman" w:cstheme="minorHAnsi"/>
            <w:color w:val="000000"/>
            <w:lang w:val="en-CA"/>
          </w:rPr>
          <w:t>The d</w:t>
        </w:r>
      </w:ins>
      <w:ins w:id="237" w:author="Vanessa Fladmark" w:date="2020-05-25T17:07:00Z">
        <w:r w:rsidR="00F30AAC">
          <w:rPr>
            <w:rFonts w:eastAsia="Times New Roman" w:cstheme="minorHAnsi"/>
            <w:color w:val="000000"/>
            <w:lang w:val="en-CA"/>
          </w:rPr>
          <w:t>iets and niche overlap</w:t>
        </w:r>
      </w:ins>
      <w:ins w:id="238" w:author="Vanessa Fladmark" w:date="2020-05-25T17:08:00Z">
        <w:r w:rsidR="00F30AAC">
          <w:rPr>
            <w:rFonts w:eastAsia="Times New Roman" w:cstheme="minorHAnsi"/>
            <w:color w:val="000000"/>
            <w:lang w:val="en-CA"/>
          </w:rPr>
          <w:t xml:space="preserve"> between </w:t>
        </w:r>
      </w:ins>
      <w:ins w:id="239" w:author="Vanessa Fladmark" w:date="2020-05-25T17:11:00Z">
        <w:r w:rsidR="00F30AAC">
          <w:rPr>
            <w:rFonts w:eastAsia="Times New Roman" w:cstheme="minorHAnsi"/>
            <w:color w:val="000000"/>
            <w:lang w:val="en-CA"/>
          </w:rPr>
          <w:t xml:space="preserve">salmon </w:t>
        </w:r>
      </w:ins>
      <w:ins w:id="240" w:author="Vanessa Fladmark" w:date="2020-05-25T17:08:00Z">
        <w:r w:rsidR="00F30AAC">
          <w:rPr>
            <w:rFonts w:eastAsia="Times New Roman" w:cstheme="minorHAnsi"/>
            <w:color w:val="000000"/>
            <w:lang w:val="en-CA"/>
          </w:rPr>
          <w:t>species</w:t>
        </w:r>
      </w:ins>
      <w:ins w:id="241" w:author="Vanessa Fladmark" w:date="2020-05-25T17:10:00Z">
        <w:r w:rsidR="00F30AAC">
          <w:rPr>
            <w:rFonts w:eastAsia="Times New Roman" w:cstheme="minorHAnsi"/>
            <w:color w:val="000000"/>
            <w:lang w:val="en-CA"/>
          </w:rPr>
          <w:t xml:space="preserve"> lead to</w:t>
        </w:r>
      </w:ins>
      <w:ins w:id="242" w:author="Vanessa Fladmark" w:date="2020-05-25T17:08:00Z">
        <w:r w:rsidR="00F30AAC">
          <w:rPr>
            <w:rFonts w:eastAsia="Times New Roman" w:cstheme="minorHAnsi"/>
            <w:color w:val="000000"/>
            <w:lang w:val="en-CA"/>
          </w:rPr>
          <w:t xml:space="preserve"> (c)</w:t>
        </w:r>
      </w:ins>
      <w:ins w:id="243" w:author="Vanessa Fladmark" w:date="2020-05-25T17:09:00Z">
        <w:r w:rsidR="00F30AAC">
          <w:rPr>
            <w:rFonts w:eastAsia="Times New Roman" w:cstheme="minorHAnsi"/>
            <w:color w:val="000000"/>
            <w:lang w:val="en-CA"/>
          </w:rPr>
          <w:t xml:space="preserve"> </w:t>
        </w:r>
      </w:ins>
      <w:ins w:id="244" w:author="Vanessa Fladmark" w:date="2020-05-25T17:10:00Z">
        <w:r w:rsidR="00F30AAC">
          <w:rPr>
            <w:rFonts w:eastAsia="Times New Roman" w:cstheme="minorHAnsi"/>
            <w:color w:val="000000"/>
            <w:lang w:val="en-CA"/>
          </w:rPr>
          <w:t xml:space="preserve">assessment of </w:t>
        </w:r>
      </w:ins>
      <w:ins w:id="245" w:author="Vanessa Fladmark" w:date="2020-05-25T17:09:00Z">
        <w:r w:rsidR="00F30AAC">
          <w:rPr>
            <w:rFonts w:eastAsia="Times New Roman" w:cstheme="minorHAnsi"/>
            <w:color w:val="000000"/>
            <w:lang w:val="en-CA"/>
          </w:rPr>
          <w:t xml:space="preserve">potential competition and (d) how </w:t>
        </w:r>
      </w:ins>
      <w:ins w:id="246" w:author="Vanessa Fladmark" w:date="2020-05-25T17:11:00Z">
        <w:r w:rsidR="00F30AAC">
          <w:rPr>
            <w:rFonts w:eastAsia="Times New Roman" w:cstheme="minorHAnsi"/>
            <w:color w:val="000000"/>
            <w:lang w:val="en-CA"/>
          </w:rPr>
          <w:t>competition</w:t>
        </w:r>
      </w:ins>
      <w:ins w:id="247" w:author="Vanessa Fladmark" w:date="2020-05-25T17:09:00Z">
        <w:r w:rsidR="00F30AAC">
          <w:rPr>
            <w:rFonts w:eastAsia="Times New Roman" w:cstheme="minorHAnsi"/>
            <w:color w:val="000000"/>
            <w:lang w:val="en-CA"/>
          </w:rPr>
          <w:t xml:space="preserve"> shift</w:t>
        </w:r>
      </w:ins>
      <w:ins w:id="248" w:author="Vanessa Fladmark" w:date="2020-05-25T17:11:00Z">
        <w:r w:rsidR="00F30AAC">
          <w:rPr>
            <w:rFonts w:eastAsia="Times New Roman" w:cstheme="minorHAnsi"/>
            <w:color w:val="000000"/>
            <w:lang w:val="en-CA"/>
          </w:rPr>
          <w:t>s</w:t>
        </w:r>
      </w:ins>
      <w:ins w:id="249" w:author="Vanessa Fladmark" w:date="2020-05-25T17:09:00Z">
        <w:r w:rsidR="00F30AAC">
          <w:rPr>
            <w:rFonts w:eastAsia="Times New Roman" w:cstheme="minorHAnsi"/>
            <w:color w:val="000000"/>
            <w:lang w:val="en-CA"/>
          </w:rPr>
          <w:t xml:space="preserve"> </w:t>
        </w:r>
      </w:ins>
      <w:ins w:id="250" w:author="Vanessa Fladmark" w:date="2020-05-25T17:11:00Z">
        <w:r w:rsidR="00F30AAC">
          <w:rPr>
            <w:rFonts w:eastAsia="Times New Roman" w:cstheme="minorHAnsi"/>
            <w:color w:val="000000"/>
            <w:lang w:val="en-CA"/>
          </w:rPr>
          <w:t xml:space="preserve">with </w:t>
        </w:r>
      </w:ins>
      <w:ins w:id="251" w:author="Vanessa Fladmark" w:date="2020-05-25T17:15:00Z">
        <w:r w:rsidR="00C36020">
          <w:rPr>
            <w:rFonts w:eastAsia="Times New Roman" w:cstheme="minorHAnsi"/>
            <w:color w:val="000000"/>
            <w:lang w:val="en-CA"/>
          </w:rPr>
          <w:t xml:space="preserve">foraging </w:t>
        </w:r>
      </w:ins>
      <w:ins w:id="252" w:author="Vanessa Fladmark" w:date="2020-05-25T17:17:00Z">
        <w:r w:rsidR="00C36020">
          <w:rPr>
            <w:rFonts w:eastAsia="Times New Roman" w:cstheme="minorHAnsi"/>
            <w:color w:val="000000"/>
            <w:lang w:val="en-CA"/>
          </w:rPr>
          <w:t>opportunity</w:t>
        </w:r>
      </w:ins>
      <w:ins w:id="253" w:author="Vanessa Fladmark" w:date="2020-05-25T17:11:00Z">
        <w:r w:rsidR="00F30AAC">
          <w:rPr>
            <w:rFonts w:eastAsia="Times New Roman" w:cstheme="minorHAnsi"/>
            <w:color w:val="000000"/>
            <w:lang w:val="en-CA"/>
          </w:rPr>
          <w:t xml:space="preserve">. </w:t>
        </w:r>
      </w:ins>
    </w:p>
    <w:p w14:paraId="763667BC" w14:textId="4B30AEA7" w:rsidR="008D6D7B" w:rsidRPr="000D2776" w:rsidRDefault="008D6D7B" w:rsidP="00266C78">
      <w:pPr>
        <w:spacing w:line="480" w:lineRule="auto"/>
        <w:rPr>
          <w:rFonts w:eastAsia="Times New Roman" w:cstheme="minorHAnsi"/>
          <w:color w:val="000000"/>
          <w:lang w:val="en-CA"/>
        </w:rPr>
      </w:pPr>
      <w:ins w:id="254" w:author="Vanessa Fladmark" w:date="2020-05-25T17:22:00Z">
        <w:r>
          <w:rPr>
            <w:rFonts w:eastAsia="Times New Roman" w:cstheme="minorHAnsi"/>
            <w:color w:val="000000"/>
            <w:lang w:val="en-CA"/>
          </w:rPr>
          <w:t xml:space="preserve">This </w:t>
        </w:r>
      </w:ins>
      <w:ins w:id="255" w:author="Vanessa Fladmark" w:date="2020-05-25T17:23:00Z">
        <w:r>
          <w:rPr>
            <w:rFonts w:eastAsia="Times New Roman" w:cstheme="minorHAnsi"/>
            <w:color w:val="000000"/>
            <w:lang w:val="en-CA"/>
          </w:rPr>
          <w:t xml:space="preserve">research will determine if a trophic gauntlet exists for juvenile pink and chum salmon and how </w:t>
        </w:r>
      </w:ins>
      <w:ins w:id="256" w:author="Vanessa Fladmark" w:date="2020-05-25T17:32:00Z">
        <w:r>
          <w:rPr>
            <w:rFonts w:eastAsia="Times New Roman" w:cstheme="minorHAnsi"/>
            <w:color w:val="000000"/>
            <w:lang w:val="en-CA"/>
          </w:rPr>
          <w:t>sa</w:t>
        </w:r>
      </w:ins>
      <w:ins w:id="257" w:author="Vanessa Fladmark" w:date="2020-05-25T17:34:00Z">
        <w:r>
          <w:rPr>
            <w:rFonts w:eastAsia="Times New Roman" w:cstheme="minorHAnsi"/>
            <w:color w:val="000000"/>
            <w:lang w:val="en-CA"/>
          </w:rPr>
          <w:t>l</w:t>
        </w:r>
      </w:ins>
      <w:ins w:id="258" w:author="Vanessa Fladmark" w:date="2020-05-25T17:32:00Z">
        <w:r>
          <w:rPr>
            <w:rFonts w:eastAsia="Times New Roman" w:cstheme="minorHAnsi"/>
            <w:color w:val="000000"/>
            <w:lang w:val="en-CA"/>
          </w:rPr>
          <w:t>mon</w:t>
        </w:r>
      </w:ins>
      <w:ins w:id="259" w:author="Vanessa Fladmark" w:date="2020-05-25T17:23:00Z">
        <w:r>
          <w:rPr>
            <w:rFonts w:eastAsia="Times New Roman" w:cstheme="minorHAnsi"/>
            <w:color w:val="000000"/>
            <w:lang w:val="en-CA"/>
          </w:rPr>
          <w:t xml:space="preserve"> behaviour shifts under high and low foraging (measured by stomach fullness)</w:t>
        </w:r>
      </w:ins>
      <w:ins w:id="260" w:author="Vanessa Fladmark" w:date="2020-05-25T17:37:00Z">
        <w:r w:rsidR="00767845">
          <w:rPr>
            <w:rFonts w:eastAsia="Times New Roman" w:cstheme="minorHAnsi"/>
            <w:color w:val="000000"/>
            <w:lang w:val="en-CA"/>
          </w:rPr>
          <w:t>.</w:t>
        </w:r>
      </w:ins>
      <w:ins w:id="261" w:author="Vanessa Fladmark" w:date="2020-05-25T17:23:00Z">
        <w:r>
          <w:rPr>
            <w:rFonts w:eastAsia="Times New Roman" w:cstheme="minorHAnsi"/>
            <w:color w:val="000000"/>
            <w:lang w:val="en-CA"/>
          </w:rPr>
          <w:t xml:space="preserve"> </w:t>
        </w:r>
      </w:ins>
      <w:ins w:id="262" w:author="Vanessa Fladmark" w:date="2020-05-25T17:37:00Z">
        <w:r w:rsidR="00767845">
          <w:rPr>
            <w:rFonts w:eastAsia="Times New Roman" w:cstheme="minorHAnsi"/>
            <w:color w:val="000000"/>
            <w:lang w:val="en-CA"/>
          </w:rPr>
          <w:t>I</w:t>
        </w:r>
      </w:ins>
      <w:ins w:id="263" w:author="Vanessa Fladmark" w:date="2020-05-25T17:23:00Z">
        <w:r>
          <w:rPr>
            <w:rFonts w:eastAsia="Times New Roman" w:cstheme="minorHAnsi"/>
            <w:color w:val="000000"/>
            <w:lang w:val="en-CA"/>
          </w:rPr>
          <w:t>f fo</w:t>
        </w:r>
      </w:ins>
      <w:ins w:id="264" w:author="Vanessa Fladmark" w:date="2020-05-25T17:24:00Z">
        <w:r>
          <w:rPr>
            <w:rFonts w:eastAsia="Times New Roman" w:cstheme="minorHAnsi"/>
            <w:color w:val="000000"/>
            <w:lang w:val="en-CA"/>
          </w:rPr>
          <w:t>raging is low, species will compete, decreasing survival, or will separat</w:t>
        </w:r>
      </w:ins>
      <w:ins w:id="265" w:author="Vanessa Fladmark" w:date="2020-05-25T17:37:00Z">
        <w:r w:rsidR="00767845">
          <w:rPr>
            <w:rFonts w:eastAsia="Times New Roman" w:cstheme="minorHAnsi"/>
            <w:color w:val="000000"/>
            <w:lang w:val="en-CA"/>
          </w:rPr>
          <w:t>e</w:t>
        </w:r>
      </w:ins>
      <w:ins w:id="266" w:author="Vanessa Fladmark" w:date="2020-05-25T17:24:00Z">
        <w:r>
          <w:rPr>
            <w:rFonts w:eastAsia="Times New Roman" w:cstheme="minorHAnsi"/>
            <w:color w:val="000000"/>
            <w:lang w:val="en-CA"/>
          </w:rPr>
          <w:t xml:space="preserve"> by niche</w:t>
        </w:r>
      </w:ins>
      <w:ins w:id="267" w:author="Vanessa Fladmark" w:date="2020-05-25T17:37:00Z">
        <w:r w:rsidR="00767845">
          <w:rPr>
            <w:rFonts w:eastAsia="Times New Roman" w:cstheme="minorHAnsi"/>
            <w:color w:val="000000"/>
            <w:lang w:val="en-CA"/>
          </w:rPr>
          <w:t xml:space="preserve"> to coexist</w:t>
        </w:r>
      </w:ins>
      <w:ins w:id="268" w:author="Vanessa Fladmark" w:date="2020-05-25T17:24:00Z">
        <w:r>
          <w:rPr>
            <w:rFonts w:eastAsia="Times New Roman" w:cstheme="minorHAnsi"/>
            <w:color w:val="000000"/>
            <w:lang w:val="en-CA"/>
          </w:rPr>
          <w:t>.</w:t>
        </w:r>
      </w:ins>
    </w:p>
    <w:p w14:paraId="47D05C87" w14:textId="77777777" w:rsidR="00372150" w:rsidRPr="003C4653" w:rsidRDefault="00372150" w:rsidP="00266C78">
      <w:pPr>
        <w:spacing w:line="480" w:lineRule="auto"/>
        <w:rPr>
          <w:rFonts w:eastAsia="Times New Roman" w:cstheme="minorHAnsi"/>
          <w:lang w:val="en-CA"/>
        </w:rPr>
      </w:pPr>
    </w:p>
    <w:p w14:paraId="1F7A83A8"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2.2 Methods</w:t>
      </w:r>
    </w:p>
    <w:p w14:paraId="3A198AFD" w14:textId="77777777" w:rsidR="00372150" w:rsidRPr="003C4653" w:rsidRDefault="00372150" w:rsidP="00266C78">
      <w:pPr>
        <w:spacing w:line="480" w:lineRule="auto"/>
        <w:rPr>
          <w:rFonts w:eastAsia="Times New Roman" w:cstheme="minorHAnsi"/>
          <w:lang w:val="en-CA"/>
        </w:rPr>
      </w:pPr>
    </w:p>
    <w:p w14:paraId="440415D3" w14:textId="64315F5E" w:rsidR="003E0C2D" w:rsidRDefault="00372150" w:rsidP="00266C78">
      <w:pPr>
        <w:spacing w:line="480" w:lineRule="auto"/>
        <w:rPr>
          <w:ins w:id="269" w:author="Vanessa Fladmark" w:date="2020-05-28T09:41:00Z"/>
          <w:rFonts w:eastAsia="Times New Roman" w:cstheme="minorHAnsi"/>
          <w:color w:val="000000"/>
          <w:lang w:val="en-CA"/>
        </w:rPr>
      </w:pPr>
      <w:r w:rsidRPr="003C4653">
        <w:rPr>
          <w:rFonts w:eastAsia="Times New Roman" w:cstheme="minorHAnsi"/>
          <w:color w:val="000000"/>
          <w:lang w:val="en-CA"/>
        </w:rPr>
        <w:tab/>
      </w:r>
      <w:ins w:id="270" w:author="Brian" w:date="2020-05-09T18:25:00Z">
        <w:r w:rsidR="00F53F3B">
          <w:rPr>
            <w:rFonts w:eastAsia="Times New Roman" w:cstheme="minorHAnsi"/>
            <w:color w:val="000000"/>
            <w:lang w:val="en-CA"/>
          </w:rPr>
          <w:t xml:space="preserve">The Hakai Institute’s Juvenile Salmon Program </w:t>
        </w:r>
      </w:ins>
      <w:ins w:id="271" w:author="Brian" w:date="2020-05-10T07:22:00Z">
        <w:r w:rsidR="0022733A">
          <w:rPr>
            <w:rFonts w:eastAsia="Times New Roman" w:cstheme="minorHAnsi"/>
            <w:color w:val="000000"/>
            <w:lang w:val="en-CA"/>
          </w:rPr>
          <w:t xml:space="preserve">was established in 2015 as a collaboration between </w:t>
        </w:r>
      </w:ins>
      <w:commentRangeStart w:id="272"/>
      <w:del w:id="273" w:author="Brian" w:date="2020-05-10T07:24:00Z">
        <w:r w:rsidRPr="003C4653" w:rsidDel="0022733A">
          <w:rPr>
            <w:rFonts w:eastAsia="Times New Roman" w:cstheme="minorHAnsi"/>
            <w:color w:val="000000"/>
            <w:lang w:val="en-CA"/>
          </w:rPr>
          <w:delText>In</w:delText>
        </w:r>
        <w:commentRangeEnd w:id="272"/>
        <w:r w:rsidR="00250A2E" w:rsidDel="0022733A">
          <w:rPr>
            <w:rStyle w:val="CommentReference"/>
          </w:rPr>
          <w:commentReference w:id="272"/>
        </w:r>
        <w:r w:rsidRPr="003C4653" w:rsidDel="0022733A">
          <w:rPr>
            <w:rFonts w:eastAsia="Times New Roman" w:cstheme="minorHAnsi"/>
            <w:color w:val="000000"/>
            <w:lang w:val="en-CA"/>
          </w:rPr>
          <w:delText xml:space="preserve"> an effort to</w:delText>
        </w:r>
      </w:del>
      <w:del w:id="274" w:author="Brian" w:date="2020-05-10T07:23:00Z">
        <w:r w:rsidRPr="003C4653" w:rsidDel="0022733A">
          <w:rPr>
            <w:rFonts w:eastAsia="Times New Roman" w:cstheme="minorHAnsi"/>
            <w:color w:val="000000"/>
            <w:lang w:val="en-CA"/>
          </w:rPr>
          <w:delText xml:space="preserve"> understand the early marine phase of Pacific salmon</w:delText>
        </w:r>
      </w:del>
      <w:del w:id="275" w:author="Brian" w:date="2020-05-10T07:24:00Z">
        <w:r w:rsidRPr="003C4653" w:rsidDel="0022733A">
          <w:rPr>
            <w:rFonts w:eastAsia="Times New Roman" w:cstheme="minorHAnsi"/>
            <w:color w:val="000000"/>
            <w:lang w:val="en-CA"/>
          </w:rPr>
          <w:delText xml:space="preserve">, </w:delText>
        </w:r>
      </w:del>
      <w:r w:rsidRPr="003C4653">
        <w:rPr>
          <w:rFonts w:eastAsia="Times New Roman" w:cstheme="minorHAnsi"/>
          <w:color w:val="000000"/>
          <w:lang w:val="en-CA"/>
        </w:rPr>
        <w:t xml:space="preserve">the Hakai Institute, </w:t>
      </w:r>
      <w:r w:rsidR="003852C1">
        <w:rPr>
          <w:rFonts w:eastAsia="Times New Roman" w:cstheme="minorHAnsi"/>
          <w:color w:val="000000"/>
          <w:lang w:val="en-CA"/>
        </w:rPr>
        <w:t xml:space="preserve">the </w:t>
      </w:r>
      <w:r w:rsidRPr="003C4653">
        <w:rPr>
          <w:rFonts w:eastAsia="Times New Roman" w:cstheme="minorHAnsi"/>
          <w:color w:val="000000"/>
          <w:lang w:val="en-CA"/>
        </w:rPr>
        <w:t>U</w:t>
      </w:r>
      <w:r w:rsidR="003852C1">
        <w:rPr>
          <w:rFonts w:eastAsia="Times New Roman" w:cstheme="minorHAnsi"/>
          <w:color w:val="000000"/>
          <w:lang w:val="en-CA"/>
        </w:rPr>
        <w:t xml:space="preserve">niversity of </w:t>
      </w:r>
      <w:r w:rsidRPr="003C4653">
        <w:rPr>
          <w:rFonts w:eastAsia="Times New Roman" w:cstheme="minorHAnsi"/>
          <w:color w:val="000000"/>
          <w:lang w:val="en-CA"/>
        </w:rPr>
        <w:t>B</w:t>
      </w:r>
      <w:r w:rsidR="003852C1">
        <w:rPr>
          <w:rFonts w:eastAsia="Times New Roman" w:cstheme="minorHAnsi"/>
          <w:color w:val="000000"/>
          <w:lang w:val="en-CA"/>
        </w:rPr>
        <w:t xml:space="preserve">ritish </w:t>
      </w:r>
      <w:r w:rsidRPr="003C4653">
        <w:rPr>
          <w:rFonts w:eastAsia="Times New Roman" w:cstheme="minorHAnsi"/>
          <w:color w:val="000000"/>
          <w:lang w:val="en-CA"/>
        </w:rPr>
        <w:t>C</w:t>
      </w:r>
      <w:r w:rsidR="003852C1">
        <w:rPr>
          <w:rFonts w:eastAsia="Times New Roman" w:cstheme="minorHAnsi"/>
          <w:color w:val="000000"/>
          <w:lang w:val="en-CA"/>
        </w:rPr>
        <w:t>olumbia</w:t>
      </w:r>
      <w:r w:rsidR="00E511DA">
        <w:rPr>
          <w:rFonts w:eastAsia="Times New Roman" w:cstheme="minorHAnsi"/>
          <w:color w:val="000000"/>
          <w:lang w:val="en-CA"/>
        </w:rPr>
        <w:t>, S</w:t>
      </w:r>
      <w:r w:rsidR="003852C1">
        <w:rPr>
          <w:rFonts w:eastAsia="Times New Roman" w:cstheme="minorHAnsi"/>
          <w:color w:val="000000"/>
          <w:lang w:val="en-CA"/>
        </w:rPr>
        <w:t xml:space="preserve">imon </w:t>
      </w:r>
      <w:r w:rsidR="00E511DA">
        <w:rPr>
          <w:rFonts w:eastAsia="Times New Roman" w:cstheme="minorHAnsi"/>
          <w:color w:val="000000"/>
          <w:lang w:val="en-CA"/>
        </w:rPr>
        <w:t>F</w:t>
      </w:r>
      <w:r w:rsidR="003852C1">
        <w:rPr>
          <w:rFonts w:eastAsia="Times New Roman" w:cstheme="minorHAnsi"/>
          <w:color w:val="000000"/>
          <w:lang w:val="en-CA"/>
        </w:rPr>
        <w:t xml:space="preserve">raser </w:t>
      </w:r>
      <w:r w:rsidR="00E511DA">
        <w:rPr>
          <w:rFonts w:eastAsia="Times New Roman" w:cstheme="minorHAnsi"/>
          <w:color w:val="000000"/>
          <w:lang w:val="en-CA"/>
        </w:rPr>
        <w:t>U</w:t>
      </w:r>
      <w:r w:rsidR="003852C1">
        <w:rPr>
          <w:rFonts w:eastAsia="Times New Roman" w:cstheme="minorHAnsi"/>
          <w:color w:val="000000"/>
          <w:lang w:val="en-CA"/>
        </w:rPr>
        <w:t>niversity</w:t>
      </w:r>
      <w:ins w:id="276" w:author="evgeny" w:date="2020-05-18T12:28:00Z">
        <w:r w:rsidR="00E51FC4">
          <w:rPr>
            <w:rFonts w:eastAsia="Times New Roman" w:cstheme="minorHAnsi"/>
            <w:color w:val="000000"/>
            <w:lang w:val="en-CA"/>
          </w:rPr>
          <w:t>,</w:t>
        </w:r>
      </w:ins>
      <w:r w:rsidR="00E511DA">
        <w:rPr>
          <w:rFonts w:eastAsia="Times New Roman" w:cstheme="minorHAnsi"/>
          <w:color w:val="000000"/>
          <w:lang w:val="en-CA"/>
        </w:rPr>
        <w:t xml:space="preserve"> </w:t>
      </w:r>
      <w:del w:id="277" w:author="evgeny" w:date="2020-05-18T12:28:00Z">
        <w:r w:rsidR="00E511DA" w:rsidDel="00E51FC4">
          <w:rPr>
            <w:rFonts w:eastAsia="Times New Roman" w:cstheme="minorHAnsi"/>
            <w:color w:val="000000"/>
            <w:lang w:val="en-CA"/>
          </w:rPr>
          <w:delText xml:space="preserve">and </w:delText>
        </w:r>
      </w:del>
      <w:r w:rsidR="003852C1">
        <w:rPr>
          <w:rFonts w:eastAsia="Times New Roman" w:cstheme="minorHAnsi"/>
          <w:color w:val="000000"/>
          <w:lang w:val="en-CA"/>
        </w:rPr>
        <w:t xml:space="preserve">the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of T</w:t>
      </w:r>
      <w:r w:rsidR="003852C1">
        <w:rPr>
          <w:rFonts w:eastAsia="Times New Roman" w:cstheme="minorHAnsi"/>
          <w:color w:val="000000"/>
          <w:lang w:val="en-CA"/>
        </w:rPr>
        <w:t>oronto</w:t>
      </w:r>
      <w:r w:rsidRPr="003C4653">
        <w:rPr>
          <w:rFonts w:eastAsia="Times New Roman" w:cstheme="minorHAnsi"/>
          <w:color w:val="000000"/>
          <w:lang w:val="en-CA"/>
        </w:rPr>
        <w:t xml:space="preserve"> and Salmon Coast Field Station</w:t>
      </w:r>
      <w:ins w:id="278" w:author="Brian" w:date="2020-05-10T07:23:00Z">
        <w:r w:rsidR="0022733A">
          <w:rPr>
            <w:rFonts w:eastAsia="Times New Roman" w:cstheme="minorHAnsi"/>
            <w:color w:val="000000"/>
            <w:lang w:val="en-CA"/>
          </w:rPr>
          <w:t xml:space="preserve">. </w:t>
        </w:r>
      </w:ins>
      <w:r w:rsidRPr="003C4653">
        <w:rPr>
          <w:rFonts w:eastAsia="Times New Roman" w:cstheme="minorHAnsi"/>
          <w:color w:val="000000"/>
          <w:lang w:val="en-CA"/>
        </w:rPr>
        <w:t xml:space="preserve"> </w:t>
      </w:r>
      <w:commentRangeStart w:id="279"/>
      <w:ins w:id="280" w:author="Brian" w:date="2020-05-10T07:23:00Z">
        <w:r w:rsidR="0022733A">
          <w:rPr>
            <w:rFonts w:eastAsia="Times New Roman" w:cstheme="minorHAnsi"/>
            <w:color w:val="000000"/>
            <w:lang w:val="en-CA"/>
          </w:rPr>
          <w:t>This program</w:t>
        </w:r>
      </w:ins>
      <w:ins w:id="281" w:author="Brian" w:date="2020-05-10T07:30:00Z">
        <w:r w:rsidR="0022733A">
          <w:rPr>
            <w:rFonts w:eastAsia="Times New Roman" w:cstheme="minorHAnsi"/>
            <w:color w:val="000000"/>
            <w:lang w:val="en-CA"/>
          </w:rPr>
          <w:t xml:space="preserve"> </w:t>
        </w:r>
      </w:ins>
      <w:ins w:id="282" w:author="Brian" w:date="2020-05-10T07:34:00Z">
        <w:r w:rsidR="005675E6">
          <w:rPr>
            <w:rFonts w:eastAsia="Times New Roman" w:cstheme="minorHAnsi"/>
            <w:color w:val="000000"/>
            <w:lang w:val="en-CA"/>
          </w:rPr>
          <w:t>annually</w:t>
        </w:r>
      </w:ins>
      <w:ins w:id="283" w:author="Brian" w:date="2020-05-10T07:30:00Z">
        <w:r w:rsidR="0022733A">
          <w:rPr>
            <w:rFonts w:eastAsia="Times New Roman" w:cstheme="minorHAnsi"/>
            <w:color w:val="000000"/>
            <w:lang w:val="en-CA"/>
          </w:rPr>
          <w:t xml:space="preserve"> samples juvenile salmon </w:t>
        </w:r>
      </w:ins>
      <w:ins w:id="284" w:author="Brian" w:date="2020-05-10T07:31:00Z">
        <w:r w:rsidR="0022733A">
          <w:rPr>
            <w:rFonts w:eastAsia="Times New Roman" w:cstheme="minorHAnsi"/>
            <w:color w:val="000000"/>
            <w:lang w:val="en-CA"/>
          </w:rPr>
          <w:t>a</w:t>
        </w:r>
      </w:ins>
      <w:ins w:id="285" w:author="Brian" w:date="2020-05-10T07:23:00Z">
        <w:r w:rsidR="0022733A">
          <w:rPr>
            <w:rFonts w:eastAsia="Times New Roman" w:cstheme="minorHAnsi"/>
            <w:color w:val="000000"/>
            <w:lang w:val="en-CA"/>
          </w:rPr>
          <w:t>s</w:t>
        </w:r>
      </w:ins>
      <w:ins w:id="286" w:author="Brian" w:date="2020-05-10T07:31:00Z">
        <w:r w:rsidR="0022733A">
          <w:rPr>
            <w:rFonts w:eastAsia="Times New Roman" w:cstheme="minorHAnsi"/>
            <w:color w:val="000000"/>
            <w:lang w:val="en-CA"/>
          </w:rPr>
          <w:t xml:space="preserve"> they migrate through the Discovery Islands and John</w:t>
        </w:r>
      </w:ins>
      <w:ins w:id="287" w:author="Brian" w:date="2020-05-10T07:32:00Z">
        <w:r w:rsidR="0022733A">
          <w:rPr>
            <w:rFonts w:eastAsia="Times New Roman" w:cstheme="minorHAnsi"/>
            <w:color w:val="000000"/>
            <w:lang w:val="en-CA"/>
          </w:rPr>
          <w:t>s</w:t>
        </w:r>
      </w:ins>
      <w:ins w:id="288" w:author="Brian" w:date="2020-05-10T07:31:00Z">
        <w:r w:rsidR="0022733A">
          <w:rPr>
            <w:rFonts w:eastAsia="Times New Roman" w:cstheme="minorHAnsi"/>
            <w:color w:val="000000"/>
            <w:lang w:val="en-CA"/>
          </w:rPr>
          <w:t xml:space="preserve">tone Strait during the main outmigration period (May to July). </w:t>
        </w:r>
      </w:ins>
      <w:ins w:id="289" w:author="Brian" w:date="2020-05-10T07:23:00Z">
        <w:r w:rsidR="0022733A">
          <w:rPr>
            <w:rFonts w:eastAsia="Times New Roman" w:cstheme="minorHAnsi"/>
            <w:color w:val="000000"/>
            <w:lang w:val="en-CA"/>
          </w:rPr>
          <w:t xml:space="preserve"> </w:t>
        </w:r>
      </w:ins>
      <w:ins w:id="290" w:author="Brian" w:date="2020-05-10T07:32:00Z">
        <w:r w:rsidR="0022733A">
          <w:rPr>
            <w:rFonts w:eastAsia="Times New Roman" w:cstheme="minorHAnsi"/>
            <w:color w:val="000000"/>
            <w:lang w:val="en-CA"/>
          </w:rPr>
          <w:t xml:space="preserve">The </w:t>
        </w:r>
      </w:ins>
      <w:ins w:id="291" w:author="Brian" w:date="2020-05-10T07:23:00Z">
        <w:r w:rsidR="0022733A">
          <w:rPr>
            <w:rFonts w:eastAsia="Times New Roman" w:cstheme="minorHAnsi"/>
            <w:color w:val="000000"/>
            <w:lang w:val="en-CA"/>
          </w:rPr>
          <w:t xml:space="preserve">objective </w:t>
        </w:r>
      </w:ins>
      <w:ins w:id="292" w:author="Brian" w:date="2020-05-10T07:32:00Z">
        <w:r w:rsidR="0022733A">
          <w:rPr>
            <w:rFonts w:eastAsia="Times New Roman" w:cstheme="minorHAnsi"/>
            <w:color w:val="000000"/>
            <w:lang w:val="en-CA"/>
          </w:rPr>
          <w:t xml:space="preserve">of the program is to </w:t>
        </w:r>
      </w:ins>
      <w:ins w:id="293" w:author="Brian" w:date="2020-05-10T07:23:00Z">
        <w:r w:rsidR="0022733A">
          <w:rPr>
            <w:rFonts w:eastAsia="Times New Roman" w:cstheme="minorHAnsi"/>
            <w:color w:val="000000"/>
            <w:lang w:val="en-CA"/>
          </w:rPr>
          <w:t xml:space="preserve">improve </w:t>
        </w:r>
        <w:r w:rsidR="0022733A" w:rsidRPr="003C4653">
          <w:rPr>
            <w:rFonts w:eastAsia="Times New Roman" w:cstheme="minorHAnsi"/>
            <w:color w:val="000000"/>
            <w:lang w:val="en-CA"/>
          </w:rPr>
          <w:t>understand</w:t>
        </w:r>
        <w:r w:rsidR="0022733A">
          <w:rPr>
            <w:rFonts w:eastAsia="Times New Roman" w:cstheme="minorHAnsi"/>
            <w:color w:val="000000"/>
            <w:lang w:val="en-CA"/>
          </w:rPr>
          <w:t>ing of</w:t>
        </w:r>
        <w:r w:rsidR="0022733A" w:rsidRPr="003C4653">
          <w:rPr>
            <w:rFonts w:eastAsia="Times New Roman" w:cstheme="minorHAnsi"/>
            <w:color w:val="000000"/>
            <w:lang w:val="en-CA"/>
          </w:rPr>
          <w:t xml:space="preserve"> the early marine phase of Pacific salmon</w:t>
        </w:r>
      </w:ins>
      <w:ins w:id="294" w:author="Brian" w:date="2020-05-10T07:24:00Z">
        <w:r w:rsidR="0022733A">
          <w:rPr>
            <w:rFonts w:eastAsia="Times New Roman" w:cstheme="minorHAnsi"/>
            <w:color w:val="000000"/>
            <w:lang w:val="en-CA"/>
          </w:rPr>
          <w:t xml:space="preserve">, particularly factors contributing to health and </w:t>
        </w:r>
        <w:commentRangeStart w:id="295"/>
        <w:r w:rsidR="0022733A">
          <w:rPr>
            <w:rFonts w:eastAsia="Times New Roman" w:cstheme="minorHAnsi"/>
            <w:color w:val="000000"/>
            <w:lang w:val="en-CA"/>
          </w:rPr>
          <w:t>survival</w:t>
        </w:r>
      </w:ins>
      <w:commentRangeEnd w:id="295"/>
      <w:r w:rsidR="00E32C78">
        <w:rPr>
          <w:rStyle w:val="CommentReference"/>
        </w:rPr>
        <w:commentReference w:id="295"/>
      </w:r>
      <w:ins w:id="296" w:author="Vanessa Fladmark" w:date="2020-05-19T09:24:00Z">
        <w:r w:rsidR="000374C3">
          <w:rPr>
            <w:rFonts w:eastAsia="Times New Roman" w:cstheme="minorHAnsi"/>
            <w:color w:val="000000"/>
            <w:lang w:val="en-CA"/>
          </w:rPr>
          <w:t xml:space="preserve"> </w:t>
        </w:r>
        <w:r w:rsidR="000374C3">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(Hunt et al., 2018)</w:t>
      </w:r>
      <w:ins w:id="297" w:author="Vanessa Fladmark" w:date="2020-05-19T09:24:00Z">
        <w:r w:rsidR="000374C3">
          <w:rPr>
            <w:rFonts w:eastAsia="Times New Roman" w:cstheme="minorHAnsi"/>
            <w:color w:val="000000"/>
            <w:lang w:val="en-CA"/>
          </w:rPr>
          <w:fldChar w:fldCharType="end"/>
        </w:r>
      </w:ins>
      <w:ins w:id="298" w:author="Brian" w:date="2020-05-10T07:32:00Z">
        <w:r w:rsidR="005675E6">
          <w:rPr>
            <w:rFonts w:eastAsia="Times New Roman" w:cstheme="minorHAnsi"/>
            <w:color w:val="000000"/>
            <w:lang w:val="en-CA"/>
          </w:rPr>
          <w:t xml:space="preserve">. This study focussed on </w:t>
        </w:r>
        <w:del w:id="299" w:author="Vanessa Fladmark" w:date="2020-05-28T10:42:00Z">
          <w:r w:rsidR="005675E6" w:rsidDel="009827BE">
            <w:rPr>
              <w:rFonts w:eastAsia="Times New Roman" w:cstheme="minorHAnsi"/>
              <w:color w:val="000000"/>
              <w:lang w:val="en-CA"/>
            </w:rPr>
            <w:delText xml:space="preserve">2015 and </w:delText>
          </w:r>
        </w:del>
        <w:r w:rsidR="005675E6">
          <w:rPr>
            <w:rFonts w:eastAsia="Times New Roman" w:cstheme="minorHAnsi"/>
            <w:color w:val="000000"/>
            <w:lang w:val="en-CA"/>
          </w:rPr>
          <w:t>2016</w:t>
        </w:r>
      </w:ins>
      <w:ins w:id="300" w:author="Brian" w:date="2020-05-10T07:33:00Z">
        <w:r w:rsidR="005675E6">
          <w:rPr>
            <w:rFonts w:eastAsia="Times New Roman" w:cstheme="minorHAnsi"/>
            <w:color w:val="000000"/>
            <w:lang w:val="en-CA"/>
          </w:rPr>
          <w:t xml:space="preserve">, which had the largest spatial coverage of sampling stations in an effort to resolve the primary </w:t>
        </w:r>
      </w:ins>
      <w:ins w:id="301" w:author="Brian" w:date="2020-05-10T07:34:00Z">
        <w:r w:rsidR="005675E6">
          <w:rPr>
            <w:rFonts w:eastAsia="Times New Roman" w:cstheme="minorHAnsi"/>
            <w:color w:val="000000"/>
            <w:lang w:val="en-CA"/>
          </w:rPr>
          <w:t>migration</w:t>
        </w:r>
      </w:ins>
      <w:ins w:id="302" w:author="Brian" w:date="2020-05-10T07:33:00Z">
        <w:r w:rsidR="005675E6">
          <w:rPr>
            <w:rFonts w:eastAsia="Times New Roman" w:cstheme="minorHAnsi"/>
            <w:color w:val="000000"/>
            <w:lang w:val="en-CA"/>
          </w:rPr>
          <w:t xml:space="preserve"> </w:t>
        </w:r>
      </w:ins>
      <w:ins w:id="303" w:author="Brian" w:date="2020-05-10T07:34:00Z">
        <w:r w:rsidR="005675E6">
          <w:rPr>
            <w:rFonts w:eastAsia="Times New Roman" w:cstheme="minorHAnsi"/>
            <w:color w:val="000000"/>
            <w:lang w:val="en-CA"/>
          </w:rPr>
          <w:t>pathways through the region.</w:t>
        </w:r>
      </w:ins>
      <w:commentRangeEnd w:id="279"/>
      <w:ins w:id="304" w:author="Brian" w:date="2020-05-10T10:06:00Z">
        <w:r w:rsidR="00241A3C">
          <w:rPr>
            <w:rStyle w:val="CommentReference"/>
          </w:rPr>
          <w:commentReference w:id="279"/>
        </w:r>
      </w:ins>
      <w:ins w:id="305" w:author="Vanessa Fladmark" w:date="2020-05-28T12:49:00Z">
        <w:r w:rsidR="004F586B">
          <w:rPr>
            <w:rFonts w:eastAsia="Times New Roman" w:cstheme="minorHAnsi"/>
            <w:color w:val="000000"/>
            <w:lang w:val="en-CA"/>
          </w:rPr>
          <w:t xml:space="preserve"> The previous year 2015 also had similar spatial coverage of sampling but there was expected </w:t>
        </w:r>
      </w:ins>
      <w:ins w:id="306" w:author="Vanessa Fladmark" w:date="2020-05-28T12:50:00Z">
        <w:r w:rsidR="004F586B">
          <w:rPr>
            <w:rFonts w:eastAsia="Times New Roman" w:cstheme="minorHAnsi"/>
            <w:color w:val="000000"/>
            <w:lang w:val="en-CA"/>
          </w:rPr>
          <w:t xml:space="preserve">and observed </w:t>
        </w:r>
      </w:ins>
      <w:ins w:id="307" w:author="Vanessa Fladmark" w:date="2020-05-28T12:49:00Z">
        <w:r w:rsidR="004F586B">
          <w:rPr>
            <w:rFonts w:eastAsia="Times New Roman" w:cstheme="minorHAnsi"/>
            <w:color w:val="000000"/>
            <w:lang w:val="en-CA"/>
          </w:rPr>
          <w:t xml:space="preserve">lower pink abundance, due to their biennial life </w:t>
        </w:r>
      </w:ins>
      <w:ins w:id="308" w:author="Vanessa Fladmark" w:date="2020-05-28T12:50:00Z">
        <w:r w:rsidR="004F586B">
          <w:rPr>
            <w:rFonts w:eastAsia="Times New Roman" w:cstheme="minorHAnsi"/>
            <w:color w:val="000000"/>
            <w:lang w:val="en-CA"/>
          </w:rPr>
          <w:t>patterns</w:t>
        </w:r>
      </w:ins>
      <w:ins w:id="309" w:author="Vanessa Fladmark" w:date="2020-05-28T12:49:00Z">
        <w:r w:rsidR="004F586B">
          <w:rPr>
            <w:rFonts w:eastAsia="Times New Roman" w:cstheme="minorHAnsi"/>
            <w:color w:val="000000"/>
            <w:lang w:val="en-CA"/>
          </w:rPr>
          <w:t>.</w:t>
        </w:r>
      </w:ins>
      <w:ins w:id="310" w:author="Brian" w:date="2020-05-10T07:34:00Z">
        <w:del w:id="311" w:author="Vanessa Fladmark" w:date="2020-05-28T12:49:00Z">
          <w:r w:rsidR="005675E6" w:rsidDel="004F586B">
            <w:rPr>
              <w:rFonts w:eastAsia="Times New Roman" w:cstheme="minorHAnsi"/>
              <w:color w:val="000000"/>
              <w:lang w:val="en-CA"/>
            </w:rPr>
            <w:delText xml:space="preserve"> </w:delText>
          </w:r>
        </w:del>
      </w:ins>
      <w:ins w:id="312" w:author="Brian" w:date="2020-05-10T07:33:00Z">
        <w:del w:id="313" w:author="Vanessa Fladmark" w:date="2020-05-28T12:49:00Z">
          <w:r w:rsidR="005675E6" w:rsidDel="004F586B">
            <w:rPr>
              <w:rFonts w:eastAsia="Times New Roman" w:cstheme="minorHAnsi"/>
              <w:color w:val="000000"/>
              <w:lang w:val="en-CA"/>
            </w:rPr>
            <w:delText xml:space="preserve"> </w:delText>
          </w:r>
        </w:del>
      </w:ins>
      <w:del w:id="314" w:author="Brian" w:date="2020-05-10T07:24:00Z">
        <w:r w:rsidRPr="003C4653" w:rsidDel="0022733A">
          <w:rPr>
            <w:rFonts w:eastAsia="Times New Roman" w:cstheme="minorHAnsi"/>
            <w:color w:val="000000"/>
            <w:lang w:val="en-CA"/>
          </w:rPr>
          <w:delText>partnered up and created a field program</w:delText>
        </w:r>
      </w:del>
      <w:del w:id="315" w:author="Vanessa Fladmark" w:date="2020-05-28T09:41:00Z">
        <w:r w:rsidRPr="003C4653" w:rsidDel="003E0C2D">
          <w:rPr>
            <w:rFonts w:eastAsia="Times New Roman" w:cstheme="minorHAnsi"/>
            <w:color w:val="000000"/>
            <w:lang w:val="en-CA"/>
          </w:rPr>
          <w:delText xml:space="preserve">. </w:delText>
        </w:r>
      </w:del>
    </w:p>
    <w:p w14:paraId="6F6D92CC" w14:textId="77777777" w:rsidR="003E0C2D" w:rsidRDefault="003E0C2D" w:rsidP="00266C78">
      <w:pPr>
        <w:spacing w:line="480" w:lineRule="auto"/>
        <w:rPr>
          <w:ins w:id="316" w:author="Vanessa Fladmark" w:date="2020-05-28T09:41:00Z"/>
          <w:rFonts w:eastAsia="Times New Roman" w:cstheme="minorHAnsi"/>
          <w:color w:val="000000"/>
          <w:lang w:val="en-CA"/>
        </w:rPr>
      </w:pPr>
    </w:p>
    <w:p w14:paraId="745D8BFA" w14:textId="2B0BB94A" w:rsidR="001C45E1" w:rsidRDefault="003E0C2D" w:rsidP="00266C78">
      <w:pPr>
        <w:spacing w:line="480" w:lineRule="auto"/>
        <w:rPr>
          <w:ins w:id="317" w:author="Vanessa Fladmark" w:date="2020-05-28T10:29:00Z"/>
          <w:rFonts w:eastAsia="Times New Roman" w:cstheme="minorHAnsi"/>
          <w:color w:val="000000"/>
          <w:lang w:val="en-CA"/>
        </w:rPr>
      </w:pPr>
      <w:ins w:id="318" w:author="Vanessa Fladmark" w:date="2020-05-28T09:41:00Z">
        <w:r>
          <w:rPr>
            <w:rFonts w:eastAsia="Times New Roman" w:cstheme="minorHAnsi"/>
            <w:color w:val="000000"/>
            <w:lang w:val="en-CA"/>
          </w:rPr>
          <w:tab/>
        </w:r>
      </w:ins>
      <w:commentRangeStart w:id="319"/>
      <w:r w:rsidR="005D53D1">
        <w:rPr>
          <w:rFonts w:eastAsia="Times New Roman" w:cstheme="minorHAnsi"/>
          <w:color w:val="000000"/>
          <w:lang w:val="en-CA"/>
        </w:rPr>
        <w:t>E</w:t>
      </w:r>
      <w:r w:rsidR="00372150"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00372150" w:rsidRPr="003C4653">
        <w:rPr>
          <w:rFonts w:eastAsia="Times New Roman" w:cstheme="minorHAnsi"/>
          <w:color w:val="000000"/>
          <w:lang w:val="en-CA"/>
        </w:rPr>
        <w:t xml:space="preserve"> researchers head out on oceanographic surveys, starting in May, to capture outmigrating salmon species, zooplankton samples and oceanographic data. </w:t>
      </w:r>
      <w:ins w:id="320" w:author="Vanessa Fladmark" w:date="2020-05-28T10:29:00Z">
        <w:r w:rsidR="001C45E1">
          <w:rPr>
            <w:rFonts w:eastAsia="Times New Roman" w:cstheme="minorHAnsi"/>
            <w:color w:val="000000"/>
            <w:lang w:val="en-CA"/>
          </w:rPr>
          <w:t xml:space="preserve">In the Discovery Islands, </w:t>
        </w:r>
      </w:ins>
      <w:ins w:id="321" w:author="Vanessa Fladmark" w:date="2020-05-28T10:40:00Z">
        <w:r w:rsidR="009827BE">
          <w:rPr>
            <w:rFonts w:eastAsia="Times New Roman" w:cstheme="minorHAnsi"/>
            <w:color w:val="000000"/>
            <w:lang w:val="en-CA"/>
          </w:rPr>
          <w:t>12 sites were sampled in 2016</w:t>
        </w:r>
      </w:ins>
      <w:ins w:id="322" w:author="Vanessa Fladmark" w:date="2020-05-28T10:30:00Z">
        <w:r w:rsidR="001C45E1">
          <w:rPr>
            <w:rFonts w:eastAsia="Times New Roman" w:cstheme="minorHAnsi"/>
            <w:color w:val="000000"/>
            <w:lang w:val="en-CA"/>
          </w:rPr>
          <w:t xml:space="preserve">, and in Johnstone Strait, 10 sites were sampled, to provide coverage of all </w:t>
        </w:r>
      </w:ins>
      <w:ins w:id="323" w:author="Vanessa Fladmark" w:date="2020-05-28T12:47:00Z">
        <w:r w:rsidR="004F586B">
          <w:rPr>
            <w:rFonts w:eastAsia="Times New Roman" w:cstheme="minorHAnsi"/>
            <w:color w:val="000000"/>
            <w:lang w:val="en-CA"/>
          </w:rPr>
          <w:t xml:space="preserve">possible </w:t>
        </w:r>
      </w:ins>
      <w:ins w:id="324" w:author="Vanessa Fladmark" w:date="2020-05-28T10:30:00Z">
        <w:r w:rsidR="001C45E1">
          <w:rPr>
            <w:rFonts w:eastAsia="Times New Roman" w:cstheme="minorHAnsi"/>
            <w:color w:val="000000"/>
            <w:lang w:val="en-CA"/>
          </w:rPr>
          <w:t>salmon migration routes</w:t>
        </w:r>
      </w:ins>
      <w:ins w:id="325" w:author="Vanessa Fladmark" w:date="2020-05-28T12:47:00Z">
        <w:r w:rsidR="004F586B">
          <w:rPr>
            <w:rFonts w:eastAsia="Times New Roman" w:cstheme="minorHAnsi"/>
            <w:color w:val="000000"/>
            <w:lang w:val="en-CA"/>
          </w:rPr>
          <w:t xml:space="preserve"> through these regions</w:t>
        </w:r>
      </w:ins>
      <w:ins w:id="326" w:author="Vanessa Fladmark" w:date="2020-06-02T10:14:00Z">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ins>
      <w:r w:rsidR="00830B94">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(Hunt et al., 2018)</w:t>
      </w:r>
      <w:ins w:id="327" w:author="Vanessa Fladmark" w:date="2020-06-02T10:14:00Z">
        <w:r w:rsidR="001215CF">
          <w:rPr>
            <w:rFonts w:eastAsia="Times New Roman" w:cstheme="minorHAnsi"/>
            <w:color w:val="000000"/>
            <w:lang w:val="en-CA"/>
          </w:rPr>
          <w:fldChar w:fldCharType="end"/>
        </w:r>
      </w:ins>
      <w:ins w:id="328" w:author="Vanessa Fladmark" w:date="2020-05-28T10:30:00Z">
        <w:r w:rsidR="001C45E1">
          <w:rPr>
            <w:rFonts w:eastAsia="Times New Roman" w:cstheme="minorHAnsi"/>
            <w:color w:val="000000"/>
            <w:lang w:val="en-CA"/>
          </w:rPr>
          <w:t xml:space="preserve">. </w:t>
        </w:r>
      </w:ins>
      <w:ins w:id="329" w:author="Vanessa Fladmark" w:date="2020-05-28T10:31:00Z">
        <w:r w:rsidR="001C45E1">
          <w:rPr>
            <w:rFonts w:eastAsia="Times New Roman" w:cstheme="minorHAnsi"/>
            <w:color w:val="000000"/>
            <w:lang w:val="en-CA"/>
          </w:rPr>
          <w:t xml:space="preserve">Sites were sampled every </w:t>
        </w:r>
      </w:ins>
      <w:ins w:id="330" w:author="Vanessa Fladmark" w:date="2020-05-28T15:57:00Z">
        <w:r w:rsidR="00CB23BF">
          <w:rPr>
            <w:rFonts w:eastAsia="Times New Roman" w:cstheme="minorHAnsi"/>
            <w:color w:val="000000"/>
            <w:lang w:val="en-CA"/>
          </w:rPr>
          <w:t>4-7 days throughout the season</w:t>
        </w:r>
      </w:ins>
      <w:ins w:id="331" w:author="Vanessa Fladmark" w:date="2020-05-28T10:31:00Z">
        <w:r w:rsidR="001C45E1">
          <w:rPr>
            <w:rFonts w:eastAsia="Times New Roman" w:cstheme="minorHAnsi"/>
            <w:color w:val="000000"/>
            <w:lang w:val="en-CA"/>
          </w:rPr>
          <w:t xml:space="preserve">, depending on </w:t>
        </w:r>
      </w:ins>
      <w:ins w:id="332" w:author="Vanessa Fladmark" w:date="2020-05-28T15:57:00Z">
        <w:r w:rsidR="00CB23BF">
          <w:rPr>
            <w:rFonts w:eastAsia="Times New Roman" w:cstheme="minorHAnsi"/>
            <w:color w:val="000000"/>
            <w:lang w:val="en-CA"/>
          </w:rPr>
          <w:t xml:space="preserve">weather </w:t>
        </w:r>
      </w:ins>
      <w:ins w:id="333" w:author="Vanessa Fladmark" w:date="2020-05-28T10:31:00Z">
        <w:r w:rsidR="001C45E1">
          <w:rPr>
            <w:rFonts w:eastAsia="Times New Roman" w:cstheme="minorHAnsi"/>
            <w:color w:val="000000"/>
            <w:lang w:val="en-CA"/>
          </w:rPr>
          <w:t>conditions. For this study, six sites</w:t>
        </w:r>
      </w:ins>
      <w:ins w:id="334" w:author="Vanessa Fladmark" w:date="2020-05-28T10:32:00Z">
        <w:r w:rsidR="001C45E1">
          <w:rPr>
            <w:rFonts w:eastAsia="Times New Roman" w:cstheme="minorHAnsi"/>
            <w:color w:val="000000"/>
            <w:lang w:val="en-CA"/>
          </w:rPr>
          <w:t xml:space="preserve"> (three from each region)</w:t>
        </w:r>
      </w:ins>
      <w:ins w:id="335" w:author="Vanessa Fladmark" w:date="2020-05-28T10:31:00Z">
        <w:r w:rsidR="001C45E1">
          <w:rPr>
            <w:rFonts w:eastAsia="Times New Roman" w:cstheme="minorHAnsi"/>
            <w:color w:val="000000"/>
            <w:lang w:val="en-CA"/>
          </w:rPr>
          <w:t xml:space="preserve"> were selected, </w:t>
        </w:r>
      </w:ins>
      <w:ins w:id="336" w:author="Vanessa Fladmark" w:date="2020-06-02T09:35:00Z">
        <w:r w:rsidR="002606FB">
          <w:rPr>
            <w:rFonts w:eastAsia="Times New Roman" w:cstheme="minorHAnsi"/>
            <w:color w:val="000000"/>
            <w:lang w:val="en-CA"/>
          </w:rPr>
          <w:t>in order to obtain</w:t>
        </w:r>
      </w:ins>
      <w:ins w:id="337" w:author="Vanessa Fladmark" w:date="2020-05-28T10:31:00Z">
        <w:r w:rsidR="001C45E1">
          <w:rPr>
            <w:rFonts w:eastAsia="Times New Roman" w:cstheme="minorHAnsi"/>
            <w:color w:val="000000"/>
            <w:lang w:val="en-CA"/>
          </w:rPr>
          <w:t xml:space="preserve"> a</w:t>
        </w:r>
      </w:ins>
      <w:ins w:id="338" w:author="Vanessa Fladmark" w:date="2020-05-28T10:32:00Z">
        <w:r w:rsidR="001C45E1">
          <w:rPr>
            <w:rFonts w:eastAsia="Times New Roman" w:cstheme="minorHAnsi"/>
            <w:color w:val="000000"/>
            <w:lang w:val="en-CA"/>
          </w:rPr>
          <w:t xml:space="preserve"> sample size of 10 pink and 10 chum per set</w:t>
        </w:r>
      </w:ins>
      <w:ins w:id="339" w:author="Vanessa Fladmark" w:date="2020-06-02T09:35:00Z">
        <w:r w:rsidR="002606FB">
          <w:rPr>
            <w:rFonts w:eastAsia="Times New Roman" w:cstheme="minorHAnsi"/>
            <w:color w:val="000000"/>
            <w:lang w:val="en-CA"/>
          </w:rPr>
          <w:t xml:space="preserve"> (n=120 total)</w:t>
        </w:r>
      </w:ins>
      <w:ins w:id="340" w:author="Vanessa Fladmark" w:date="2020-05-28T10:32:00Z">
        <w:r w:rsidR="001C45E1">
          <w:rPr>
            <w:rFonts w:eastAsia="Times New Roman" w:cstheme="minorHAnsi"/>
            <w:color w:val="000000"/>
            <w:lang w:val="en-CA"/>
          </w:rPr>
          <w:t xml:space="preserve">, still acquiring sufficient coverage </w:t>
        </w:r>
      </w:ins>
      <w:ins w:id="341" w:author="Vanessa Fladmark" w:date="2020-05-28T10:33:00Z">
        <w:r w:rsidR="001C45E1">
          <w:rPr>
            <w:rFonts w:eastAsia="Times New Roman" w:cstheme="minorHAnsi"/>
            <w:color w:val="000000"/>
            <w:lang w:val="en-CA"/>
          </w:rPr>
          <w:t>for</w:t>
        </w:r>
      </w:ins>
      <w:ins w:id="342" w:author="Vanessa Fladmark" w:date="2020-05-28T10:32:00Z">
        <w:r w:rsidR="001C45E1">
          <w:rPr>
            <w:rFonts w:eastAsia="Times New Roman" w:cstheme="minorHAnsi"/>
            <w:color w:val="000000"/>
            <w:lang w:val="en-CA"/>
          </w:rPr>
          <w:t xml:space="preserve"> </w:t>
        </w:r>
      </w:ins>
      <w:ins w:id="343" w:author="Vanessa Fladmark" w:date="2020-05-28T10:33:00Z">
        <w:r w:rsidR="001C45E1">
          <w:rPr>
            <w:rFonts w:eastAsia="Times New Roman" w:cstheme="minorHAnsi"/>
            <w:color w:val="000000"/>
            <w:lang w:val="en-CA"/>
          </w:rPr>
          <w:t>each region.</w:t>
        </w:r>
      </w:ins>
      <w:ins w:id="344" w:author="Vanessa Fladmark" w:date="2020-05-28T10:37:00Z">
        <w:r w:rsidR="009827BE">
          <w:rPr>
            <w:rFonts w:eastAsia="Times New Roman" w:cstheme="minorHAnsi"/>
            <w:color w:val="000000"/>
            <w:lang w:val="en-CA"/>
          </w:rPr>
          <w:t xml:space="preserve"> The dates were chosen in mid-June (T</w:t>
        </w:r>
      </w:ins>
      <w:ins w:id="345" w:author="Vanessa Fladmark" w:date="2020-05-28T10:38:00Z">
        <w:r w:rsidR="009827BE">
          <w:rPr>
            <w:rFonts w:eastAsia="Times New Roman" w:cstheme="minorHAnsi"/>
            <w:color w:val="000000"/>
            <w:lang w:val="en-CA"/>
          </w:rPr>
          <w:t>able 1</w:t>
        </w:r>
      </w:ins>
      <w:ins w:id="346" w:author="Vanessa Fladmark" w:date="2020-05-28T10:37:00Z">
        <w:r w:rsidR="009827BE">
          <w:rPr>
            <w:rFonts w:eastAsia="Times New Roman" w:cstheme="minorHAnsi"/>
            <w:color w:val="000000"/>
            <w:lang w:val="en-CA"/>
          </w:rPr>
          <w:t>)</w:t>
        </w:r>
      </w:ins>
      <w:ins w:id="347" w:author="Vanessa Fladmark" w:date="2020-05-28T10:38:00Z">
        <w:r w:rsidR="009827BE">
          <w:rPr>
            <w:rFonts w:eastAsia="Times New Roman" w:cstheme="minorHAnsi"/>
            <w:color w:val="000000"/>
            <w:lang w:val="en-CA"/>
          </w:rPr>
          <w:t xml:space="preserve"> to align with the peak out-migration of salmon</w:t>
        </w:r>
      </w:ins>
      <w:ins w:id="348" w:author="Vanessa Fladmark" w:date="2020-05-28T10:41:00Z">
        <w:r w:rsidR="009827BE">
          <w:rPr>
            <w:rFonts w:eastAsia="Times New Roman" w:cstheme="minorHAnsi"/>
            <w:color w:val="000000"/>
            <w:lang w:val="en-CA"/>
          </w:rPr>
          <w:t>.</w:t>
        </w:r>
      </w:ins>
    </w:p>
    <w:p w14:paraId="75A0A7C2" w14:textId="77777777" w:rsidR="001C45E1" w:rsidRDefault="001C45E1" w:rsidP="00266C78">
      <w:pPr>
        <w:spacing w:line="480" w:lineRule="auto"/>
        <w:rPr>
          <w:ins w:id="349" w:author="Vanessa Fladmark" w:date="2020-05-28T10:29:00Z"/>
          <w:rFonts w:eastAsia="Times New Roman" w:cstheme="minorHAnsi"/>
          <w:color w:val="000000"/>
          <w:lang w:val="en-CA"/>
        </w:rPr>
      </w:pPr>
    </w:p>
    <w:p w14:paraId="060A8B73" w14:textId="61E7DB62" w:rsidR="0078618D" w:rsidRDefault="001C45E1" w:rsidP="00266C78">
      <w:pPr>
        <w:spacing w:line="480" w:lineRule="auto"/>
        <w:rPr>
          <w:ins w:id="350" w:author="Vanessa Fladmark" w:date="2020-05-28T13:26:00Z"/>
          <w:rFonts w:eastAsia="Times New Roman" w:cstheme="minorHAnsi"/>
          <w:color w:val="000000"/>
          <w:lang w:val="en-CA"/>
        </w:rPr>
      </w:pPr>
      <w:ins w:id="351" w:author="Vanessa Fladmark" w:date="2020-05-28T10:29:00Z">
        <w:r>
          <w:rPr>
            <w:rFonts w:eastAsia="Times New Roman" w:cstheme="minorHAnsi"/>
            <w:color w:val="000000"/>
            <w:lang w:val="en-CA"/>
          </w:rPr>
          <w:tab/>
        </w:r>
      </w:ins>
      <w:ins w:id="352" w:author="Vanessa Fladmark" w:date="2020-05-28T14:09:00Z">
        <w:r w:rsidR="004452A5">
          <w:rPr>
            <w:rFonts w:eastAsia="Times New Roman" w:cstheme="minorHAnsi"/>
            <w:color w:val="000000"/>
            <w:lang w:val="en-CA"/>
          </w:rPr>
          <w:t>The salmon sampling begins with</w:t>
        </w:r>
      </w:ins>
      <w:ins w:id="353" w:author="Vanessa Fladmark" w:date="2020-05-28T14:10:00Z">
        <w:r w:rsidR="004452A5">
          <w:rPr>
            <w:rFonts w:eastAsia="Times New Roman" w:cstheme="minorHAnsi"/>
            <w:color w:val="000000"/>
            <w:lang w:val="en-CA"/>
          </w:rPr>
          <w:t xml:space="preserve"> recording</w:t>
        </w:r>
      </w:ins>
      <w:ins w:id="354" w:author="Vanessa Fladmark" w:date="2020-05-28T15:04:00Z">
        <w:r w:rsidR="00AC3D53">
          <w:rPr>
            <w:rFonts w:eastAsia="Times New Roman" w:cstheme="minorHAnsi"/>
            <w:color w:val="000000"/>
            <w:lang w:val="en-CA"/>
          </w:rPr>
          <w:t xml:space="preserve"> weather </w:t>
        </w:r>
      </w:ins>
      <w:ins w:id="355" w:author="Vanessa Fladmark" w:date="2020-05-28T15:05:00Z">
        <w:r w:rsidR="00AC3D53">
          <w:rPr>
            <w:rFonts w:eastAsia="Times New Roman" w:cstheme="minorHAnsi"/>
            <w:color w:val="000000"/>
            <w:lang w:val="en-CA"/>
          </w:rPr>
          <w:t xml:space="preserve">and </w:t>
        </w:r>
      </w:ins>
      <w:ins w:id="356" w:author="Vanessa Fladmark" w:date="2020-05-28T15:04:00Z">
        <w:r w:rsidR="00AC3D53">
          <w:rPr>
            <w:rFonts w:eastAsia="Times New Roman" w:cstheme="minorHAnsi"/>
            <w:color w:val="000000"/>
            <w:lang w:val="en-CA"/>
          </w:rPr>
          <w:t>sea state data,</w:t>
        </w:r>
      </w:ins>
      <w:ins w:id="357" w:author="Vanessa Fladmark" w:date="2020-05-28T14:09:00Z">
        <w:r w:rsidR="004452A5">
          <w:rPr>
            <w:rFonts w:eastAsia="Times New Roman" w:cstheme="minorHAnsi"/>
            <w:color w:val="000000"/>
            <w:lang w:val="en-CA"/>
          </w:rPr>
          <w:t xml:space="preserve"> </w:t>
        </w:r>
      </w:ins>
      <w:del w:id="358" w:author="Vanessa Fladmark" w:date="2020-05-28T14:08:00Z">
        <w:r w:rsidR="00372150" w:rsidRPr="003C4653" w:rsidDel="004452A5">
          <w:rPr>
            <w:rFonts w:eastAsia="Times New Roman" w:cstheme="minorHAnsi"/>
            <w:color w:val="000000"/>
            <w:lang w:val="en-CA"/>
          </w:rPr>
          <w:delText>First,</w:delText>
        </w:r>
      </w:del>
      <w:ins w:id="359" w:author="Vanessa Fladmark" w:date="2020-06-02T10:14:00Z">
        <w:r w:rsidR="001215CF">
          <w:rPr>
            <w:rFonts w:eastAsia="Times New Roman" w:cstheme="minorHAnsi"/>
            <w:color w:val="000000"/>
            <w:lang w:val="en-CA"/>
          </w:rPr>
          <w:t xml:space="preserve"> </w:t>
        </w:r>
      </w:ins>
      <w:del w:id="360" w:author="Vanessa Fladmark" w:date="2020-06-02T10:14:00Z">
        <w:r w:rsidR="00372150" w:rsidRPr="003C4653" w:rsidDel="001215CF">
          <w:rPr>
            <w:rFonts w:eastAsia="Times New Roman" w:cstheme="minorHAnsi"/>
            <w:color w:val="000000"/>
            <w:lang w:val="en-CA"/>
          </w:rPr>
          <w:delText xml:space="preserve"> </w:delText>
        </w:r>
      </w:del>
      <w:ins w:id="361" w:author="Vanessa Fladmark" w:date="2020-05-28T15:06:00Z">
        <w:r w:rsidR="00AC3D53">
          <w:rPr>
            <w:rFonts w:eastAsia="Times New Roman" w:cstheme="minorHAnsi"/>
            <w:color w:val="000000"/>
            <w:lang w:val="en-CA"/>
          </w:rPr>
          <w:t xml:space="preserve">followed by </w:t>
        </w:r>
      </w:ins>
      <w:r w:rsidR="00372150" w:rsidRPr="003C4653">
        <w:rPr>
          <w:rFonts w:eastAsia="Times New Roman" w:cstheme="minorHAnsi"/>
          <w:color w:val="000000"/>
          <w:lang w:val="en-CA"/>
        </w:rPr>
        <w:t>a visual survey of salmon surface activity</w:t>
      </w:r>
      <w:del w:id="362" w:author="Vanessa Fladmark" w:date="2020-05-28T14:10:00Z">
        <w:r w:rsidR="00372150" w:rsidRPr="003C4653" w:rsidDel="004452A5">
          <w:rPr>
            <w:rFonts w:eastAsia="Times New Roman" w:cstheme="minorHAnsi"/>
            <w:color w:val="000000"/>
            <w:lang w:val="en-CA"/>
          </w:rPr>
          <w:delText xml:space="preserve"> is performed</w:delText>
        </w:r>
      </w:del>
      <w:ins w:id="363" w:author="Vanessa Fladmark" w:date="2020-05-28T16:56:00Z">
        <w:r w:rsidR="005D22F3">
          <w:rPr>
            <w:rFonts w:eastAsia="Times New Roman" w:cstheme="minorHAnsi"/>
            <w:color w:val="000000"/>
            <w:lang w:val="en-CA"/>
          </w:rPr>
          <w:t>.</w:t>
        </w:r>
      </w:ins>
      <w:del w:id="364" w:author="Vanessa Fladmark" w:date="2020-05-28T16:56:00Z">
        <w:r w:rsidR="00372150" w:rsidRPr="003C4653" w:rsidDel="005D22F3">
          <w:rPr>
            <w:rFonts w:eastAsia="Times New Roman" w:cstheme="minorHAnsi"/>
            <w:color w:val="000000"/>
            <w:lang w:val="en-CA"/>
          </w:rPr>
          <w:delText>,</w:delText>
        </w:r>
      </w:del>
      <w:r w:rsidR="00372150" w:rsidRPr="003C4653">
        <w:rPr>
          <w:rFonts w:eastAsia="Times New Roman" w:cstheme="minorHAnsi"/>
          <w:color w:val="000000"/>
          <w:lang w:val="en-CA"/>
        </w:rPr>
        <w:t xml:space="preserve"> </w:t>
      </w:r>
      <w:ins w:id="365" w:author="Vanessa Fladmark" w:date="2020-05-28T16:56:00Z">
        <w:r w:rsidR="005D22F3">
          <w:rPr>
            <w:rFonts w:eastAsia="Times New Roman" w:cstheme="minorHAnsi"/>
            <w:color w:val="000000"/>
            <w:lang w:val="en-CA"/>
          </w:rPr>
          <w:t>Afterwards, t</w:t>
        </w:r>
      </w:ins>
      <w:del w:id="366" w:author="Vanessa Fladmark" w:date="2020-05-28T16:56:00Z">
        <w:r w:rsidR="00372150" w:rsidRPr="003C4653" w:rsidDel="005D22F3">
          <w:rPr>
            <w:rFonts w:eastAsia="Times New Roman" w:cstheme="minorHAnsi"/>
            <w:color w:val="000000"/>
            <w:lang w:val="en-CA"/>
          </w:rPr>
          <w:delText>before setting t</w:delText>
        </w:r>
      </w:del>
      <w:r w:rsidR="00372150" w:rsidRPr="003C4653">
        <w:rPr>
          <w:rFonts w:eastAsia="Times New Roman" w:cstheme="minorHAnsi"/>
          <w:color w:val="000000"/>
          <w:lang w:val="en-CA"/>
        </w:rPr>
        <w:t>he purse seine net</w:t>
      </w:r>
      <w:ins w:id="367" w:author="Vanessa Fladmark" w:date="2020-05-28T16:53:00Z">
        <w:r w:rsidR="005D22F3">
          <w:rPr>
            <w:rFonts w:eastAsia="Times New Roman" w:cstheme="minorHAnsi"/>
            <w:color w:val="000000"/>
            <w:lang w:val="en-CA"/>
          </w:rPr>
          <w:t xml:space="preserve"> </w:t>
        </w:r>
        <w:r w:rsidR="005D22F3" w:rsidRPr="005D22F3">
          <w:rPr>
            <w:rFonts w:eastAsia="Times New Roman" w:cstheme="minorHAnsi"/>
            <w:color w:val="000000"/>
            <w:lang w:val="en-CA"/>
          </w:rPr>
          <w:t>(bunt: 27 m × 9 m with 13 mm mesh; tow: 46 m × 9 m with 76 mm mesh</w:t>
        </w:r>
        <w:r w:rsidR="005D22F3">
          <w:rPr>
            <w:rFonts w:eastAsia="Times New Roman" w:cstheme="minorHAnsi"/>
            <w:color w:val="000000"/>
            <w:lang w:val="en-CA"/>
          </w:rPr>
          <w:t>)</w:t>
        </w:r>
      </w:ins>
      <w:del w:id="368" w:author="Vanessa Fladmark" w:date="2020-05-28T16:56:00Z">
        <w:r w:rsidR="00372150" w:rsidRPr="003C4653" w:rsidDel="005D22F3">
          <w:rPr>
            <w:rFonts w:eastAsia="Times New Roman" w:cstheme="minorHAnsi"/>
            <w:color w:val="000000"/>
            <w:lang w:val="en-CA"/>
          </w:rPr>
          <w:delText xml:space="preserve"> </w:delText>
        </w:r>
      </w:del>
      <w:ins w:id="369" w:author="Vanessa Fladmark" w:date="2020-05-28T16:56:00Z">
        <w:r w:rsidR="005D22F3">
          <w:rPr>
            <w:rFonts w:eastAsia="Times New Roman" w:cstheme="minorHAnsi"/>
            <w:color w:val="000000"/>
            <w:lang w:val="en-CA"/>
          </w:rPr>
          <w:t xml:space="preserve"> </w:t>
        </w:r>
      </w:ins>
      <w:r w:rsidR="00372150" w:rsidRPr="003C4653">
        <w:rPr>
          <w:rFonts w:eastAsia="Times New Roman" w:cstheme="minorHAnsi"/>
          <w:color w:val="000000"/>
          <w:lang w:val="en-CA"/>
        </w:rPr>
        <w:t xml:space="preserve">on a targeted school of fish, </w:t>
      </w:r>
      <w:del w:id="370" w:author="Vanessa Fladmark" w:date="2020-05-28T16:54:00Z">
        <w:r w:rsidR="00372150" w:rsidRPr="003C4653" w:rsidDel="005D22F3">
          <w:rPr>
            <w:rFonts w:eastAsia="Times New Roman" w:cstheme="minorHAnsi"/>
            <w:color w:val="000000"/>
            <w:lang w:val="en-CA"/>
          </w:rPr>
          <w:delText xml:space="preserve">where </w:delText>
        </w:r>
      </w:del>
      <w:r w:rsidR="00372150" w:rsidRPr="003C4653">
        <w:rPr>
          <w:rFonts w:eastAsia="Times New Roman" w:cstheme="minorHAnsi"/>
          <w:color w:val="000000"/>
          <w:lang w:val="en-CA"/>
        </w:rPr>
        <w:t xml:space="preserve">up to </w:t>
      </w:r>
      <w:del w:id="371" w:author="Brian" w:date="2020-05-10T07:38:00Z">
        <w:r w:rsidR="005D53D1" w:rsidDel="005675E6">
          <w:rPr>
            <w:rFonts w:eastAsia="Times New Roman" w:cstheme="minorHAnsi"/>
            <w:color w:val="000000"/>
            <w:lang w:val="en-CA"/>
          </w:rPr>
          <w:delText>1</w:delText>
        </w:r>
        <w:r w:rsidR="00372150" w:rsidRPr="003C4653" w:rsidDel="005675E6">
          <w:rPr>
            <w:rFonts w:eastAsia="Times New Roman" w:cstheme="minorHAnsi"/>
            <w:color w:val="000000"/>
            <w:lang w:val="en-CA"/>
          </w:rPr>
          <w:delText xml:space="preserve">0 </w:delText>
        </w:r>
      </w:del>
      <w:ins w:id="372" w:author="Brian" w:date="2020-05-10T07:38:00Z">
        <w:r w:rsidR="005675E6">
          <w:rPr>
            <w:rFonts w:eastAsia="Times New Roman" w:cstheme="minorHAnsi"/>
            <w:color w:val="000000"/>
            <w:lang w:val="en-CA"/>
          </w:rPr>
          <w:t>30</w:t>
        </w:r>
        <w:r w:rsidR="005675E6" w:rsidRPr="003C4653">
          <w:rPr>
            <w:rFonts w:eastAsia="Times New Roman" w:cstheme="minorHAnsi"/>
            <w:color w:val="000000"/>
            <w:lang w:val="en-CA"/>
          </w:rPr>
          <w:t xml:space="preserve"> </w:t>
        </w:r>
      </w:ins>
      <w:r w:rsidR="00372150" w:rsidRPr="003C4653">
        <w:rPr>
          <w:rFonts w:eastAsia="Times New Roman" w:cstheme="minorHAnsi"/>
          <w:color w:val="000000"/>
          <w:lang w:val="en-CA"/>
        </w:rPr>
        <w:t xml:space="preserve">sockeye, 10 pink and 10 chum salmon are </w:t>
      </w:r>
      <w:ins w:id="373" w:author="Vanessa Fladmark" w:date="2020-05-28T16:55:00Z">
        <w:r w:rsidR="005D22F3">
          <w:rPr>
            <w:rFonts w:eastAsia="Times New Roman" w:cstheme="minorHAnsi"/>
            <w:color w:val="000000"/>
            <w:lang w:val="en-CA"/>
          </w:rPr>
          <w:t xml:space="preserve">retained, the remaining </w:t>
        </w:r>
      </w:ins>
      <w:del w:id="374" w:author="Vanessa Fladmark" w:date="2020-05-28T16:55:00Z">
        <w:r w:rsidR="00372150" w:rsidRPr="003C4653" w:rsidDel="005D22F3">
          <w:rPr>
            <w:rFonts w:eastAsia="Times New Roman" w:cstheme="minorHAnsi"/>
            <w:color w:val="000000"/>
            <w:lang w:val="en-CA"/>
          </w:rPr>
          <w:delText>collected</w:delText>
        </w:r>
      </w:del>
      <w:ins w:id="375" w:author="Vanessa Fladmark" w:date="2020-05-28T16:54:00Z">
        <w:r w:rsidR="005D22F3">
          <w:rPr>
            <w:rFonts w:eastAsia="Times New Roman" w:cstheme="minorHAnsi"/>
            <w:color w:val="000000"/>
            <w:lang w:val="en-CA"/>
          </w:rPr>
          <w:t>salmon</w:t>
        </w:r>
      </w:ins>
      <w:ins w:id="376" w:author="Vanessa Fladmark" w:date="2020-05-28T16:53:00Z">
        <w:r w:rsidR="005D22F3">
          <w:rPr>
            <w:rFonts w:eastAsia="Times New Roman" w:cstheme="minorHAnsi"/>
            <w:color w:val="000000"/>
            <w:lang w:val="en-CA"/>
          </w:rPr>
          <w:t xml:space="preserve"> </w:t>
        </w:r>
      </w:ins>
      <w:ins w:id="377" w:author="Vanessa Fladmark" w:date="2020-05-28T16:54:00Z">
        <w:r w:rsidR="005D22F3">
          <w:rPr>
            <w:rFonts w:eastAsia="Times New Roman" w:cstheme="minorHAnsi"/>
            <w:color w:val="000000"/>
            <w:lang w:val="en-CA"/>
          </w:rPr>
          <w:t>counted</w:t>
        </w:r>
      </w:ins>
      <w:ins w:id="378" w:author="Vanessa Fladmark" w:date="2020-05-28T16:55:00Z">
        <w:r w:rsidR="005D22F3">
          <w:rPr>
            <w:rFonts w:eastAsia="Times New Roman" w:cstheme="minorHAnsi"/>
            <w:color w:val="000000"/>
            <w:lang w:val="en-CA"/>
          </w:rPr>
          <w:t xml:space="preserve"> and released</w:t>
        </w:r>
      </w:ins>
      <w:r w:rsidR="00E511DA">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(Hunt et al., 2018)</w:t>
      </w:r>
      <w:r w:rsidR="00674289">
        <w:rPr>
          <w:rStyle w:val="FootnoteReference"/>
          <w:rFonts w:eastAsia="Times New Roman" w:cstheme="minorHAnsi"/>
          <w:color w:val="000000"/>
          <w:lang w:val="en-CA"/>
        </w:rPr>
        <w:fldChar w:fldCharType="end"/>
      </w:r>
      <w:r w:rsidR="00372150" w:rsidRPr="003C4653">
        <w:rPr>
          <w:rFonts w:eastAsia="Times New Roman" w:cstheme="minorHAnsi"/>
          <w:color w:val="000000"/>
          <w:lang w:val="en-CA"/>
        </w:rPr>
        <w:t>.</w:t>
      </w:r>
      <w:ins w:id="379" w:author="Vanessa Fladmark" w:date="2020-05-29T09:50:00Z">
        <w:r w:rsidR="00D86058">
          <w:rPr>
            <w:rFonts w:eastAsia="Times New Roman" w:cstheme="minorHAnsi"/>
            <w:color w:val="000000"/>
            <w:lang w:val="en-CA"/>
          </w:rPr>
          <w:t xml:space="preserve"> </w:t>
        </w:r>
      </w:ins>
      <w:ins w:id="380" w:author="Vanessa Fladmark" w:date="2020-05-29T09:51:00Z">
        <w:r w:rsidR="00D86058">
          <w:rPr>
            <w:rFonts w:eastAsia="Times New Roman" w:cstheme="minorHAnsi"/>
            <w:color w:val="000000"/>
            <w:lang w:val="en-CA"/>
          </w:rPr>
          <w:t xml:space="preserve">Salmon were euthanized with </w:t>
        </w:r>
      </w:ins>
      <w:ins w:id="381" w:author="Vanessa Fladmark" w:date="2020-05-29T09:52:00Z">
        <w:r w:rsidR="00D86058">
          <w:rPr>
            <w:rFonts w:eastAsia="Times New Roman" w:cstheme="minorHAnsi"/>
            <w:color w:val="000000"/>
            <w:lang w:val="en-CA"/>
          </w:rPr>
          <w:t>trica</w:t>
        </w:r>
      </w:ins>
      <w:ins w:id="382" w:author="Vanessa Fladmark" w:date="2020-05-29T09:53:00Z">
        <w:r w:rsidR="00D86058">
          <w:rPr>
            <w:rFonts w:eastAsia="Times New Roman" w:cstheme="minorHAnsi"/>
            <w:color w:val="000000"/>
            <w:lang w:val="en-CA"/>
          </w:rPr>
          <w:t>i</w:t>
        </w:r>
      </w:ins>
      <w:ins w:id="383" w:author="Vanessa Fladmark" w:date="2020-05-29T09:52:00Z">
        <w:r w:rsidR="00D86058">
          <w:rPr>
            <w:rFonts w:eastAsia="Times New Roman" w:cstheme="minorHAnsi"/>
            <w:color w:val="000000"/>
            <w:lang w:val="en-CA"/>
          </w:rPr>
          <w:t>n</w:t>
        </w:r>
      </w:ins>
      <w:ins w:id="384" w:author="Vanessa Fladmark" w:date="2020-05-29T09:53:00Z">
        <w:r w:rsidR="00D86058">
          <w:rPr>
            <w:rFonts w:eastAsia="Times New Roman" w:cstheme="minorHAnsi"/>
            <w:color w:val="000000"/>
            <w:lang w:val="en-CA"/>
          </w:rPr>
          <w:t xml:space="preserve">e </w:t>
        </w:r>
        <w:proofErr w:type="spellStart"/>
        <w:r w:rsidR="00D86058">
          <w:rPr>
            <w:rFonts w:eastAsia="Times New Roman" w:cstheme="minorHAnsi"/>
            <w:color w:val="000000"/>
            <w:lang w:val="en-CA"/>
          </w:rPr>
          <w:t>methanesulfonate</w:t>
        </w:r>
        <w:proofErr w:type="spellEnd"/>
        <w:r w:rsidR="00D86058">
          <w:rPr>
            <w:rFonts w:eastAsia="Times New Roman" w:cstheme="minorHAnsi"/>
            <w:color w:val="000000"/>
            <w:lang w:val="en-CA"/>
          </w:rPr>
          <w:t xml:space="preserve"> (MS-222) upon removal from the seine net, </w:t>
        </w:r>
      </w:ins>
      <w:ins w:id="385" w:author="Vanessa Fladmark" w:date="2020-05-29T09:54:00Z">
        <w:r w:rsidR="00D86058">
          <w:rPr>
            <w:rFonts w:eastAsia="Times New Roman" w:cstheme="minorHAnsi"/>
            <w:color w:val="000000"/>
            <w:lang w:val="en-CA"/>
          </w:rPr>
          <w:t>length</w:t>
        </w:r>
      </w:ins>
      <w:ins w:id="386" w:author="Vanessa Fladmark" w:date="2020-05-29T10:00:00Z">
        <w:r w:rsidR="00D86058">
          <w:rPr>
            <w:rFonts w:eastAsia="Times New Roman" w:cstheme="minorHAnsi"/>
            <w:color w:val="000000"/>
            <w:lang w:val="en-CA"/>
          </w:rPr>
          <w:t>s</w:t>
        </w:r>
      </w:ins>
      <w:ins w:id="387" w:author="Vanessa Fladmark" w:date="2020-05-29T09:54:00Z">
        <w:r w:rsidR="00D86058">
          <w:rPr>
            <w:rFonts w:eastAsia="Times New Roman" w:cstheme="minorHAnsi"/>
            <w:color w:val="000000"/>
            <w:lang w:val="en-CA"/>
          </w:rPr>
          <w:t xml:space="preserve"> and weight</w:t>
        </w:r>
      </w:ins>
      <w:ins w:id="388" w:author="Vanessa Fladmark" w:date="2020-05-29T10:00:00Z">
        <w:r w:rsidR="00D86058">
          <w:rPr>
            <w:rFonts w:eastAsia="Times New Roman" w:cstheme="minorHAnsi"/>
            <w:color w:val="000000"/>
            <w:lang w:val="en-CA"/>
          </w:rPr>
          <w:t>s</w:t>
        </w:r>
      </w:ins>
      <w:ins w:id="389" w:author="Vanessa Fladmark" w:date="2020-05-29T09:54:00Z">
        <w:r w:rsidR="00D86058">
          <w:rPr>
            <w:rFonts w:eastAsia="Times New Roman" w:cstheme="minorHAnsi"/>
            <w:color w:val="000000"/>
            <w:lang w:val="en-CA"/>
          </w:rPr>
          <w:t xml:space="preserve"> recorded</w:t>
        </w:r>
      </w:ins>
      <w:ins w:id="390" w:author="Vanessa Fladmark" w:date="2020-05-29T10:00:00Z">
        <w:r w:rsidR="00D86058">
          <w:rPr>
            <w:rFonts w:eastAsia="Times New Roman" w:cstheme="minorHAnsi"/>
            <w:color w:val="000000"/>
            <w:lang w:val="en-CA"/>
          </w:rPr>
          <w:t>,</w:t>
        </w:r>
      </w:ins>
      <w:ins w:id="391" w:author="Vanessa Fladmark" w:date="2020-05-29T09:54:00Z">
        <w:r w:rsidR="00D86058">
          <w:rPr>
            <w:rFonts w:eastAsia="Times New Roman" w:cstheme="minorHAnsi"/>
            <w:color w:val="000000"/>
            <w:lang w:val="en-CA"/>
          </w:rPr>
          <w:t xml:space="preserve"> and preserved </w:t>
        </w:r>
      </w:ins>
      <w:ins w:id="392" w:author="Vanessa Fladmark" w:date="2020-05-29T09:58:00Z">
        <w:r w:rsidR="00D86058">
          <w:rPr>
            <w:rFonts w:eastAsia="Times New Roman" w:cstheme="minorHAnsi"/>
            <w:color w:val="000000"/>
            <w:lang w:val="en-CA"/>
          </w:rPr>
          <w:t xml:space="preserve">at </w:t>
        </w:r>
      </w:ins>
      <w:ins w:id="393" w:author="Vanessa Fladmark" w:date="2020-05-29T09:59:00Z">
        <w:r w:rsidR="00D86058">
          <w:rPr>
            <w:rFonts w:eastAsia="Times New Roman" w:cstheme="minorHAnsi"/>
            <w:color w:val="000000"/>
            <w:lang w:val="en-CA"/>
          </w:rPr>
          <w:t xml:space="preserve">-196 </w:t>
        </w:r>
        <w:proofErr w:type="spellStart"/>
        <w:r w:rsidR="00D86058" w:rsidRPr="00D86058">
          <w:rPr>
            <w:rFonts w:eastAsia="Times New Roman" w:cstheme="minorHAnsi"/>
            <w:color w:val="000000"/>
            <w:vertAlign w:val="superscript"/>
            <w:lang w:val="en-CA"/>
            <w:rPrChange w:id="394" w:author="Vanessa Fladmark" w:date="2020-05-29T09:59:00Z">
              <w:rPr>
                <w:rFonts w:eastAsia="Times New Roman" w:cstheme="minorHAnsi"/>
                <w:color w:val="000000"/>
                <w:lang w:val="en-CA"/>
              </w:rPr>
            </w:rPrChange>
          </w:rPr>
          <w:t>o</w:t>
        </w:r>
        <w:r w:rsidR="00D86058">
          <w:rPr>
            <w:rFonts w:eastAsia="Times New Roman" w:cstheme="minorHAnsi"/>
            <w:color w:val="000000"/>
            <w:lang w:val="en-CA"/>
          </w:rPr>
          <w:t>C</w:t>
        </w:r>
        <w:proofErr w:type="spellEnd"/>
        <w:r w:rsidR="00D86058">
          <w:rPr>
            <w:rFonts w:eastAsia="Times New Roman" w:cstheme="minorHAnsi"/>
            <w:color w:val="000000"/>
            <w:lang w:val="en-CA"/>
          </w:rPr>
          <w:t xml:space="preserve"> with liquid nitrogen in a dry shipper until </w:t>
        </w:r>
      </w:ins>
      <w:ins w:id="395" w:author="Vanessa Fladmark" w:date="2020-05-29T10:00:00Z">
        <w:r w:rsidR="00D86058">
          <w:rPr>
            <w:rFonts w:eastAsia="Times New Roman" w:cstheme="minorHAnsi"/>
            <w:color w:val="000000"/>
            <w:lang w:val="en-CA"/>
          </w:rPr>
          <w:t xml:space="preserve">the salmon samples </w:t>
        </w:r>
      </w:ins>
      <w:ins w:id="396" w:author="Vanessa Fladmark" w:date="2020-05-29T10:01:00Z">
        <w:r w:rsidR="00D86058">
          <w:rPr>
            <w:rFonts w:eastAsia="Times New Roman" w:cstheme="minorHAnsi"/>
            <w:color w:val="000000"/>
            <w:lang w:val="en-CA"/>
          </w:rPr>
          <w:t>were</w:t>
        </w:r>
      </w:ins>
      <w:ins w:id="397" w:author="Vanessa Fladmark" w:date="2020-05-29T10:00:00Z">
        <w:r w:rsidR="00D86058">
          <w:rPr>
            <w:rFonts w:eastAsia="Times New Roman" w:cstheme="minorHAnsi"/>
            <w:color w:val="000000"/>
            <w:lang w:val="en-CA"/>
          </w:rPr>
          <w:t xml:space="preserve"> stored in the -80 </w:t>
        </w:r>
        <w:proofErr w:type="spellStart"/>
        <w:r w:rsidR="00D86058" w:rsidRPr="00D86058">
          <w:rPr>
            <w:rFonts w:eastAsia="Times New Roman" w:cstheme="minorHAnsi"/>
            <w:color w:val="000000"/>
            <w:vertAlign w:val="superscript"/>
            <w:lang w:val="en-CA"/>
            <w:rPrChange w:id="398" w:author="Vanessa Fladmark" w:date="2020-05-29T10:00:00Z">
              <w:rPr>
                <w:rFonts w:eastAsia="Times New Roman" w:cstheme="minorHAnsi"/>
                <w:color w:val="000000"/>
                <w:lang w:val="en-CA"/>
              </w:rPr>
            </w:rPrChange>
          </w:rPr>
          <w:t>o</w:t>
        </w:r>
        <w:r w:rsidR="00D86058">
          <w:rPr>
            <w:rFonts w:eastAsia="Times New Roman" w:cstheme="minorHAnsi"/>
            <w:color w:val="000000"/>
            <w:lang w:val="en-CA"/>
          </w:rPr>
          <w:t>C</w:t>
        </w:r>
        <w:proofErr w:type="spellEnd"/>
        <w:r w:rsidR="00D86058">
          <w:rPr>
            <w:rFonts w:eastAsia="Times New Roman" w:cstheme="minorHAnsi"/>
            <w:color w:val="000000"/>
            <w:lang w:val="en-CA"/>
          </w:rPr>
          <w:t xml:space="preserve"> freezer at the lab.</w:t>
        </w:r>
      </w:ins>
      <w:ins w:id="399" w:author="Vanessa Fladmark" w:date="2020-05-29T09:59:00Z">
        <w:r w:rsidR="00D86058">
          <w:rPr>
            <w:rFonts w:eastAsia="Times New Roman" w:cstheme="minorHAnsi"/>
            <w:color w:val="000000"/>
            <w:lang w:val="en-CA"/>
          </w:rPr>
          <w:t xml:space="preserve"> </w:t>
        </w:r>
      </w:ins>
    </w:p>
    <w:p w14:paraId="243F6B16" w14:textId="77777777" w:rsidR="0078618D" w:rsidRDefault="0078618D" w:rsidP="00266C78">
      <w:pPr>
        <w:spacing w:line="480" w:lineRule="auto"/>
        <w:rPr>
          <w:ins w:id="400" w:author="Vanessa Fladmark" w:date="2020-05-28T13:26:00Z"/>
          <w:rFonts w:eastAsia="Times New Roman" w:cstheme="minorHAnsi"/>
          <w:color w:val="000000"/>
          <w:lang w:val="en-CA"/>
        </w:rPr>
      </w:pPr>
    </w:p>
    <w:p w14:paraId="7540FF03" w14:textId="019FE4B6" w:rsidR="004F5C82" w:rsidRPr="004F5C82" w:rsidRDefault="00372150" w:rsidP="00266C78">
      <w:pPr>
        <w:spacing w:line="480" w:lineRule="auto"/>
        <w:rPr>
          <w:rFonts w:ascii="Times New Roman" w:eastAsia="Times New Roman" w:hAnsi="Times New Roman" w:cs="Times New Roman"/>
          <w:lang w:val="en-CA"/>
          <w:rPrChange w:id="401" w:author="Vanessa Fladmark" w:date="2020-05-31T09:50:00Z">
            <w:rPr>
              <w:rFonts w:eastAsia="Times New Roman" w:cstheme="minorHAnsi"/>
              <w:lang w:val="en-CA"/>
            </w:rPr>
          </w:rPrChange>
        </w:rPr>
      </w:pPr>
      <w:del w:id="402" w:author="Vanessa Fladmark" w:date="2020-05-28T13:26:00Z">
        <w:r w:rsidRPr="003C4653" w:rsidDel="0078618D">
          <w:rPr>
            <w:rFonts w:eastAsia="Times New Roman" w:cstheme="minorHAnsi"/>
            <w:color w:val="000000"/>
            <w:lang w:val="en-CA"/>
          </w:rPr>
          <w:delText xml:space="preserve"> </w:delText>
        </w:r>
      </w:del>
      <w:del w:id="403" w:author="Vanessa Fladmark" w:date="2020-05-31T10:01:00Z">
        <w:r w:rsidRPr="003C4653" w:rsidDel="004F5C82">
          <w:rPr>
            <w:rFonts w:eastAsia="Times New Roman" w:cstheme="minorHAnsi"/>
            <w:color w:val="000000"/>
            <w:lang w:val="en-CA"/>
          </w:rPr>
          <w:delText>In</w:delText>
        </w:r>
      </w:del>
      <w:del w:id="404" w:author="Vanessa Fladmark" w:date="2020-05-28T13:26:00Z">
        <w:r w:rsidRPr="003C4653" w:rsidDel="0078618D">
          <w:rPr>
            <w:rFonts w:eastAsia="Times New Roman" w:cstheme="minorHAnsi"/>
            <w:color w:val="000000"/>
            <w:lang w:val="en-CA"/>
          </w:rPr>
          <w:delText xml:space="preserve"> 2015 and</w:delText>
        </w:r>
      </w:del>
      <w:del w:id="405" w:author="Vanessa Fladmark" w:date="2020-05-31T10:01:00Z">
        <w:r w:rsidRPr="003C4653" w:rsidDel="004F5C82">
          <w:rPr>
            <w:rFonts w:eastAsia="Times New Roman" w:cstheme="minorHAnsi"/>
            <w:color w:val="000000"/>
            <w:lang w:val="en-CA"/>
          </w:rPr>
          <w:delText xml:space="preserve"> 2016, zooplankton were gathered with horizontal surface tows and preserved in 95% ethanol, before oceanographic surveys were </w:delText>
        </w:r>
        <w:r w:rsidR="003852C1" w:rsidDel="004F5C82">
          <w:rPr>
            <w:rFonts w:eastAsia="Times New Roman" w:cstheme="minorHAnsi"/>
            <w:color w:val="000000"/>
            <w:lang w:val="en-CA"/>
          </w:rPr>
          <w:delText>performed</w:delText>
        </w:r>
        <w:r w:rsidRPr="003C4653" w:rsidDel="004F5C82">
          <w:rPr>
            <w:rFonts w:eastAsia="Times New Roman" w:cstheme="minorHAnsi"/>
            <w:color w:val="000000"/>
            <w:lang w:val="en-CA"/>
          </w:rPr>
          <w:delText>, collecting YSI and CTD information. </w:delText>
        </w:r>
        <w:commentRangeEnd w:id="319"/>
        <w:r w:rsidR="0022733A" w:rsidDel="004F5C82">
          <w:rPr>
            <w:rStyle w:val="CommentReference"/>
          </w:rPr>
          <w:commentReference w:id="319"/>
        </w:r>
      </w:del>
      <w:ins w:id="406" w:author="Vanessa Fladmark" w:date="2020-05-31T09:45:00Z">
        <w:r w:rsidR="004F5C82">
          <w:rPr>
            <w:rFonts w:eastAsia="Times New Roman" w:cstheme="minorHAnsi"/>
            <w:color w:val="000000"/>
            <w:lang w:val="en-CA"/>
          </w:rPr>
          <w:tab/>
          <w:t xml:space="preserve">In addition to </w:t>
        </w:r>
      </w:ins>
      <w:ins w:id="407" w:author="Vanessa Fladmark" w:date="2020-05-31T09:46:00Z">
        <w:r w:rsidR="004F5C82">
          <w:rPr>
            <w:rFonts w:eastAsia="Times New Roman" w:cstheme="minorHAnsi"/>
            <w:color w:val="000000"/>
            <w:lang w:val="en-CA"/>
          </w:rPr>
          <w:t>salmon sampling, zooplankton samples and oceanographic data were als</w:t>
        </w:r>
      </w:ins>
      <w:ins w:id="408" w:author="Vanessa Fladmark" w:date="2020-05-31T09:48:00Z">
        <w:r w:rsidR="004F5C82">
          <w:rPr>
            <w:rFonts w:eastAsia="Times New Roman" w:cstheme="minorHAnsi"/>
            <w:color w:val="000000"/>
            <w:lang w:val="en-CA"/>
          </w:rPr>
          <w:t xml:space="preserve">o </w:t>
        </w:r>
      </w:ins>
      <w:ins w:id="409" w:author="Vanessa Fladmark" w:date="2020-05-31T09:46:00Z">
        <w:r w:rsidR="004F5C82">
          <w:rPr>
            <w:rFonts w:eastAsia="Times New Roman" w:cstheme="minorHAnsi"/>
            <w:color w:val="000000"/>
            <w:lang w:val="en-CA"/>
          </w:rPr>
          <w:t xml:space="preserve">collected </w:t>
        </w:r>
      </w:ins>
      <w:ins w:id="410" w:author="Vanessa Fladmark" w:date="2020-05-31T10:11:00Z">
        <w:r w:rsidR="002D5C0C">
          <w:rPr>
            <w:rFonts w:eastAsia="Times New Roman" w:cstheme="minorHAnsi"/>
            <w:color w:val="000000"/>
            <w:lang w:val="en-CA"/>
          </w:rPr>
          <w:t xml:space="preserve">during </w:t>
        </w:r>
      </w:ins>
      <w:ins w:id="411" w:author="Vanessa Fladmark" w:date="2020-05-31T10:16:00Z">
        <w:r w:rsidR="002D5C0C">
          <w:rPr>
            <w:rFonts w:eastAsia="Times New Roman" w:cstheme="minorHAnsi"/>
            <w:color w:val="000000"/>
            <w:lang w:val="en-CA"/>
          </w:rPr>
          <w:t>each</w:t>
        </w:r>
      </w:ins>
      <w:ins w:id="412" w:author="Vanessa Fladmark" w:date="2020-05-31T10:11:00Z">
        <w:r w:rsidR="002D5C0C">
          <w:rPr>
            <w:rFonts w:eastAsia="Times New Roman" w:cstheme="minorHAnsi"/>
            <w:color w:val="000000"/>
            <w:lang w:val="en-CA"/>
          </w:rPr>
          <w:t xml:space="preserve"> survey</w:t>
        </w:r>
      </w:ins>
      <w:ins w:id="413" w:author="Vanessa Fladmark" w:date="2020-05-31T09:46:00Z">
        <w:r w:rsidR="004F5C82">
          <w:rPr>
            <w:rFonts w:eastAsia="Times New Roman" w:cstheme="minorHAnsi"/>
            <w:color w:val="000000"/>
            <w:lang w:val="en-CA"/>
          </w:rPr>
          <w:t>.</w:t>
        </w:r>
      </w:ins>
      <w:ins w:id="414" w:author="Vanessa Fladmark" w:date="2020-05-31T10:17:00Z">
        <w:r w:rsidR="005C4F22">
          <w:rPr>
            <w:rFonts w:eastAsia="Times New Roman" w:cstheme="minorHAnsi"/>
            <w:color w:val="000000"/>
            <w:lang w:val="en-CA"/>
          </w:rPr>
          <w:t xml:space="preserve"> The YSI measured temperature and salinity at the surface and 1-meter depth, recorded while salmon were held for processing in the net.</w:t>
        </w:r>
      </w:ins>
      <w:ins w:id="415" w:author="Vanessa Fladmark" w:date="2020-05-31T09:46:00Z">
        <w:r w:rsidR="004F5C82">
          <w:rPr>
            <w:rFonts w:eastAsia="Times New Roman" w:cstheme="minorHAnsi"/>
            <w:color w:val="000000"/>
            <w:lang w:val="en-CA"/>
          </w:rPr>
          <w:t xml:space="preserve"> </w:t>
        </w:r>
      </w:ins>
      <w:ins w:id="416" w:author="Vanessa Fladmark" w:date="2020-05-31T09:48:00Z">
        <w:r w:rsidR="004F5C82">
          <w:rPr>
            <w:rFonts w:eastAsia="Times New Roman" w:cstheme="minorHAnsi"/>
            <w:color w:val="000000"/>
            <w:lang w:val="en-CA"/>
          </w:rPr>
          <w:t xml:space="preserve">The zooplankton were </w:t>
        </w:r>
      </w:ins>
      <w:ins w:id="417" w:author="Vanessa Fladmark" w:date="2020-05-31T10:17:00Z">
        <w:r w:rsidR="005C4F22">
          <w:rPr>
            <w:rFonts w:eastAsia="Times New Roman" w:cstheme="minorHAnsi"/>
            <w:color w:val="000000"/>
            <w:lang w:val="en-CA"/>
          </w:rPr>
          <w:t>collected</w:t>
        </w:r>
      </w:ins>
      <w:ins w:id="418" w:author="Vanessa Fladmark" w:date="2020-05-31T10:13:00Z">
        <w:r w:rsidR="002D5C0C">
          <w:rPr>
            <w:rFonts w:eastAsia="Times New Roman" w:cstheme="minorHAnsi"/>
            <w:color w:val="000000"/>
            <w:lang w:val="en-CA"/>
          </w:rPr>
          <w:t xml:space="preserve"> after salmon and oceanographic sampling</w:t>
        </w:r>
      </w:ins>
      <w:ins w:id="419" w:author="Vanessa Fladmark" w:date="2020-05-31T09:48:00Z">
        <w:r w:rsidR="004F5C82">
          <w:rPr>
            <w:rFonts w:eastAsia="Times New Roman" w:cstheme="minorHAnsi"/>
            <w:color w:val="000000"/>
            <w:lang w:val="en-CA"/>
          </w:rPr>
          <w:t xml:space="preserve"> with a 50 cm diameter and 250 </w:t>
        </w:r>
      </w:ins>
      <w:ins w:id="420" w:author="Vanessa Fladmark" w:date="2020-05-31T09:50:00Z">
        <w:r w:rsidR="004F5C82" w:rsidRPr="004F5C82">
          <w:rPr>
            <w:rFonts w:eastAsia="Times New Roman" w:cstheme="minorHAnsi"/>
            <w:color w:val="202122"/>
            <w:shd w:val="clear" w:color="auto" w:fill="F9F9F9"/>
            <w:lang w:val="en-CA"/>
            <w:rPrChange w:id="421" w:author="Vanessa Fladmark" w:date="2020-05-31T09:50:00Z">
              <w:rPr>
                <w:rFonts w:ascii="Arial" w:eastAsia="Times New Roman" w:hAnsi="Arial" w:cs="Arial"/>
                <w:color w:val="202122"/>
                <w:sz w:val="18"/>
                <w:szCs w:val="18"/>
                <w:shd w:val="clear" w:color="auto" w:fill="F9F9F9"/>
                <w:lang w:val="en-CA"/>
              </w:rPr>
            </w:rPrChange>
          </w:rPr>
          <w:t>μ</w:t>
        </w:r>
      </w:ins>
      <w:ins w:id="422" w:author="Vanessa Fladmark" w:date="2020-05-31T09:48:00Z">
        <w:r w:rsidR="004F5C82">
          <w:rPr>
            <w:rFonts w:eastAsia="Times New Roman" w:cstheme="minorHAnsi"/>
            <w:color w:val="000000"/>
            <w:lang w:val="en-CA"/>
          </w:rPr>
          <w:t>m</w:t>
        </w:r>
      </w:ins>
      <w:ins w:id="423" w:author="Vanessa Fladmark" w:date="2020-05-31T09:50:00Z">
        <w:r w:rsidR="004F5C82">
          <w:rPr>
            <w:rFonts w:eastAsia="Times New Roman" w:cstheme="minorHAnsi"/>
            <w:color w:val="000000"/>
            <w:lang w:val="en-CA"/>
          </w:rPr>
          <w:t xml:space="preserve"> mesh net, towed ho</w:t>
        </w:r>
      </w:ins>
      <w:ins w:id="424" w:author="Vanessa Fladmark" w:date="2020-05-31T09:51:00Z">
        <w:r w:rsidR="004F5C82">
          <w:rPr>
            <w:rFonts w:eastAsia="Times New Roman" w:cstheme="minorHAnsi"/>
            <w:color w:val="000000"/>
            <w:lang w:val="en-CA"/>
          </w:rPr>
          <w:t>rizontally at the surface</w:t>
        </w:r>
      </w:ins>
      <w:ins w:id="425" w:author="Vanessa Fladmark" w:date="2020-05-31T09:52:00Z">
        <w:r w:rsidR="004F5C82">
          <w:rPr>
            <w:rFonts w:eastAsia="Times New Roman" w:cstheme="minorHAnsi"/>
            <w:color w:val="000000"/>
            <w:lang w:val="en-CA"/>
          </w:rPr>
          <w:t xml:space="preserve"> and preserved in</w:t>
        </w:r>
      </w:ins>
      <w:ins w:id="426" w:author="Vanessa Fladmark" w:date="2020-06-02T12:49:00Z">
        <w:r w:rsidR="00663B82">
          <w:rPr>
            <w:rFonts w:eastAsia="Times New Roman" w:cstheme="minorHAnsi"/>
            <w:color w:val="000000"/>
            <w:lang w:val="en-CA"/>
          </w:rPr>
          <w:t xml:space="preserve"> 4% formaldehyde</w:t>
        </w:r>
      </w:ins>
      <w:ins w:id="427" w:author="Vanessa Fladmark" w:date="2020-05-31T09:52:00Z">
        <w:r w:rsidR="004F5C82">
          <w:rPr>
            <w:rFonts w:eastAsia="Times New Roman" w:cstheme="minorHAnsi"/>
            <w:color w:val="000000"/>
            <w:lang w:val="en-CA"/>
          </w:rPr>
          <w:t xml:space="preserve"> for </w:t>
        </w:r>
      </w:ins>
      <w:ins w:id="428" w:author="Vanessa Fladmark" w:date="2020-06-02T12:51:00Z">
        <w:r w:rsidR="00663B82">
          <w:rPr>
            <w:rFonts w:eastAsia="Times New Roman" w:cstheme="minorHAnsi"/>
            <w:color w:val="000000"/>
            <w:lang w:val="en-CA"/>
          </w:rPr>
          <w:t xml:space="preserve">future </w:t>
        </w:r>
      </w:ins>
      <w:ins w:id="429" w:author="Vanessa Fladmark" w:date="2020-05-31T09:52:00Z">
        <w:r w:rsidR="004F5C82">
          <w:rPr>
            <w:rFonts w:eastAsia="Times New Roman" w:cstheme="minorHAnsi"/>
            <w:color w:val="000000"/>
            <w:lang w:val="en-CA"/>
          </w:rPr>
          <w:t xml:space="preserve">analysis. </w:t>
        </w:r>
      </w:ins>
    </w:p>
    <w:p w14:paraId="748FE784" w14:textId="77777777" w:rsidR="00372150" w:rsidRPr="003C4653" w:rsidRDefault="00372150" w:rsidP="00266C78">
      <w:pPr>
        <w:spacing w:line="480" w:lineRule="auto"/>
        <w:rPr>
          <w:rFonts w:eastAsia="Times New Roman" w:cstheme="minorHAnsi"/>
          <w:lang w:val="en-CA"/>
        </w:rPr>
      </w:pPr>
    </w:p>
    <w:p w14:paraId="4FB195DC" w14:textId="31A7248F" w:rsidR="00372150" w:rsidDel="00C6340E" w:rsidRDefault="00372150">
      <w:pPr>
        <w:spacing w:line="480" w:lineRule="auto"/>
        <w:rPr>
          <w:del w:id="430" w:author="Vanessa Fladmark" w:date="2020-05-31T11:31:00Z"/>
          <w:rFonts w:eastAsia="Times New Roman" w:cstheme="minorHAnsi"/>
          <w:color w:val="000000"/>
          <w:lang w:val="en-CA"/>
        </w:rPr>
      </w:pPr>
      <w:r w:rsidRPr="003C4653">
        <w:rPr>
          <w:rFonts w:eastAsia="Times New Roman" w:cstheme="minorHAnsi"/>
          <w:color w:val="000000"/>
          <w:lang w:val="en-CA"/>
        </w:rPr>
        <w:tab/>
      </w:r>
      <w:commentRangeStart w:id="431"/>
      <w:ins w:id="432" w:author="Brian" w:date="2020-05-10T07:50:00Z">
        <w:r w:rsidR="00893DEA">
          <w:rPr>
            <w:rFonts w:eastAsia="Times New Roman" w:cstheme="minorHAnsi"/>
            <w:color w:val="000000"/>
            <w:lang w:val="en-CA"/>
          </w:rPr>
          <w:t>In</w:t>
        </w:r>
      </w:ins>
      <w:commentRangeEnd w:id="431"/>
      <w:ins w:id="433" w:author="Brian" w:date="2020-05-10T07:52:00Z">
        <w:r w:rsidR="00893DEA">
          <w:rPr>
            <w:rStyle w:val="CommentReference"/>
          </w:rPr>
          <w:commentReference w:id="431"/>
        </w:r>
      </w:ins>
      <w:ins w:id="434" w:author="Brian" w:date="2020-05-10T07:50:00Z">
        <w:r w:rsidR="00893DEA">
          <w:rPr>
            <w:rFonts w:eastAsia="Times New Roman" w:cstheme="minorHAnsi"/>
            <w:color w:val="000000"/>
            <w:lang w:val="en-CA"/>
          </w:rPr>
          <w:t xml:space="preserve"> </w:t>
        </w:r>
      </w:ins>
      <w:del w:id="435" w:author="Brian" w:date="2020-05-10T07:50:00Z">
        <w:r w:rsidRPr="003C4653" w:rsidDel="00893DEA">
          <w:rPr>
            <w:rFonts w:eastAsia="Times New Roman" w:cstheme="minorHAnsi"/>
            <w:color w:val="000000"/>
            <w:lang w:val="en-CA"/>
          </w:rPr>
          <w:delText xml:space="preserve">Back at </w:delText>
        </w:r>
      </w:del>
      <w:r w:rsidRPr="003C4653">
        <w:rPr>
          <w:rFonts w:eastAsia="Times New Roman" w:cstheme="minorHAnsi"/>
          <w:color w:val="000000"/>
          <w:lang w:val="en-CA"/>
        </w:rPr>
        <w:t xml:space="preserve">the lab, </w:t>
      </w:r>
      <w:del w:id="436" w:author="Brian" w:date="2020-05-10T07:51:00Z">
        <w:r w:rsidRPr="003C4653" w:rsidDel="00893DEA">
          <w:rPr>
            <w:rFonts w:eastAsia="Times New Roman" w:cstheme="minorHAnsi"/>
            <w:color w:val="000000"/>
            <w:lang w:val="en-CA"/>
          </w:rPr>
          <w:delText xml:space="preserve">researchers processed zooplankton samples and dissected </w:delText>
        </w:r>
      </w:del>
      <w:r w:rsidRPr="003C4653">
        <w:rPr>
          <w:rFonts w:eastAsia="Times New Roman" w:cstheme="minorHAnsi"/>
          <w:color w:val="000000"/>
          <w:lang w:val="en-CA"/>
        </w:rPr>
        <w:t xml:space="preserve">juvenile salmon </w:t>
      </w:r>
      <w:ins w:id="437" w:author="Brian" w:date="2020-05-10T07:51:00Z">
        <w:r w:rsidR="00893DEA">
          <w:rPr>
            <w:rFonts w:eastAsia="Times New Roman" w:cstheme="minorHAnsi"/>
            <w:color w:val="000000"/>
            <w:lang w:val="en-CA"/>
          </w:rPr>
          <w:t xml:space="preserve">were dissected and </w:t>
        </w:r>
      </w:ins>
      <w:del w:id="438" w:author="Brian" w:date="2020-05-10T07:51:00Z">
        <w:r w:rsidRPr="003C4653" w:rsidDel="00893DEA">
          <w:rPr>
            <w:rFonts w:eastAsia="Times New Roman" w:cstheme="minorHAnsi"/>
            <w:color w:val="000000"/>
            <w:lang w:val="en-CA"/>
          </w:rPr>
          <w:delText xml:space="preserve">for various samples, the salmon </w:delText>
        </w:r>
      </w:del>
      <w:ins w:id="439" w:author="Brian" w:date="2020-05-10T07:51:00Z">
        <w:r w:rsidR="00893DEA">
          <w:rPr>
            <w:rFonts w:eastAsia="Times New Roman" w:cstheme="minorHAnsi"/>
            <w:color w:val="000000"/>
            <w:lang w:val="en-CA"/>
          </w:rPr>
          <w:t xml:space="preserve">the </w:t>
        </w:r>
      </w:ins>
      <w:r w:rsidRPr="003C4653">
        <w:rPr>
          <w:rFonts w:eastAsia="Times New Roman" w:cstheme="minorHAnsi"/>
          <w:color w:val="000000"/>
          <w:lang w:val="en-CA"/>
        </w:rPr>
        <w:t xml:space="preserve">stomachs </w:t>
      </w:r>
      <w:del w:id="440" w:author="Brian" w:date="2020-05-10T07:51:00Z">
        <w:r w:rsidRPr="003C4653" w:rsidDel="00893DEA">
          <w:rPr>
            <w:rFonts w:eastAsia="Times New Roman" w:cstheme="minorHAnsi"/>
            <w:color w:val="000000"/>
            <w:lang w:val="en-CA"/>
          </w:rPr>
          <w:delText xml:space="preserve">removed and </w:delText>
        </w:r>
      </w:del>
      <w:r w:rsidRPr="003C4653">
        <w:rPr>
          <w:rFonts w:eastAsia="Times New Roman" w:cstheme="minorHAnsi"/>
          <w:color w:val="000000"/>
          <w:lang w:val="en-CA"/>
        </w:rPr>
        <w:t xml:space="preserve">preserved in 95% ethanol. </w:t>
      </w:r>
      <w:moveFromRangeStart w:id="441" w:author="Brian" w:date="2020-05-10T07:51:00Z" w:name="move39989508"/>
      <w:moveFrom w:id="442" w:author="Brian" w:date="2020-05-10T07:51:00Z">
        <w:r w:rsidRPr="003C4653" w:rsidDel="00893DEA">
          <w:rPr>
            <w:rFonts w:eastAsia="Times New Roman" w:cstheme="minorHAnsi"/>
            <w:color w:val="000000"/>
            <w:lang w:val="en-CA"/>
          </w:rPr>
          <w:t xml:space="preserve">The zooplankton samples were poured over sieves to be size fractionated and then weighed before they were split into a subsample, to be identified to species, counted and measured. </w:t>
        </w:r>
      </w:moveFrom>
      <w:moveFromRangeEnd w:id="441"/>
      <w:ins w:id="443" w:author="Brian" w:date="2020-05-10T07:52:00Z">
        <w:r w:rsidR="00893DEA">
          <w:rPr>
            <w:rFonts w:eastAsia="Times New Roman" w:cstheme="minorHAnsi"/>
            <w:color w:val="000000"/>
            <w:lang w:val="en-CA"/>
          </w:rPr>
          <w:t xml:space="preserve"> Prior to analysis, </w:t>
        </w:r>
      </w:ins>
      <w:del w:id="444" w:author="Brian" w:date="2020-05-10T07:52:00Z">
        <w:r w:rsidRPr="003C4653" w:rsidDel="00893DEA">
          <w:rPr>
            <w:rFonts w:eastAsia="Times New Roman" w:cstheme="minorHAnsi"/>
            <w:color w:val="000000"/>
            <w:lang w:val="en-CA"/>
          </w:rPr>
          <w:delText xml:space="preserve">The </w:delText>
        </w:r>
      </w:del>
      <w:r w:rsidRPr="003C4653">
        <w:rPr>
          <w:rFonts w:eastAsia="Times New Roman" w:cstheme="minorHAnsi"/>
          <w:color w:val="000000"/>
          <w:lang w:val="en-CA"/>
        </w:rPr>
        <w:t xml:space="preserve">salmon stomachs </w:t>
      </w:r>
      <w:del w:id="445" w:author="Brian" w:date="2020-05-10T07:53:00Z">
        <w:r w:rsidRPr="003C4653" w:rsidDel="007F2F83">
          <w:rPr>
            <w:rFonts w:eastAsia="Times New Roman" w:cstheme="minorHAnsi"/>
            <w:color w:val="000000"/>
            <w:lang w:val="en-CA"/>
          </w:rPr>
          <w:delText xml:space="preserve">required more steps for processing, </w:delText>
        </w:r>
      </w:del>
      <w:ins w:id="446" w:author="Brian" w:date="2020-05-10T07:53:00Z">
        <w:r w:rsidR="007F2F83">
          <w:rPr>
            <w:rFonts w:eastAsia="Times New Roman" w:cstheme="minorHAnsi"/>
            <w:color w:val="000000"/>
            <w:lang w:val="en-CA"/>
          </w:rPr>
          <w:t xml:space="preserve">were </w:t>
        </w:r>
      </w:ins>
      <w:r w:rsidRPr="003C4653">
        <w:rPr>
          <w:rFonts w:eastAsia="Times New Roman" w:cstheme="minorHAnsi"/>
          <w:color w:val="000000"/>
          <w:lang w:val="en-CA"/>
        </w:rPr>
        <w:t>remov</w:t>
      </w:r>
      <w:ins w:id="447" w:author="Brian" w:date="2020-05-10T07:53:00Z">
        <w:r w:rsidR="007F2F83">
          <w:rPr>
            <w:rFonts w:eastAsia="Times New Roman" w:cstheme="minorHAnsi"/>
            <w:color w:val="000000"/>
            <w:lang w:val="en-CA"/>
          </w:rPr>
          <w:t xml:space="preserve">ed from </w:t>
        </w:r>
      </w:ins>
      <w:del w:id="448" w:author="Brian" w:date="2020-05-10T07:53:00Z">
        <w:r w:rsidRPr="003C4653" w:rsidDel="007F2F83">
          <w:rPr>
            <w:rFonts w:eastAsia="Times New Roman" w:cstheme="minorHAnsi"/>
            <w:color w:val="000000"/>
            <w:lang w:val="en-CA"/>
          </w:rPr>
          <w:delText>ing</w:delText>
        </w:r>
      </w:del>
      <w:r w:rsidRPr="003C4653">
        <w:rPr>
          <w:rFonts w:eastAsia="Times New Roman" w:cstheme="minorHAnsi"/>
          <w:color w:val="000000"/>
          <w:lang w:val="en-CA"/>
        </w:rPr>
        <w:t xml:space="preserve"> ethanol and soak</w:t>
      </w:r>
      <w:ins w:id="449" w:author="Brian" w:date="2020-05-10T07:53:00Z">
        <w:r w:rsidR="007F2F83">
          <w:rPr>
            <w:rFonts w:eastAsia="Times New Roman" w:cstheme="minorHAnsi"/>
            <w:color w:val="000000"/>
            <w:lang w:val="en-CA"/>
          </w:rPr>
          <w:t>ed</w:t>
        </w:r>
      </w:ins>
      <w:del w:id="450" w:author="Brian" w:date="2020-05-10T07:53:00Z">
        <w:r w:rsidRPr="003C4653" w:rsidDel="007F2F83">
          <w:rPr>
            <w:rFonts w:eastAsia="Times New Roman" w:cstheme="minorHAnsi"/>
            <w:color w:val="000000"/>
            <w:lang w:val="en-CA"/>
          </w:rPr>
          <w:delText>ing</w:delText>
        </w:r>
      </w:del>
      <w:r w:rsidRPr="003C4653">
        <w:rPr>
          <w:rFonts w:eastAsia="Times New Roman" w:cstheme="minorHAnsi"/>
          <w:color w:val="000000"/>
          <w:lang w:val="en-CA"/>
        </w:rPr>
        <w:t xml:space="preserve"> </w:t>
      </w:r>
      <w:ins w:id="451" w:author="Brian" w:date="2020-05-10T07:54:00Z">
        <w:r w:rsidR="007F2F83">
          <w:rPr>
            <w:rFonts w:eastAsia="Times New Roman" w:cstheme="minorHAnsi"/>
            <w:color w:val="000000"/>
            <w:lang w:val="en-CA"/>
          </w:rPr>
          <w:t xml:space="preserve">unopened </w:t>
        </w:r>
      </w:ins>
      <w:r w:rsidRPr="003C4653">
        <w:rPr>
          <w:rFonts w:eastAsia="Times New Roman" w:cstheme="minorHAnsi"/>
          <w:color w:val="000000"/>
          <w:lang w:val="en-CA"/>
        </w:rPr>
        <w:t xml:space="preserve">for 30 minutes in </w:t>
      </w:r>
      <w:ins w:id="452" w:author="Vanessa Fladmark" w:date="2020-05-27T10:21:00Z">
        <w:r w:rsidR="00912321">
          <w:rPr>
            <w:rFonts w:eastAsia="Times New Roman" w:cstheme="minorHAnsi"/>
            <w:color w:val="000000"/>
            <w:lang w:val="en-CA"/>
          </w:rPr>
          <w:t xml:space="preserve">tap </w:t>
        </w:r>
      </w:ins>
      <w:commentRangeStart w:id="453"/>
      <w:r w:rsidRPr="003C4653">
        <w:rPr>
          <w:rFonts w:eastAsia="Times New Roman" w:cstheme="minorHAnsi"/>
          <w:color w:val="000000"/>
          <w:lang w:val="en-CA"/>
        </w:rPr>
        <w:t xml:space="preserve">water </w:t>
      </w:r>
      <w:commentRangeEnd w:id="453"/>
      <w:r w:rsidR="007F2F83">
        <w:rPr>
          <w:rStyle w:val="CommentReference"/>
        </w:rPr>
        <w:commentReference w:id="453"/>
      </w:r>
      <w:r w:rsidRPr="003C4653">
        <w:rPr>
          <w:rFonts w:eastAsia="Times New Roman" w:cstheme="minorHAnsi"/>
          <w:color w:val="000000"/>
          <w:lang w:val="en-CA"/>
        </w:rPr>
        <w:t xml:space="preserve">to reduce </w:t>
      </w:r>
      <w:ins w:id="454" w:author="Brian" w:date="2020-05-10T07:53:00Z">
        <w:r w:rsidR="007F2F83">
          <w:rPr>
            <w:rFonts w:eastAsia="Times New Roman" w:cstheme="minorHAnsi"/>
            <w:color w:val="000000"/>
            <w:lang w:val="en-CA"/>
          </w:rPr>
          <w:t xml:space="preserve">the </w:t>
        </w:r>
      </w:ins>
      <w:r w:rsidRPr="003C4653">
        <w:rPr>
          <w:rFonts w:eastAsia="Times New Roman" w:cstheme="minorHAnsi"/>
          <w:color w:val="000000"/>
          <w:lang w:val="en-CA"/>
        </w:rPr>
        <w:t xml:space="preserve">brittleness of </w:t>
      </w:r>
      <w:ins w:id="455" w:author="Brian" w:date="2020-05-10T07:53:00Z">
        <w:r w:rsidR="007F2F83">
          <w:rPr>
            <w:rFonts w:eastAsia="Times New Roman" w:cstheme="minorHAnsi"/>
            <w:color w:val="000000"/>
            <w:lang w:val="en-CA"/>
          </w:rPr>
          <w:t xml:space="preserve">the </w:t>
        </w:r>
      </w:ins>
      <w:r w:rsidRPr="003C4653">
        <w:rPr>
          <w:rFonts w:eastAsia="Times New Roman" w:cstheme="minorHAnsi"/>
          <w:color w:val="000000"/>
          <w:lang w:val="en-CA"/>
        </w:rPr>
        <w:t>sample</w:t>
      </w:r>
      <w:ins w:id="456" w:author="Brian" w:date="2020-05-10T07:54:00Z">
        <w:r w:rsidR="007F2F83">
          <w:rPr>
            <w:rFonts w:eastAsia="Times New Roman" w:cstheme="minorHAnsi"/>
            <w:color w:val="000000"/>
            <w:lang w:val="en-CA"/>
          </w:rPr>
          <w:t xml:space="preserve">. The stomach was then </w:t>
        </w:r>
      </w:ins>
      <w:del w:id="457" w:author="Brian" w:date="2020-05-10T07:54:00Z">
        <w:r w:rsidRPr="003C4653" w:rsidDel="007F2F83">
          <w:rPr>
            <w:rFonts w:eastAsia="Times New Roman" w:cstheme="minorHAnsi"/>
            <w:color w:val="000000"/>
            <w:lang w:val="en-CA"/>
          </w:rPr>
          <w:delText xml:space="preserve">, before </w:delText>
        </w:r>
      </w:del>
      <w:r w:rsidRPr="003C4653">
        <w:rPr>
          <w:rFonts w:eastAsia="Times New Roman" w:cstheme="minorHAnsi"/>
          <w:color w:val="000000"/>
          <w:lang w:val="en-CA"/>
        </w:rPr>
        <w:t>dissect</w:t>
      </w:r>
      <w:ins w:id="458" w:author="Brian" w:date="2020-05-10T07:54:00Z">
        <w:r w:rsidR="007F2F83">
          <w:rPr>
            <w:rFonts w:eastAsia="Times New Roman" w:cstheme="minorHAnsi"/>
            <w:color w:val="000000"/>
            <w:lang w:val="en-CA"/>
          </w:rPr>
          <w:t>ed</w:t>
        </w:r>
      </w:ins>
      <w:del w:id="459" w:author="Brian" w:date="2020-05-10T07:54:00Z">
        <w:r w:rsidRPr="003C4653" w:rsidDel="007F2F83">
          <w:rPr>
            <w:rFonts w:eastAsia="Times New Roman" w:cstheme="minorHAnsi"/>
            <w:color w:val="000000"/>
            <w:lang w:val="en-CA"/>
          </w:rPr>
          <w:delText>ing</w:delText>
        </w:r>
      </w:del>
      <w:ins w:id="460" w:author="Brian" w:date="2020-05-10T07:54:00Z">
        <w:r w:rsidR="007F2F83">
          <w:rPr>
            <w:rFonts w:eastAsia="Times New Roman" w:cstheme="minorHAnsi"/>
            <w:color w:val="000000"/>
            <w:lang w:val="en-CA"/>
          </w:rPr>
          <w:t xml:space="preserve"> </w:t>
        </w:r>
      </w:ins>
      <w:del w:id="461" w:author="Brian" w:date="2020-05-10T07:54:00Z">
        <w:r w:rsidRPr="003C4653" w:rsidDel="007F2F83">
          <w:rPr>
            <w:rFonts w:eastAsia="Times New Roman" w:cstheme="minorHAnsi"/>
            <w:color w:val="000000"/>
            <w:lang w:val="en-CA"/>
          </w:rPr>
          <w:delText xml:space="preserve"> the stomach </w:delText>
        </w:r>
      </w:del>
      <w:r w:rsidRPr="003C4653">
        <w:rPr>
          <w:rFonts w:eastAsia="Times New Roman" w:cstheme="minorHAnsi"/>
          <w:color w:val="000000"/>
          <w:lang w:val="en-CA"/>
        </w:rPr>
        <w:t>open</w:t>
      </w:r>
      <w:ins w:id="462" w:author="Brian" w:date="2020-05-10T07:55:00Z">
        <w:r w:rsidR="007F2F83">
          <w:rPr>
            <w:rFonts w:eastAsia="Times New Roman" w:cstheme="minorHAnsi"/>
            <w:color w:val="000000"/>
            <w:lang w:val="en-CA"/>
          </w:rPr>
          <w:t xml:space="preserve"> and </w:t>
        </w:r>
      </w:ins>
      <w:del w:id="463" w:author="Brian" w:date="2020-05-10T07:55:00Z">
        <w:r w:rsidRPr="003C4653" w:rsidDel="007F2F83">
          <w:rPr>
            <w:rFonts w:eastAsia="Times New Roman" w:cstheme="minorHAnsi"/>
            <w:color w:val="000000"/>
            <w:lang w:val="en-CA"/>
          </w:rPr>
          <w:delText xml:space="preserve">. After </w:delText>
        </w:r>
      </w:del>
      <w:r w:rsidRPr="003C4653">
        <w:rPr>
          <w:rFonts w:eastAsia="Times New Roman" w:cstheme="minorHAnsi"/>
          <w:color w:val="000000"/>
          <w:lang w:val="en-CA"/>
        </w:rPr>
        <w:t xml:space="preserve">the food contents </w:t>
      </w:r>
      <w:del w:id="464" w:author="Brian" w:date="2020-05-10T07:55:00Z">
        <w:r w:rsidRPr="003C4653" w:rsidDel="007F2F83">
          <w:rPr>
            <w:rFonts w:eastAsia="Times New Roman" w:cstheme="minorHAnsi"/>
            <w:color w:val="000000"/>
            <w:lang w:val="en-CA"/>
          </w:rPr>
          <w:delText xml:space="preserve">were </w:delText>
        </w:r>
      </w:del>
      <w:r w:rsidRPr="003C4653">
        <w:rPr>
          <w:rFonts w:eastAsia="Times New Roman" w:cstheme="minorHAnsi"/>
          <w:color w:val="000000"/>
          <w:lang w:val="en-CA"/>
        </w:rPr>
        <w:t>removed</w:t>
      </w:r>
      <w:ins w:id="465" w:author="Brian" w:date="2020-05-10T07:55:00Z">
        <w:r w:rsidR="007F2F83">
          <w:rPr>
            <w:rFonts w:eastAsia="Times New Roman" w:cstheme="minorHAnsi"/>
            <w:color w:val="000000"/>
            <w:lang w:val="en-CA"/>
          </w:rPr>
          <w:t>. T</w:t>
        </w:r>
      </w:ins>
      <w:del w:id="466" w:author="Brian" w:date="2020-05-10T07:55:00Z">
        <w:r w:rsidRPr="003C4653" w:rsidDel="007F2F83">
          <w:rPr>
            <w:rFonts w:eastAsia="Times New Roman" w:cstheme="minorHAnsi"/>
            <w:color w:val="000000"/>
            <w:lang w:val="en-CA"/>
          </w:rPr>
          <w:delText>, t</w:delText>
        </w:r>
      </w:del>
      <w:r w:rsidRPr="003C4653">
        <w:rPr>
          <w:rFonts w:eastAsia="Times New Roman" w:cstheme="minorHAnsi"/>
          <w:color w:val="000000"/>
          <w:lang w:val="en-CA"/>
        </w:rPr>
        <w:t xml:space="preserve">he entire </w:t>
      </w:r>
      <w:commentRangeStart w:id="467"/>
      <w:ins w:id="468" w:author="Brian" w:date="2020-05-10T07:55:00Z">
        <w:r w:rsidR="007F2F83">
          <w:rPr>
            <w:rFonts w:eastAsia="Times New Roman" w:cstheme="minorHAnsi"/>
            <w:color w:val="000000"/>
            <w:lang w:val="en-CA"/>
          </w:rPr>
          <w:t xml:space="preserve">food </w:t>
        </w:r>
      </w:ins>
      <w:r w:rsidRPr="003C4653">
        <w:rPr>
          <w:rFonts w:eastAsia="Times New Roman" w:cstheme="minorHAnsi"/>
          <w:color w:val="000000"/>
          <w:lang w:val="en-CA"/>
        </w:rPr>
        <w:t>bolus was weighed</w:t>
      </w:r>
      <w:commentRangeEnd w:id="467"/>
      <w:r w:rsidR="007F2F83">
        <w:rPr>
          <w:rStyle w:val="CommentReference"/>
        </w:rPr>
        <w:commentReference w:id="467"/>
      </w:r>
      <w:ins w:id="469" w:author="Vanessa Fladmark" w:date="2020-05-31T10:37:00Z">
        <w:r w:rsidR="000205D4">
          <w:rPr>
            <w:rFonts w:eastAsia="Times New Roman" w:cstheme="minorHAnsi"/>
            <w:color w:val="000000"/>
            <w:lang w:val="en-CA"/>
          </w:rPr>
          <w:t xml:space="preserve"> on an analytical balance</w:t>
        </w:r>
      </w:ins>
      <w:ins w:id="470" w:author="Vanessa Fladmark" w:date="2020-05-31T10:38:00Z">
        <w:r w:rsidR="000205D4">
          <w:rPr>
            <w:rFonts w:eastAsia="Times New Roman" w:cstheme="minorHAnsi"/>
            <w:color w:val="000000"/>
            <w:lang w:val="en-CA"/>
          </w:rPr>
          <w:t xml:space="preserve"> and wet weight recorded</w:t>
        </w:r>
      </w:ins>
      <w:ins w:id="471" w:author="Vanessa Fladmark" w:date="2020-05-31T10:23:00Z">
        <w:r w:rsidR="005C4F22">
          <w:rPr>
            <w:rFonts w:eastAsia="Times New Roman" w:cstheme="minorHAnsi"/>
            <w:color w:val="000000"/>
            <w:lang w:val="en-CA"/>
          </w:rPr>
          <w:t xml:space="preserve"> to the n</w:t>
        </w:r>
      </w:ins>
      <w:ins w:id="472" w:author="Vanessa Fladmark" w:date="2020-05-31T10:24:00Z">
        <w:r w:rsidR="005C4F22">
          <w:rPr>
            <w:rFonts w:eastAsia="Times New Roman" w:cstheme="minorHAnsi"/>
            <w:color w:val="000000"/>
            <w:lang w:val="en-CA"/>
          </w:rPr>
          <w:t xml:space="preserve">earest 0.1 </w:t>
        </w:r>
      </w:ins>
      <w:ins w:id="473" w:author="Vanessa Fladmark" w:date="2020-05-31T10:44:00Z">
        <w:r w:rsidR="009A44D9">
          <w:rPr>
            <w:rFonts w:eastAsia="Times New Roman" w:cstheme="minorHAnsi"/>
            <w:color w:val="000000"/>
            <w:lang w:val="en-CA"/>
          </w:rPr>
          <w:t>m</w:t>
        </w:r>
      </w:ins>
      <w:ins w:id="474" w:author="Vanessa Fladmark" w:date="2020-05-31T10:24:00Z">
        <w:r w:rsidR="005C4F22">
          <w:rPr>
            <w:rFonts w:eastAsia="Times New Roman" w:cstheme="minorHAnsi"/>
            <w:color w:val="000000"/>
            <w:lang w:val="en-CA"/>
          </w:rPr>
          <w:t>g</w:t>
        </w:r>
      </w:ins>
      <w:ins w:id="475" w:author="Vanessa Fladmark" w:date="2020-05-31T10:38:00Z">
        <w:r w:rsidR="000205D4">
          <w:rPr>
            <w:rFonts w:eastAsia="Times New Roman" w:cstheme="minorHAnsi"/>
            <w:color w:val="000000"/>
            <w:lang w:val="en-CA"/>
          </w:rPr>
          <w:t>.</w:t>
        </w:r>
      </w:ins>
      <w:ins w:id="476" w:author="Vanessa Fladmark" w:date="2020-05-31T10:39:00Z">
        <w:r w:rsidR="000205D4">
          <w:rPr>
            <w:rFonts w:eastAsia="Times New Roman" w:cstheme="minorHAnsi"/>
            <w:color w:val="000000"/>
            <w:lang w:val="en-CA"/>
          </w:rPr>
          <w:t xml:space="preserve"> The bolus was then</w:t>
        </w:r>
      </w:ins>
      <w:ins w:id="477" w:author="Vanessa Fladmark" w:date="2020-05-31T10:38:00Z">
        <w:r w:rsidR="000205D4">
          <w:rPr>
            <w:rFonts w:eastAsia="Times New Roman" w:cstheme="minorHAnsi"/>
            <w:color w:val="000000"/>
            <w:lang w:val="en-CA"/>
          </w:rPr>
          <w:t xml:space="preserve"> </w:t>
        </w:r>
      </w:ins>
      <w:del w:id="478" w:author="Vanessa Fladmark" w:date="2020-05-31T10:38:00Z">
        <w:r w:rsidRPr="003C4653" w:rsidDel="000205D4">
          <w:rPr>
            <w:rFonts w:eastAsia="Times New Roman" w:cstheme="minorHAnsi"/>
            <w:color w:val="000000"/>
            <w:lang w:val="en-CA"/>
          </w:rPr>
          <w:delText xml:space="preserve">, </w:delText>
        </w:r>
      </w:del>
      <w:r w:rsidRPr="003C4653">
        <w:rPr>
          <w:rFonts w:eastAsia="Times New Roman" w:cstheme="minorHAnsi"/>
          <w:color w:val="000000"/>
          <w:lang w:val="en-CA"/>
        </w:rPr>
        <w:t xml:space="preserve">placed on a petri dish with water added, </w:t>
      </w:r>
      <w:ins w:id="479" w:author="Brian" w:date="2020-05-10T08:01:00Z">
        <w:r w:rsidR="007F2F83">
          <w:rPr>
            <w:rFonts w:eastAsia="Times New Roman" w:cstheme="minorHAnsi"/>
            <w:color w:val="000000"/>
            <w:lang w:val="en-CA"/>
          </w:rPr>
          <w:t xml:space="preserve">and </w:t>
        </w:r>
      </w:ins>
      <w:del w:id="480" w:author="Brian" w:date="2020-05-10T08:01:00Z">
        <w:r w:rsidRPr="003C4653" w:rsidDel="007F2F83">
          <w:rPr>
            <w:rFonts w:eastAsia="Times New Roman" w:cstheme="minorHAnsi"/>
            <w:color w:val="000000"/>
            <w:lang w:val="en-CA"/>
          </w:rPr>
          <w:delText xml:space="preserve">to </w:delText>
        </w:r>
      </w:del>
      <w:ins w:id="481" w:author="Brian" w:date="2020-05-10T08:01:00Z">
        <w:r w:rsidR="007F2F83">
          <w:rPr>
            <w:rFonts w:eastAsia="Times New Roman" w:cstheme="minorHAnsi"/>
            <w:color w:val="000000"/>
            <w:lang w:val="en-CA"/>
          </w:rPr>
          <w:t xml:space="preserve">prey </w:t>
        </w:r>
      </w:ins>
      <w:r w:rsidRPr="003C4653">
        <w:rPr>
          <w:rFonts w:eastAsia="Times New Roman" w:cstheme="minorHAnsi"/>
          <w:color w:val="000000"/>
          <w:lang w:val="en-CA"/>
        </w:rPr>
        <w:t>rearrange</w:t>
      </w:r>
      <w:ins w:id="482" w:author="Brian" w:date="2020-05-10T08:01:00Z">
        <w:r w:rsidR="007F2F83">
          <w:rPr>
            <w:rFonts w:eastAsia="Times New Roman" w:cstheme="minorHAnsi"/>
            <w:color w:val="000000"/>
            <w:lang w:val="en-CA"/>
          </w:rPr>
          <w:t>d</w:t>
        </w:r>
      </w:ins>
      <w:r w:rsidRPr="003C4653">
        <w:rPr>
          <w:rFonts w:eastAsia="Times New Roman" w:cstheme="minorHAnsi"/>
          <w:color w:val="000000"/>
          <w:lang w:val="en-CA"/>
        </w:rPr>
        <w:t xml:space="preserve"> </w:t>
      </w:r>
      <w:del w:id="483" w:author="Brian" w:date="2020-05-10T08:01:00Z">
        <w:r w:rsidRPr="003C4653" w:rsidDel="007F2F83">
          <w:rPr>
            <w:rFonts w:eastAsia="Times New Roman" w:cstheme="minorHAnsi"/>
            <w:color w:val="000000"/>
            <w:lang w:val="en-CA"/>
          </w:rPr>
          <w:delText xml:space="preserve">the prey items </w:delText>
        </w:r>
      </w:del>
      <w:r w:rsidRPr="003C4653">
        <w:rPr>
          <w:rFonts w:eastAsia="Times New Roman" w:cstheme="minorHAnsi"/>
          <w:color w:val="000000"/>
          <w:lang w:val="en-CA"/>
        </w:rPr>
        <w:t xml:space="preserve">by </w:t>
      </w:r>
      <w:commentRangeStart w:id="484"/>
      <w:r w:rsidRPr="003C4653">
        <w:rPr>
          <w:rFonts w:eastAsia="Times New Roman" w:cstheme="minorHAnsi"/>
          <w:color w:val="000000"/>
          <w:lang w:val="en-CA"/>
        </w:rPr>
        <w:t>specie</w:t>
      </w:r>
      <w:commentRangeEnd w:id="484"/>
      <w:r w:rsidR="00F30F64">
        <w:rPr>
          <w:rStyle w:val="CommentReference"/>
        </w:rPr>
        <w:commentReference w:id="484"/>
      </w:r>
      <w:r w:rsidRPr="003C4653">
        <w:rPr>
          <w:rFonts w:eastAsia="Times New Roman" w:cstheme="minorHAnsi"/>
          <w:color w:val="000000"/>
          <w:lang w:val="en-CA"/>
        </w:rPr>
        <w:t xml:space="preserve">s, size, life stage and </w:t>
      </w:r>
      <w:commentRangeStart w:id="485"/>
      <w:r w:rsidRPr="003C4653">
        <w:rPr>
          <w:rFonts w:eastAsia="Times New Roman" w:cstheme="minorHAnsi"/>
          <w:color w:val="000000"/>
          <w:lang w:val="en-CA"/>
        </w:rPr>
        <w:t>digestive state</w:t>
      </w:r>
      <w:commentRangeEnd w:id="485"/>
      <w:r w:rsidR="007F2F83">
        <w:rPr>
          <w:rStyle w:val="CommentReference"/>
        </w:rPr>
        <w:commentReference w:id="485"/>
      </w:r>
      <w:r w:rsidRPr="003C4653">
        <w:rPr>
          <w:rFonts w:eastAsia="Times New Roman" w:cstheme="minorHAnsi"/>
          <w:color w:val="000000"/>
          <w:lang w:val="en-CA"/>
        </w:rPr>
        <w:t>.</w:t>
      </w:r>
      <w:ins w:id="486" w:author="Vanessa Fladmark" w:date="2020-05-31T10:18:00Z">
        <w:r w:rsidR="005C4F22">
          <w:rPr>
            <w:rFonts w:eastAsia="Times New Roman" w:cstheme="minorHAnsi"/>
            <w:color w:val="000000"/>
            <w:lang w:val="en-CA"/>
          </w:rPr>
          <w:t xml:space="preserve"> Digestive states </w:t>
        </w:r>
      </w:ins>
      <w:ins w:id="487" w:author="Vanessa Fladmark" w:date="2020-05-31T11:32:00Z">
        <w:r w:rsidR="00C6340E">
          <w:rPr>
            <w:rFonts w:eastAsia="Times New Roman" w:cstheme="minorHAnsi"/>
            <w:color w:val="000000"/>
            <w:lang w:val="en-CA"/>
          </w:rPr>
          <w:t>were</w:t>
        </w:r>
      </w:ins>
      <w:ins w:id="488" w:author="Vanessa Fladmark" w:date="2020-05-31T10:18:00Z">
        <w:r w:rsidR="005C4F22">
          <w:rPr>
            <w:rFonts w:eastAsia="Times New Roman" w:cstheme="minorHAnsi"/>
            <w:color w:val="000000"/>
            <w:lang w:val="en-CA"/>
          </w:rPr>
          <w:t xml:space="preserve"> defined as 1) fresh</w:t>
        </w:r>
      </w:ins>
      <w:ins w:id="489" w:author="Vanessa Fladmark" w:date="2020-05-31T10:22:00Z">
        <w:r w:rsidR="005C4F22">
          <w:rPr>
            <w:rFonts w:eastAsia="Times New Roman" w:cstheme="minorHAnsi"/>
            <w:color w:val="000000"/>
            <w:lang w:val="en-CA"/>
          </w:rPr>
          <w:t xml:space="preserve"> </w:t>
        </w:r>
      </w:ins>
      <w:ins w:id="490" w:author="Vanessa Fladmark" w:date="2020-05-31T10:18:00Z">
        <w:r w:rsidR="005C4F22">
          <w:rPr>
            <w:rFonts w:eastAsia="Times New Roman" w:cstheme="minorHAnsi"/>
            <w:color w:val="000000"/>
            <w:lang w:val="en-CA"/>
          </w:rPr>
          <w:t>prey,</w:t>
        </w:r>
      </w:ins>
      <w:ins w:id="491" w:author="Vanessa Fladmark" w:date="2020-05-31T10:22:00Z">
        <w:r w:rsidR="005C4F22">
          <w:rPr>
            <w:rFonts w:eastAsia="Times New Roman" w:cstheme="minorHAnsi"/>
            <w:color w:val="000000"/>
            <w:lang w:val="en-CA"/>
          </w:rPr>
          <w:t xml:space="preserve"> intact,</w:t>
        </w:r>
      </w:ins>
      <w:ins w:id="492" w:author="Vanessa Fladmark" w:date="2020-05-31T10:18:00Z">
        <w:r w:rsidR="005C4F22">
          <w:rPr>
            <w:rFonts w:eastAsia="Times New Roman" w:cstheme="minorHAnsi"/>
            <w:color w:val="000000"/>
            <w:lang w:val="en-CA"/>
          </w:rPr>
          <w:t xml:space="preserve"> 2) semi-</w:t>
        </w:r>
      </w:ins>
      <w:ins w:id="493" w:author="Vanessa Fladmark" w:date="2020-05-31T10:19:00Z">
        <w:r w:rsidR="005C4F22">
          <w:rPr>
            <w:rFonts w:eastAsia="Times New Roman" w:cstheme="minorHAnsi"/>
            <w:color w:val="000000"/>
            <w:lang w:val="en-CA"/>
          </w:rPr>
          <w:t xml:space="preserve">fresh prey, </w:t>
        </w:r>
      </w:ins>
      <w:ins w:id="494" w:author="Vanessa Fladmark" w:date="2020-05-31T10:21:00Z">
        <w:r w:rsidR="005C4F22">
          <w:rPr>
            <w:rFonts w:eastAsia="Times New Roman" w:cstheme="minorHAnsi"/>
            <w:color w:val="000000"/>
            <w:lang w:val="en-CA"/>
          </w:rPr>
          <w:t xml:space="preserve">with </w:t>
        </w:r>
      </w:ins>
      <w:ins w:id="495" w:author="Vanessa Fladmark" w:date="2020-05-31T10:20:00Z">
        <w:r w:rsidR="005C4F22">
          <w:rPr>
            <w:rFonts w:eastAsia="Times New Roman" w:cstheme="minorHAnsi"/>
            <w:color w:val="000000"/>
            <w:lang w:val="en-CA"/>
          </w:rPr>
          <w:t>lost</w:t>
        </w:r>
      </w:ins>
      <w:ins w:id="496" w:author="Vanessa Fladmark" w:date="2020-05-31T10:19:00Z">
        <w:r w:rsidR="005C4F22">
          <w:rPr>
            <w:rFonts w:eastAsia="Times New Roman" w:cstheme="minorHAnsi"/>
            <w:color w:val="000000"/>
            <w:lang w:val="en-CA"/>
          </w:rPr>
          <w:t xml:space="preserve"> appendages</w:t>
        </w:r>
      </w:ins>
      <w:ins w:id="497" w:author="Vanessa Fladmark" w:date="2020-05-31T10:22:00Z">
        <w:r w:rsidR="005C4F22">
          <w:rPr>
            <w:rFonts w:eastAsia="Times New Roman" w:cstheme="minorHAnsi"/>
            <w:color w:val="000000"/>
            <w:lang w:val="en-CA"/>
          </w:rPr>
          <w:t xml:space="preserve"> or color</w:t>
        </w:r>
      </w:ins>
      <w:ins w:id="498" w:author="Vanessa Fladmark" w:date="2020-05-31T10:19:00Z">
        <w:r w:rsidR="005C4F22">
          <w:rPr>
            <w:rFonts w:eastAsia="Times New Roman" w:cstheme="minorHAnsi"/>
            <w:color w:val="000000"/>
            <w:lang w:val="en-CA"/>
          </w:rPr>
          <w:t xml:space="preserve">, 3) semi-digested prey, </w:t>
        </w:r>
      </w:ins>
      <w:ins w:id="499" w:author="Vanessa Fladmark" w:date="2020-05-31T11:33:00Z">
        <w:r w:rsidR="00C6340E">
          <w:rPr>
            <w:rFonts w:eastAsia="Times New Roman" w:cstheme="minorHAnsi"/>
            <w:color w:val="000000"/>
            <w:lang w:val="en-CA"/>
          </w:rPr>
          <w:t xml:space="preserve">identified to group, </w:t>
        </w:r>
      </w:ins>
      <w:ins w:id="500" w:author="Vanessa Fladmark" w:date="2020-05-31T10:19:00Z">
        <w:r w:rsidR="005C4F22">
          <w:rPr>
            <w:rFonts w:eastAsia="Times New Roman" w:cstheme="minorHAnsi"/>
            <w:color w:val="000000"/>
            <w:lang w:val="en-CA"/>
          </w:rPr>
          <w:t xml:space="preserve">and 4) </w:t>
        </w:r>
      </w:ins>
      <w:ins w:id="501" w:author="Vanessa Fladmark" w:date="2020-05-31T10:20:00Z">
        <w:r w:rsidR="005C4F22">
          <w:rPr>
            <w:rFonts w:eastAsia="Times New Roman" w:cstheme="minorHAnsi"/>
            <w:color w:val="000000"/>
            <w:lang w:val="en-CA"/>
          </w:rPr>
          <w:t>fully digested</w:t>
        </w:r>
      </w:ins>
      <w:ins w:id="502" w:author="Vanessa Fladmark" w:date="2020-05-31T11:34:00Z">
        <w:r w:rsidR="00C6340E">
          <w:rPr>
            <w:rFonts w:eastAsia="Times New Roman" w:cstheme="minorHAnsi"/>
            <w:color w:val="000000"/>
            <w:lang w:val="en-CA"/>
          </w:rPr>
          <w:t>,</w:t>
        </w:r>
      </w:ins>
      <w:ins w:id="503" w:author="Vanessa Fladmark" w:date="2020-05-31T10:21:00Z">
        <w:r w:rsidR="005C4F22">
          <w:rPr>
            <w:rFonts w:eastAsia="Times New Roman" w:cstheme="minorHAnsi"/>
            <w:color w:val="000000"/>
            <w:lang w:val="en-CA"/>
          </w:rPr>
          <w:t xml:space="preserve"> </w:t>
        </w:r>
      </w:ins>
      <w:ins w:id="504" w:author="Vanessa Fladmark" w:date="2020-05-31T11:34:00Z">
        <w:r w:rsidR="00C6340E">
          <w:rPr>
            <w:rFonts w:eastAsia="Times New Roman" w:cstheme="minorHAnsi"/>
            <w:color w:val="000000"/>
            <w:lang w:val="en-CA"/>
          </w:rPr>
          <w:t>and unidentified</w:t>
        </w:r>
      </w:ins>
      <w:ins w:id="505" w:author="Vanessa Fladmark" w:date="2020-05-31T10:19:00Z">
        <w:r w:rsidR="005C4F22">
          <w:rPr>
            <w:rFonts w:eastAsia="Times New Roman" w:cstheme="minorHAnsi"/>
            <w:color w:val="000000"/>
            <w:lang w:val="en-CA"/>
          </w:rPr>
          <w:t xml:space="preserve"> </w:t>
        </w:r>
      </w:ins>
      <w:ins w:id="506" w:author="Vanessa Fladmark" w:date="2020-05-31T10:20:00Z">
        <w:r w:rsidR="005C4F22">
          <w:rPr>
            <w:rFonts w:eastAsia="Times New Roman" w:cstheme="minorHAnsi"/>
            <w:color w:val="000000"/>
            <w:lang w:val="en-CA"/>
          </w:rPr>
          <w:t>prey.</w:t>
        </w:r>
      </w:ins>
      <w:r w:rsidRPr="003C4653">
        <w:rPr>
          <w:rFonts w:eastAsia="Times New Roman" w:cstheme="minorHAnsi"/>
          <w:color w:val="000000"/>
          <w:lang w:val="en-CA"/>
        </w:rPr>
        <w:t xml:space="preserve"> </w:t>
      </w:r>
      <w:ins w:id="507" w:author="Vanessa Fladmark" w:date="2020-05-31T11:07:00Z">
        <w:r w:rsidR="00257D50">
          <w:rPr>
            <w:rFonts w:eastAsia="Times New Roman" w:cstheme="minorHAnsi"/>
            <w:color w:val="000000"/>
            <w:lang w:val="en-CA"/>
          </w:rPr>
          <w:t>If prey could not be identified to species, it was identified to the most detailed t</w:t>
        </w:r>
      </w:ins>
      <w:ins w:id="508" w:author="Vanessa Fladmark" w:date="2020-05-31T11:08:00Z">
        <w:r w:rsidR="00257D50">
          <w:rPr>
            <w:rFonts w:eastAsia="Times New Roman" w:cstheme="minorHAnsi"/>
            <w:color w:val="000000"/>
            <w:lang w:val="en-CA"/>
          </w:rPr>
          <w:t>axonomic group possible, e.</w:t>
        </w:r>
      </w:ins>
      <w:ins w:id="509" w:author="Vanessa Fladmark" w:date="2020-05-31T11:13:00Z">
        <w:r w:rsidR="00257D50">
          <w:rPr>
            <w:rFonts w:eastAsia="Times New Roman" w:cstheme="minorHAnsi"/>
            <w:color w:val="000000"/>
            <w:lang w:val="en-CA"/>
          </w:rPr>
          <w:t>g.</w:t>
        </w:r>
      </w:ins>
      <w:ins w:id="510" w:author="Vanessa Fladmark" w:date="2020-05-31T11:08:00Z">
        <w:r w:rsidR="00257D50">
          <w:rPr>
            <w:rFonts w:eastAsia="Times New Roman" w:cstheme="minorHAnsi"/>
            <w:color w:val="000000"/>
            <w:lang w:val="en-CA"/>
          </w:rPr>
          <w:t xml:space="preserve"> Ctenophora </w:t>
        </w:r>
      </w:ins>
      <w:ins w:id="511" w:author="Vanessa Fladmark" w:date="2020-05-31T11:13:00Z">
        <w:r w:rsidR="00257D50">
          <w:rPr>
            <w:rFonts w:eastAsia="Times New Roman" w:cstheme="minorHAnsi"/>
            <w:color w:val="000000"/>
            <w:lang w:val="en-CA"/>
          </w:rPr>
          <w:t>and</w:t>
        </w:r>
      </w:ins>
      <w:ins w:id="512" w:author="Vanessa Fladmark" w:date="2020-05-31T11:08:00Z">
        <w:r w:rsidR="00257D50">
          <w:rPr>
            <w:rFonts w:eastAsia="Times New Roman" w:cstheme="minorHAnsi"/>
            <w:color w:val="000000"/>
            <w:lang w:val="en-CA"/>
          </w:rPr>
          <w:t xml:space="preserve"> Cnidaria jellyfish</w:t>
        </w:r>
      </w:ins>
      <w:ins w:id="513" w:author="Vanessa Fladmark" w:date="2020-05-31T11:13:00Z">
        <w:r w:rsidR="00257D50">
          <w:rPr>
            <w:rFonts w:eastAsia="Times New Roman" w:cstheme="minorHAnsi"/>
            <w:color w:val="000000"/>
            <w:lang w:val="en-CA"/>
          </w:rPr>
          <w:t>,</w:t>
        </w:r>
      </w:ins>
      <w:ins w:id="514" w:author="Vanessa Fladmark" w:date="2020-05-31T11:08:00Z">
        <w:r w:rsidR="00257D50">
          <w:rPr>
            <w:rFonts w:eastAsia="Times New Roman" w:cstheme="minorHAnsi"/>
            <w:color w:val="000000"/>
            <w:lang w:val="en-CA"/>
          </w:rPr>
          <w:t xml:space="preserve"> </w:t>
        </w:r>
      </w:ins>
      <w:ins w:id="515" w:author="Vanessa Fladmark" w:date="2020-05-31T11:10:00Z">
        <w:r w:rsidR="00257D50">
          <w:rPr>
            <w:rFonts w:eastAsia="Times New Roman" w:cstheme="minorHAnsi"/>
            <w:color w:val="000000"/>
            <w:lang w:val="en-CA"/>
          </w:rPr>
          <w:t>collectively</w:t>
        </w:r>
      </w:ins>
      <w:ins w:id="516" w:author="Vanessa Fladmark" w:date="2020-05-31T11:11:00Z">
        <w:r w:rsidR="00257D50">
          <w:rPr>
            <w:rFonts w:eastAsia="Times New Roman" w:cstheme="minorHAnsi"/>
            <w:color w:val="000000"/>
            <w:lang w:val="en-CA"/>
          </w:rPr>
          <w:t xml:space="preserve"> </w:t>
        </w:r>
      </w:ins>
      <w:ins w:id="517" w:author="Vanessa Fladmark" w:date="2020-05-31T11:13:00Z">
        <w:r w:rsidR="00257D50">
          <w:rPr>
            <w:rFonts w:eastAsia="Times New Roman" w:cstheme="minorHAnsi"/>
            <w:color w:val="000000"/>
            <w:lang w:val="en-CA"/>
          </w:rPr>
          <w:t>grouped</w:t>
        </w:r>
      </w:ins>
      <w:ins w:id="518" w:author="Vanessa Fladmark" w:date="2020-05-31T11:08:00Z">
        <w:r w:rsidR="00257D50">
          <w:rPr>
            <w:rFonts w:eastAsia="Times New Roman" w:cstheme="minorHAnsi"/>
            <w:color w:val="000000"/>
            <w:lang w:val="en-CA"/>
          </w:rPr>
          <w:t xml:space="preserve"> as “gelatinous”</w:t>
        </w:r>
      </w:ins>
      <w:ins w:id="519" w:author="Vanessa Fladmark" w:date="2020-05-31T11:09:00Z">
        <w:r w:rsidR="00257D50">
          <w:rPr>
            <w:rFonts w:eastAsia="Times New Roman" w:cstheme="minorHAnsi"/>
            <w:color w:val="000000"/>
            <w:lang w:val="en-CA"/>
          </w:rPr>
          <w:t xml:space="preserve"> </w:t>
        </w:r>
      </w:ins>
      <w:ins w:id="520" w:author="Vanessa Fladmark" w:date="2020-05-31T11:11:00Z">
        <w:r w:rsidR="00257D50">
          <w:rPr>
            <w:rFonts w:eastAsia="Times New Roman" w:cstheme="minorHAnsi"/>
            <w:color w:val="000000"/>
            <w:lang w:val="en-CA"/>
          </w:rPr>
          <w:t>hereafter</w:t>
        </w:r>
      </w:ins>
      <w:ins w:id="521" w:author="Vanessa Fladmark" w:date="2020-05-31T11:09:00Z">
        <w:r w:rsidR="00257D50">
          <w:rPr>
            <w:rFonts w:eastAsia="Times New Roman" w:cstheme="minorHAnsi"/>
            <w:color w:val="000000"/>
            <w:lang w:val="en-CA"/>
          </w:rPr>
          <w:t>.</w:t>
        </w:r>
      </w:ins>
      <w:ins w:id="522" w:author="Vanessa Fladmark" w:date="2020-05-31T11:07:00Z">
        <w:r w:rsidR="00257D50">
          <w:rPr>
            <w:rFonts w:eastAsia="Times New Roman" w:cstheme="minorHAnsi"/>
            <w:color w:val="000000"/>
            <w:lang w:val="en-CA"/>
          </w:rPr>
          <w:t xml:space="preserve"> </w:t>
        </w:r>
      </w:ins>
      <w:r w:rsidRPr="003C4653">
        <w:rPr>
          <w:rFonts w:eastAsia="Times New Roman" w:cstheme="minorHAnsi"/>
          <w:color w:val="000000"/>
          <w:lang w:val="en-CA"/>
        </w:rPr>
        <w:t xml:space="preserve">For each prey group, minimum and maximum lengths were measured with an ocular micrometer, individuals were counted, and the group </w:t>
      </w:r>
      <w:del w:id="523" w:author="Vanessa Fladmark" w:date="2020-05-31T11:10:00Z">
        <w:r w:rsidRPr="003C4653" w:rsidDel="00257D50">
          <w:rPr>
            <w:rFonts w:eastAsia="Times New Roman" w:cstheme="minorHAnsi"/>
            <w:color w:val="000000"/>
            <w:lang w:val="en-CA"/>
          </w:rPr>
          <w:delText>was weighed to a ten</w:delText>
        </w:r>
        <w:r w:rsidR="00155D2E" w:rsidDel="00257D50">
          <w:rPr>
            <w:rFonts w:eastAsia="Times New Roman" w:cstheme="minorHAnsi"/>
            <w:color w:val="000000"/>
            <w:lang w:val="en-CA"/>
          </w:rPr>
          <w:delText>th</w:delText>
        </w:r>
        <w:r w:rsidRPr="003C4653" w:rsidDel="00257D50">
          <w:rPr>
            <w:rFonts w:eastAsia="Times New Roman" w:cstheme="minorHAnsi"/>
            <w:color w:val="000000"/>
            <w:lang w:val="en-CA"/>
          </w:rPr>
          <w:delText xml:space="preserve"> of a milligram. </w:delText>
        </w:r>
      </w:del>
      <w:ins w:id="524" w:author="Vanessa Fladmark" w:date="2020-05-31T11:10:00Z">
        <w:r w:rsidR="00257D50">
          <w:rPr>
            <w:rFonts w:eastAsia="Times New Roman" w:cstheme="minorHAnsi"/>
            <w:color w:val="000000"/>
            <w:lang w:val="en-CA"/>
          </w:rPr>
          <w:t xml:space="preserve">wet weight recorded to nearest 0.1 mg. </w:t>
        </w:r>
      </w:ins>
      <w:commentRangeStart w:id="525"/>
      <w:del w:id="526" w:author="Vanessa Fladmark" w:date="2020-05-31T11:31:00Z">
        <w:r w:rsidRPr="003C4653" w:rsidDel="00C6340E">
          <w:rPr>
            <w:rFonts w:eastAsia="Times New Roman" w:cstheme="minorHAnsi"/>
            <w:color w:val="000000"/>
            <w:lang w:val="en-CA"/>
          </w:rPr>
          <w:delText xml:space="preserve">Subsamples of ¼ were analyzed if there were </w:delText>
        </w:r>
        <w:r w:rsidR="005D53D1" w:rsidDel="00C6340E">
          <w:rPr>
            <w:rFonts w:eastAsia="Times New Roman" w:cstheme="minorHAnsi"/>
            <w:color w:val="000000"/>
            <w:lang w:val="en-CA"/>
          </w:rPr>
          <w:delText>&gt; 800 similar</w:delText>
        </w:r>
        <w:r w:rsidRPr="003C4653" w:rsidDel="00C6340E">
          <w:rPr>
            <w:rFonts w:eastAsia="Times New Roman" w:cstheme="minorHAnsi"/>
            <w:color w:val="000000"/>
            <w:lang w:val="en-CA"/>
          </w:rPr>
          <w:delText xml:space="preserve"> individual</w:delText>
        </w:r>
        <w:r w:rsidR="005D53D1" w:rsidDel="00C6340E">
          <w:rPr>
            <w:rFonts w:eastAsia="Times New Roman" w:cstheme="minorHAnsi"/>
            <w:color w:val="000000"/>
            <w:lang w:val="en-CA"/>
          </w:rPr>
          <w:delText>s</w:delText>
        </w:r>
        <w:r w:rsidRPr="003C4653" w:rsidDel="00C6340E">
          <w:rPr>
            <w:rFonts w:eastAsia="Times New Roman" w:cstheme="minorHAnsi"/>
            <w:color w:val="000000"/>
            <w:lang w:val="en-CA"/>
          </w:rPr>
          <w:delText xml:space="preserve"> within one stomach</w:delText>
        </w:r>
        <w:commentRangeEnd w:id="525"/>
        <w:r w:rsidR="00157162" w:rsidDel="00C6340E">
          <w:rPr>
            <w:rStyle w:val="CommentReference"/>
          </w:rPr>
          <w:commentReference w:id="525"/>
        </w:r>
      </w:del>
      <w:del w:id="527" w:author="Vanessa Fladmark" w:date="2020-05-27T10:24:00Z">
        <w:r w:rsidRPr="003C4653" w:rsidDel="002A6034">
          <w:rPr>
            <w:rFonts w:eastAsia="Times New Roman" w:cstheme="minorHAnsi"/>
            <w:color w:val="000000"/>
            <w:lang w:val="en-CA"/>
          </w:rPr>
          <w:delText>.</w:delText>
        </w:r>
        <w:r w:rsidR="00B0755B" w:rsidDel="002A6034">
          <w:rPr>
            <w:rFonts w:eastAsia="Times New Roman" w:cstheme="minorHAnsi"/>
            <w:color w:val="000000"/>
            <w:lang w:val="en-CA"/>
          </w:rPr>
          <w:delText xml:space="preserve"> </w:delText>
        </w:r>
        <w:commentRangeStart w:id="528"/>
        <w:r w:rsidRPr="003C4653" w:rsidDel="002A6034">
          <w:rPr>
            <w:rFonts w:eastAsia="Times New Roman" w:cstheme="minorHAnsi"/>
            <w:color w:val="000000"/>
            <w:lang w:val="en-CA"/>
          </w:rPr>
          <w:delText>Data were recorded in a notebook and entered into an excel sheet for subsequent analyses.</w:delText>
        </w:r>
        <w:commentRangeEnd w:id="528"/>
        <w:r w:rsidR="00157162" w:rsidDel="002A6034">
          <w:rPr>
            <w:rStyle w:val="CommentReference"/>
          </w:rPr>
          <w:commentReference w:id="528"/>
        </w:r>
      </w:del>
    </w:p>
    <w:p w14:paraId="2E0BCCCA" w14:textId="77777777" w:rsidR="009A44D9" w:rsidRDefault="009A44D9" w:rsidP="00266C78">
      <w:pPr>
        <w:spacing w:line="480" w:lineRule="auto"/>
        <w:rPr>
          <w:ins w:id="529" w:author="Vanessa Fladmark" w:date="2020-05-31T10:46:00Z"/>
          <w:rFonts w:eastAsia="Times New Roman" w:cstheme="minorHAnsi"/>
          <w:color w:val="000000"/>
          <w:lang w:val="en-CA"/>
        </w:rPr>
      </w:pPr>
    </w:p>
    <w:p w14:paraId="5D844308" w14:textId="3CF6939B" w:rsidR="009A44D9" w:rsidRDefault="00257D50" w:rsidP="00266C78">
      <w:pPr>
        <w:spacing w:line="480" w:lineRule="auto"/>
        <w:rPr>
          <w:ins w:id="530" w:author="Vanessa Fladmark" w:date="2020-05-31T10:46:00Z"/>
          <w:rFonts w:eastAsia="Times New Roman" w:cstheme="minorHAnsi"/>
          <w:color w:val="000000"/>
          <w:lang w:val="en-CA"/>
        </w:rPr>
      </w:pPr>
      <w:ins w:id="531" w:author="Vanessa Fladmark" w:date="2020-05-31T11:21:00Z">
        <w:r>
          <w:rPr>
            <w:rFonts w:eastAsia="Times New Roman" w:cstheme="minorHAnsi"/>
            <w:color w:val="000000"/>
            <w:lang w:val="en-CA"/>
          </w:rPr>
          <w:t xml:space="preserve">If </w:t>
        </w:r>
      </w:ins>
      <w:ins w:id="532" w:author="Vanessa Fladmark" w:date="2020-05-31T11:22:00Z">
        <w:r>
          <w:rPr>
            <w:rFonts w:eastAsia="Times New Roman" w:cstheme="minorHAnsi"/>
            <w:color w:val="000000"/>
            <w:lang w:val="en-CA"/>
          </w:rPr>
          <w:t xml:space="preserve">a </w:t>
        </w:r>
      </w:ins>
      <w:ins w:id="533" w:author="Vanessa Fladmark" w:date="2020-05-31T11:21:00Z">
        <w:r>
          <w:rPr>
            <w:rFonts w:eastAsia="Times New Roman" w:cstheme="minorHAnsi"/>
            <w:color w:val="000000"/>
            <w:lang w:val="en-CA"/>
          </w:rPr>
          <w:t>stomach</w:t>
        </w:r>
      </w:ins>
      <w:ins w:id="534" w:author="Vanessa Fladmark" w:date="2020-05-31T11:22:00Z">
        <w:r>
          <w:rPr>
            <w:rFonts w:eastAsia="Times New Roman" w:cstheme="minorHAnsi"/>
            <w:color w:val="000000"/>
            <w:lang w:val="en-CA"/>
          </w:rPr>
          <w:t xml:space="preserve"> sample</w:t>
        </w:r>
      </w:ins>
      <w:ins w:id="535" w:author="Vanessa Fladmark" w:date="2020-05-31T11:21:00Z">
        <w:r>
          <w:rPr>
            <w:rFonts w:eastAsia="Times New Roman" w:cstheme="minorHAnsi"/>
            <w:color w:val="000000"/>
            <w:lang w:val="en-CA"/>
          </w:rPr>
          <w:t xml:space="preserve"> had </w:t>
        </w:r>
      </w:ins>
      <w:ins w:id="536" w:author="Vanessa Fladmark" w:date="2020-05-31T11:30:00Z">
        <w:r w:rsidR="00C6340E">
          <w:rPr>
            <w:rFonts w:eastAsia="Times New Roman" w:cstheme="minorHAnsi"/>
            <w:color w:val="000000"/>
            <w:lang w:val="en-CA"/>
          </w:rPr>
          <w:t>over</w:t>
        </w:r>
      </w:ins>
      <w:ins w:id="537" w:author="Vanessa Fladmark" w:date="2020-05-31T11:21:00Z">
        <w:r>
          <w:rPr>
            <w:rFonts w:eastAsia="Times New Roman" w:cstheme="minorHAnsi"/>
            <w:color w:val="000000"/>
            <w:lang w:val="en-CA"/>
          </w:rPr>
          <w:t xml:space="preserve"> 1</w:t>
        </w:r>
      </w:ins>
      <w:ins w:id="538" w:author="Vanessa Fladmark" w:date="2020-05-31T11:22:00Z">
        <w:r>
          <w:rPr>
            <w:rFonts w:eastAsia="Times New Roman" w:cstheme="minorHAnsi"/>
            <w:color w:val="000000"/>
            <w:lang w:val="en-CA"/>
          </w:rPr>
          <w:t xml:space="preserve">,000 prey of similar size, a subsample would be </w:t>
        </w:r>
      </w:ins>
      <w:ins w:id="539" w:author="Vanessa Fladmark" w:date="2020-05-31T11:23:00Z">
        <w:r>
          <w:rPr>
            <w:rFonts w:eastAsia="Times New Roman" w:cstheme="minorHAnsi"/>
            <w:color w:val="000000"/>
            <w:lang w:val="en-CA"/>
          </w:rPr>
          <w:t>processed</w:t>
        </w:r>
      </w:ins>
      <w:ins w:id="540" w:author="Vanessa Fladmark" w:date="2020-05-31T11:22:00Z">
        <w:r>
          <w:rPr>
            <w:rFonts w:eastAsia="Times New Roman" w:cstheme="minorHAnsi"/>
            <w:color w:val="000000"/>
            <w:lang w:val="en-CA"/>
          </w:rPr>
          <w:t>, first any rare or large prey</w:t>
        </w:r>
      </w:ins>
      <w:ins w:id="541" w:author="Vanessa Fladmark" w:date="2020-05-31T11:31:00Z">
        <w:r w:rsidR="00C6340E">
          <w:rPr>
            <w:rFonts w:eastAsia="Times New Roman" w:cstheme="minorHAnsi"/>
            <w:color w:val="000000"/>
            <w:lang w:val="en-CA"/>
          </w:rPr>
          <w:t xml:space="preserve"> were removed</w:t>
        </w:r>
      </w:ins>
      <w:ins w:id="542" w:author="Vanessa Fladmark" w:date="2020-05-31T11:22:00Z">
        <w:r>
          <w:rPr>
            <w:rFonts w:eastAsia="Times New Roman" w:cstheme="minorHAnsi"/>
            <w:color w:val="000000"/>
            <w:lang w:val="en-CA"/>
          </w:rPr>
          <w:t>, data</w:t>
        </w:r>
      </w:ins>
      <w:ins w:id="543" w:author="Vanessa Fladmark" w:date="2020-05-31T11:31:00Z">
        <w:r w:rsidR="00C6340E">
          <w:rPr>
            <w:rFonts w:eastAsia="Times New Roman" w:cstheme="minorHAnsi"/>
            <w:color w:val="000000"/>
            <w:lang w:val="en-CA"/>
          </w:rPr>
          <w:t xml:space="preserve"> recorded</w:t>
        </w:r>
      </w:ins>
      <w:ins w:id="544" w:author="Vanessa Fladmark" w:date="2020-05-31T11:22:00Z">
        <w:r>
          <w:rPr>
            <w:rFonts w:eastAsia="Times New Roman" w:cstheme="minorHAnsi"/>
            <w:color w:val="000000"/>
            <w:lang w:val="en-CA"/>
          </w:rPr>
          <w:t xml:space="preserve"> and </w:t>
        </w:r>
      </w:ins>
      <w:ins w:id="545" w:author="Vanessa Fladmark" w:date="2020-05-31T11:23:00Z">
        <w:r>
          <w:rPr>
            <w:rFonts w:eastAsia="Times New Roman" w:cstheme="minorHAnsi"/>
            <w:color w:val="000000"/>
            <w:lang w:val="en-CA"/>
          </w:rPr>
          <w:t>then</w:t>
        </w:r>
      </w:ins>
      <w:ins w:id="546" w:author="Vanessa Fladmark" w:date="2020-05-31T11:24:00Z">
        <w:r>
          <w:rPr>
            <w:rFonts w:eastAsia="Times New Roman" w:cstheme="minorHAnsi"/>
            <w:color w:val="000000"/>
            <w:lang w:val="en-CA"/>
          </w:rPr>
          <w:t xml:space="preserve"> ¼ of remaining prey</w:t>
        </w:r>
      </w:ins>
      <w:ins w:id="547" w:author="Vanessa Fladmark" w:date="2020-05-31T11:31:00Z">
        <w:r w:rsidR="00C6340E">
          <w:rPr>
            <w:rFonts w:eastAsia="Times New Roman" w:cstheme="minorHAnsi"/>
            <w:color w:val="000000"/>
            <w:lang w:val="en-CA"/>
          </w:rPr>
          <w:t xml:space="preserve"> proc</w:t>
        </w:r>
      </w:ins>
      <w:ins w:id="548" w:author="Vanessa Fladmark" w:date="2020-05-31T11:32:00Z">
        <w:r w:rsidR="00C6340E">
          <w:rPr>
            <w:rFonts w:eastAsia="Times New Roman" w:cstheme="minorHAnsi"/>
            <w:color w:val="000000"/>
            <w:lang w:val="en-CA"/>
          </w:rPr>
          <w:t>essed</w:t>
        </w:r>
      </w:ins>
      <w:ins w:id="549" w:author="Vanessa Fladmark" w:date="2020-05-31T11:24:00Z">
        <w:r>
          <w:rPr>
            <w:rFonts w:eastAsia="Times New Roman" w:cstheme="minorHAnsi"/>
            <w:color w:val="000000"/>
            <w:lang w:val="en-CA"/>
          </w:rPr>
          <w:t>.</w:t>
        </w:r>
      </w:ins>
      <w:ins w:id="550" w:author="Vanessa Fladmark" w:date="2020-05-31T11:25:00Z">
        <w:r>
          <w:rPr>
            <w:rFonts w:eastAsia="Times New Roman" w:cstheme="minorHAnsi"/>
            <w:color w:val="000000"/>
            <w:lang w:val="en-CA"/>
          </w:rPr>
          <w:t xml:space="preserve"> For example, </w:t>
        </w:r>
      </w:ins>
      <w:ins w:id="551" w:author="Vanessa Fladmark" w:date="2020-05-31T11:27:00Z">
        <w:r w:rsidR="00C6340E">
          <w:rPr>
            <w:rFonts w:eastAsia="Times New Roman" w:cstheme="minorHAnsi"/>
            <w:color w:val="000000"/>
            <w:lang w:val="en-CA"/>
          </w:rPr>
          <w:t xml:space="preserve">counting and measuring a couple </w:t>
        </w:r>
      </w:ins>
      <w:ins w:id="552" w:author="Vanessa Fladmark" w:date="2020-05-31T11:28:00Z">
        <w:r w:rsidR="00C6340E">
          <w:rPr>
            <w:rFonts w:eastAsia="Times New Roman" w:cstheme="minorHAnsi"/>
            <w:color w:val="000000"/>
            <w:lang w:val="en-CA"/>
          </w:rPr>
          <w:t xml:space="preserve">of </w:t>
        </w:r>
      </w:ins>
      <w:ins w:id="553" w:author="Vanessa Fladmark" w:date="2020-05-31T11:27:00Z">
        <w:r w:rsidR="00C6340E">
          <w:rPr>
            <w:rFonts w:eastAsia="Times New Roman" w:cstheme="minorHAnsi"/>
            <w:color w:val="000000"/>
            <w:lang w:val="en-CA"/>
          </w:rPr>
          <w:t xml:space="preserve">decapods and amphipods before subsampling hundreds of </w:t>
        </w:r>
        <w:r w:rsidR="00C6340E" w:rsidRPr="00C6340E">
          <w:rPr>
            <w:rFonts w:eastAsia="Times New Roman" w:cstheme="minorHAnsi"/>
            <w:i/>
            <w:iCs/>
            <w:color w:val="000000"/>
            <w:lang w:val="en-CA"/>
            <w:rPrChange w:id="554" w:author="Vanessa Fladmark" w:date="2020-05-31T11:28:00Z">
              <w:rPr>
                <w:rFonts w:eastAsia="Times New Roman" w:cstheme="minorHAnsi"/>
                <w:color w:val="000000"/>
                <w:lang w:val="en-CA"/>
              </w:rPr>
            </w:rPrChange>
          </w:rPr>
          <w:t>Oikopleura</w:t>
        </w:r>
        <w:r w:rsidR="00C6340E">
          <w:rPr>
            <w:rFonts w:eastAsia="Times New Roman" w:cstheme="minorHAnsi"/>
            <w:color w:val="000000"/>
            <w:lang w:val="en-CA"/>
          </w:rPr>
          <w:t xml:space="preserve"> and cladocer</w:t>
        </w:r>
      </w:ins>
      <w:ins w:id="555" w:author="Vanessa Fladmark" w:date="2020-05-31T11:28:00Z">
        <w:r w:rsidR="00C6340E">
          <w:rPr>
            <w:rFonts w:eastAsia="Times New Roman" w:cstheme="minorHAnsi"/>
            <w:color w:val="000000"/>
            <w:lang w:val="en-CA"/>
          </w:rPr>
          <w:t>ans, multiplying th</w:t>
        </w:r>
      </w:ins>
      <w:ins w:id="556" w:author="Vanessa Fladmark" w:date="2020-05-31T11:30:00Z">
        <w:r w:rsidR="00C6340E">
          <w:rPr>
            <w:rFonts w:eastAsia="Times New Roman" w:cstheme="minorHAnsi"/>
            <w:color w:val="000000"/>
            <w:lang w:val="en-CA"/>
          </w:rPr>
          <w:t>e</w:t>
        </w:r>
      </w:ins>
      <w:ins w:id="557" w:author="Vanessa Fladmark" w:date="2020-05-31T11:28:00Z">
        <w:r w:rsidR="00C6340E">
          <w:rPr>
            <w:rFonts w:eastAsia="Times New Roman" w:cstheme="minorHAnsi"/>
            <w:color w:val="000000"/>
            <w:lang w:val="en-CA"/>
          </w:rPr>
          <w:t xml:space="preserve"> data by 4 to estimate the sample data.</w:t>
        </w:r>
      </w:ins>
    </w:p>
    <w:p w14:paraId="61E80E17" w14:textId="55750DCA" w:rsidR="00CE7AC8" w:rsidRDefault="00893DEA" w:rsidP="00266C78">
      <w:pPr>
        <w:spacing w:line="480" w:lineRule="auto"/>
        <w:rPr>
          <w:ins w:id="558" w:author="Vanessa Fladmark" w:date="2020-05-31T11:40:00Z"/>
          <w:rFonts w:eastAsia="Times New Roman" w:cstheme="minorHAnsi"/>
          <w:color w:val="000000"/>
          <w:lang w:val="en-CA"/>
        </w:rPr>
      </w:pPr>
      <w:moveToRangeStart w:id="559" w:author="Brian" w:date="2020-05-10T07:51:00Z" w:name="move39989508"/>
      <w:moveTo w:id="560" w:author="Brian" w:date="2020-05-10T07:51:00Z">
        <w:del w:id="561" w:author="Vanessa Fladmark" w:date="2020-05-31T12:09:00Z">
          <w:r w:rsidRPr="003C4653" w:rsidDel="00D472CE">
            <w:rPr>
              <w:rFonts w:eastAsia="Times New Roman" w:cstheme="minorHAnsi"/>
              <w:color w:val="000000"/>
              <w:lang w:val="en-CA"/>
            </w:rPr>
            <w:delText xml:space="preserve">The zooplankton samples were poured over sieves to be </w:delText>
          </w:r>
          <w:commentRangeStart w:id="562"/>
          <w:r w:rsidRPr="003C4653" w:rsidDel="00D472CE">
            <w:rPr>
              <w:rFonts w:eastAsia="Times New Roman" w:cstheme="minorHAnsi"/>
              <w:color w:val="000000"/>
              <w:lang w:val="en-CA"/>
            </w:rPr>
            <w:delText xml:space="preserve">size fractionated </w:delText>
          </w:r>
        </w:del>
      </w:moveTo>
      <w:commentRangeEnd w:id="562"/>
      <w:del w:id="563" w:author="Vanessa Fladmark" w:date="2020-05-31T12:09:00Z">
        <w:r w:rsidR="00720DF7" w:rsidDel="00D472CE">
          <w:rPr>
            <w:rStyle w:val="CommentReference"/>
          </w:rPr>
          <w:commentReference w:id="562"/>
        </w:r>
      </w:del>
      <w:moveTo w:id="564" w:author="Brian" w:date="2020-05-10T07:51:00Z">
        <w:del w:id="565" w:author="Vanessa Fladmark" w:date="2020-05-31T12:09:00Z">
          <w:r w:rsidRPr="003C4653" w:rsidDel="00D472CE">
            <w:rPr>
              <w:rFonts w:eastAsia="Times New Roman" w:cstheme="minorHAnsi"/>
              <w:color w:val="000000"/>
              <w:lang w:val="en-CA"/>
            </w:rPr>
            <w:delText xml:space="preserve">and then </w:delText>
          </w:r>
          <w:commentRangeStart w:id="566"/>
          <w:r w:rsidRPr="003C4653" w:rsidDel="00D472CE">
            <w:rPr>
              <w:rFonts w:eastAsia="Times New Roman" w:cstheme="minorHAnsi"/>
              <w:color w:val="000000"/>
              <w:lang w:val="en-CA"/>
            </w:rPr>
            <w:delText>weighed</w:delText>
          </w:r>
        </w:del>
      </w:moveTo>
      <w:commentRangeEnd w:id="566"/>
      <w:del w:id="567" w:author="Vanessa Fladmark" w:date="2020-05-31T12:09:00Z">
        <w:r w:rsidR="00720DF7" w:rsidDel="00D472CE">
          <w:rPr>
            <w:rStyle w:val="CommentReference"/>
          </w:rPr>
          <w:commentReference w:id="566"/>
        </w:r>
      </w:del>
      <w:moveTo w:id="568" w:author="Brian" w:date="2020-05-10T07:51:00Z">
        <w:del w:id="569" w:author="Vanessa Fladmark" w:date="2020-05-31T12:09:00Z">
          <w:r w:rsidRPr="003C4653" w:rsidDel="00D472CE">
            <w:rPr>
              <w:rFonts w:eastAsia="Times New Roman" w:cstheme="minorHAnsi"/>
              <w:color w:val="000000"/>
              <w:lang w:val="en-CA"/>
            </w:rPr>
            <w:delText xml:space="preserve"> </w:delText>
          </w:r>
        </w:del>
      </w:moveTo>
      <w:ins w:id="570" w:author="Brian" w:date="2020-05-10T08:16:00Z">
        <w:del w:id="571" w:author="Vanessa Fladmark" w:date="2020-05-31T12:09:00Z">
          <w:r w:rsidR="00720DF7" w:rsidDel="00D472CE">
            <w:rPr>
              <w:rFonts w:eastAsia="Times New Roman" w:cstheme="minorHAnsi"/>
              <w:color w:val="000000"/>
              <w:lang w:val="en-CA"/>
            </w:rPr>
            <w:delText xml:space="preserve">. Size fractions </w:delText>
          </w:r>
        </w:del>
      </w:ins>
      <w:moveTo w:id="572" w:author="Brian" w:date="2020-05-10T07:51:00Z">
        <w:del w:id="573" w:author="Vanessa Fladmark" w:date="2020-05-31T12:09:00Z">
          <w:r w:rsidRPr="003C4653" w:rsidDel="00D472CE">
            <w:rPr>
              <w:rFonts w:eastAsia="Times New Roman" w:cstheme="minorHAnsi"/>
              <w:color w:val="000000"/>
              <w:lang w:val="en-CA"/>
            </w:rPr>
            <w:delText xml:space="preserve">before they were </w:delText>
          </w:r>
        </w:del>
      </w:moveTo>
      <w:ins w:id="574" w:author="Brian" w:date="2020-05-10T08:16:00Z">
        <w:del w:id="575" w:author="Vanessa Fladmark" w:date="2020-05-31T12:09:00Z">
          <w:r w:rsidR="00720DF7" w:rsidDel="00D472CE">
            <w:rPr>
              <w:rFonts w:eastAsia="Times New Roman" w:cstheme="minorHAnsi"/>
              <w:color w:val="000000"/>
              <w:lang w:val="en-CA"/>
            </w:rPr>
            <w:delText xml:space="preserve">then </w:delText>
          </w:r>
        </w:del>
      </w:ins>
      <w:moveTo w:id="576" w:author="Brian" w:date="2020-05-10T07:51:00Z">
        <w:del w:id="577" w:author="Vanessa Fladmark" w:date="2020-05-31T12:09:00Z">
          <w:r w:rsidRPr="003C4653" w:rsidDel="00D472CE">
            <w:rPr>
              <w:rFonts w:eastAsia="Times New Roman" w:cstheme="minorHAnsi"/>
              <w:color w:val="000000"/>
              <w:lang w:val="en-CA"/>
            </w:rPr>
            <w:delText xml:space="preserve">split into a subsample, </w:delText>
          </w:r>
        </w:del>
      </w:moveTo>
      <w:ins w:id="578" w:author="Brian" w:date="2020-05-10T08:17:00Z">
        <w:del w:id="579" w:author="Vanessa Fladmark" w:date="2020-05-31T12:09:00Z">
          <w:r w:rsidR="00720DF7" w:rsidDel="00D472CE">
            <w:rPr>
              <w:rFonts w:eastAsia="Times New Roman" w:cstheme="minorHAnsi"/>
              <w:color w:val="000000"/>
              <w:lang w:val="en-CA"/>
            </w:rPr>
            <w:delText xml:space="preserve">and zooplankton </w:delText>
          </w:r>
        </w:del>
      </w:ins>
      <w:moveTo w:id="580" w:author="Brian" w:date="2020-05-10T07:51:00Z">
        <w:del w:id="581" w:author="Vanessa Fladmark" w:date="2020-05-31T12:09:00Z">
          <w:r w:rsidRPr="003C4653" w:rsidDel="00D472CE">
            <w:rPr>
              <w:rFonts w:eastAsia="Times New Roman" w:cstheme="minorHAnsi"/>
              <w:color w:val="000000"/>
              <w:lang w:val="en-CA"/>
            </w:rPr>
            <w:delText>to be identified to species, counted and measured.</w:delText>
          </w:r>
        </w:del>
      </w:moveTo>
      <w:moveToRangeEnd w:id="559"/>
    </w:p>
    <w:p w14:paraId="2B2FBA17" w14:textId="4C257E8F" w:rsidR="00CE7AC8" w:rsidRDefault="00CE7AC8" w:rsidP="00266C78">
      <w:pPr>
        <w:spacing w:line="480" w:lineRule="auto"/>
        <w:rPr>
          <w:ins w:id="582" w:author="Vanessa Fladmark" w:date="2020-05-31T11:36:00Z"/>
          <w:rFonts w:eastAsia="Times New Roman" w:cstheme="minorHAnsi"/>
          <w:color w:val="000000"/>
          <w:lang w:val="en-CA"/>
        </w:rPr>
      </w:pPr>
      <w:ins w:id="583" w:author="Vanessa Fladmark" w:date="2020-05-31T11:40:00Z">
        <w:r>
          <w:rPr>
            <w:rFonts w:eastAsia="Times New Roman" w:cstheme="minorHAnsi"/>
            <w:color w:val="000000"/>
            <w:lang w:val="en-CA"/>
          </w:rPr>
          <w:tab/>
          <w:t>The zooplankton samples were</w:t>
        </w:r>
      </w:ins>
      <w:ins w:id="584" w:author="Vanessa Fladmark" w:date="2020-05-31T11:42:00Z">
        <w:r>
          <w:rPr>
            <w:rFonts w:eastAsia="Times New Roman" w:cstheme="minorHAnsi"/>
            <w:color w:val="000000"/>
            <w:lang w:val="en-CA"/>
          </w:rPr>
          <w:t xml:space="preserve"> poured over sieves </w:t>
        </w:r>
      </w:ins>
      <w:ins w:id="585" w:author="Vanessa Fladmark" w:date="2020-05-31T11:40:00Z">
        <w:r>
          <w:rPr>
            <w:rFonts w:eastAsia="Times New Roman" w:cstheme="minorHAnsi"/>
            <w:color w:val="000000"/>
            <w:lang w:val="en-CA"/>
          </w:rPr>
          <w:t xml:space="preserve">into </w:t>
        </w:r>
      </w:ins>
      <w:ins w:id="586" w:author="Vanessa Fladmark" w:date="2020-05-31T11:41:00Z">
        <w:r>
          <w:rPr>
            <w:rFonts w:eastAsia="Times New Roman" w:cstheme="minorHAnsi"/>
            <w:color w:val="000000"/>
            <w:lang w:val="en-CA"/>
          </w:rPr>
          <w:t xml:space="preserve">250 </w:t>
        </w:r>
      </w:ins>
      <w:ins w:id="587" w:author="Vanessa Fladmark" w:date="2020-05-31T11:42:00Z">
        <w:r w:rsidRPr="00E156ED">
          <w:rPr>
            <w:rFonts w:eastAsia="Times New Roman" w:cstheme="minorHAnsi"/>
            <w:color w:val="202122"/>
            <w:shd w:val="clear" w:color="auto" w:fill="F9F9F9"/>
            <w:lang w:val="en-CA"/>
          </w:rPr>
          <w:t>μ</w:t>
        </w:r>
      </w:ins>
      <w:ins w:id="588" w:author="Vanessa Fladmark" w:date="2020-05-31T11:41:00Z">
        <w:r>
          <w:rPr>
            <w:rFonts w:eastAsia="Times New Roman" w:cstheme="minorHAnsi"/>
            <w:color w:val="000000"/>
            <w:lang w:val="en-CA"/>
          </w:rPr>
          <w:t xml:space="preserve">m, 1000 </w:t>
        </w:r>
      </w:ins>
      <w:ins w:id="589" w:author="Vanessa Fladmark" w:date="2020-05-31T11:42:00Z">
        <w:r w:rsidRPr="00E156ED">
          <w:rPr>
            <w:rFonts w:eastAsia="Times New Roman" w:cstheme="minorHAnsi"/>
            <w:color w:val="202122"/>
            <w:shd w:val="clear" w:color="auto" w:fill="F9F9F9"/>
            <w:lang w:val="en-CA"/>
          </w:rPr>
          <w:t>μ</w:t>
        </w:r>
      </w:ins>
      <w:ins w:id="590" w:author="Vanessa Fladmark" w:date="2020-05-31T11:41:00Z">
        <w:r>
          <w:rPr>
            <w:rFonts w:eastAsia="Times New Roman" w:cstheme="minorHAnsi"/>
            <w:color w:val="000000"/>
            <w:lang w:val="en-CA"/>
          </w:rPr>
          <w:t xml:space="preserve">m and 2000 </w:t>
        </w:r>
      </w:ins>
      <w:ins w:id="591" w:author="Vanessa Fladmark" w:date="2020-05-31T11:42:00Z">
        <w:r w:rsidRPr="00E156ED">
          <w:rPr>
            <w:rFonts w:eastAsia="Times New Roman" w:cstheme="minorHAnsi"/>
            <w:color w:val="202122"/>
            <w:shd w:val="clear" w:color="auto" w:fill="F9F9F9"/>
            <w:lang w:val="en-CA"/>
          </w:rPr>
          <w:t>μ</w:t>
        </w:r>
      </w:ins>
      <w:ins w:id="592" w:author="Vanessa Fladmark" w:date="2020-05-31T11:41:00Z">
        <w:r>
          <w:rPr>
            <w:rFonts w:eastAsia="Times New Roman" w:cstheme="minorHAnsi"/>
            <w:color w:val="000000"/>
            <w:lang w:val="en-CA"/>
          </w:rPr>
          <w:t xml:space="preserve">m size fractions </w:t>
        </w:r>
      </w:ins>
      <w:ins w:id="593" w:author="Vanessa Fladmark" w:date="2020-05-31T11:42:00Z">
        <w:r>
          <w:rPr>
            <w:rFonts w:eastAsia="Times New Roman" w:cstheme="minorHAnsi"/>
            <w:color w:val="000000"/>
            <w:lang w:val="en-CA"/>
          </w:rPr>
          <w:t>before bein</w:t>
        </w:r>
      </w:ins>
      <w:ins w:id="594" w:author="Vanessa Fladmark" w:date="2020-05-31T11:43:00Z">
        <w:r>
          <w:rPr>
            <w:rFonts w:eastAsia="Times New Roman" w:cstheme="minorHAnsi"/>
            <w:color w:val="000000"/>
            <w:lang w:val="en-CA"/>
          </w:rPr>
          <w:t xml:space="preserve">g weighed and analyzed. </w:t>
        </w:r>
      </w:ins>
      <w:ins w:id="595" w:author="Vanessa Fladmark" w:date="2020-05-31T12:01:00Z">
        <w:r w:rsidR="00D472CE">
          <w:rPr>
            <w:rFonts w:eastAsia="Times New Roman" w:cstheme="minorHAnsi"/>
            <w:color w:val="000000"/>
            <w:lang w:val="en-CA"/>
          </w:rPr>
          <w:t xml:space="preserve">Wet weights were measured to the nearest 0.1 mg on an analytical balance, </w:t>
        </w:r>
      </w:ins>
      <w:ins w:id="596" w:author="Vanessa Fladmark" w:date="2020-05-31T12:02:00Z">
        <w:r w:rsidR="00D472CE">
          <w:rPr>
            <w:rFonts w:eastAsia="Times New Roman" w:cstheme="minorHAnsi"/>
            <w:color w:val="000000"/>
            <w:lang w:val="en-CA"/>
          </w:rPr>
          <w:t xml:space="preserve">with </w:t>
        </w:r>
      </w:ins>
      <w:ins w:id="597" w:author="Vanessa Fladmark" w:date="2020-05-31T12:01:00Z">
        <w:r w:rsidR="00D472CE">
          <w:rPr>
            <w:rFonts w:eastAsia="Times New Roman" w:cstheme="minorHAnsi"/>
            <w:color w:val="000000"/>
            <w:lang w:val="en-CA"/>
          </w:rPr>
          <w:t>non-gelatinous and gelatinous groups weighed separately.</w:t>
        </w:r>
      </w:ins>
      <w:ins w:id="598" w:author="Vanessa Fladmark" w:date="2020-05-31T12:02:00Z">
        <w:r w:rsidR="00D472CE">
          <w:rPr>
            <w:rFonts w:eastAsia="Times New Roman" w:cstheme="minorHAnsi"/>
            <w:color w:val="000000"/>
            <w:lang w:val="en-CA"/>
          </w:rPr>
          <w:t xml:space="preserve"> Each size fraction of zooplankton w</w:t>
        </w:r>
      </w:ins>
      <w:ins w:id="599" w:author="Vanessa Fladmark" w:date="2020-05-31T12:04:00Z">
        <w:r w:rsidR="00D472CE">
          <w:rPr>
            <w:rFonts w:eastAsia="Times New Roman" w:cstheme="minorHAnsi"/>
            <w:color w:val="000000"/>
            <w:lang w:val="en-CA"/>
          </w:rPr>
          <w:t>as</w:t>
        </w:r>
      </w:ins>
      <w:ins w:id="600" w:author="Vanessa Fladmark" w:date="2020-05-31T12:02:00Z">
        <w:r w:rsidR="00D472CE">
          <w:rPr>
            <w:rFonts w:eastAsia="Times New Roman" w:cstheme="minorHAnsi"/>
            <w:color w:val="000000"/>
            <w:lang w:val="en-CA"/>
          </w:rPr>
          <w:t xml:space="preserve"> identi</w:t>
        </w:r>
      </w:ins>
      <w:ins w:id="601" w:author="Vanessa Fladmark" w:date="2020-05-31T12:03:00Z">
        <w:r w:rsidR="00D472CE">
          <w:rPr>
            <w:rFonts w:eastAsia="Times New Roman" w:cstheme="minorHAnsi"/>
            <w:color w:val="000000"/>
            <w:lang w:val="en-CA"/>
          </w:rPr>
          <w:t>fied to species</w:t>
        </w:r>
      </w:ins>
      <w:ins w:id="602" w:author="Vanessa Fladmark" w:date="2020-05-31T12:04:00Z">
        <w:r w:rsidR="00D472CE">
          <w:rPr>
            <w:rFonts w:eastAsia="Times New Roman" w:cstheme="minorHAnsi"/>
            <w:color w:val="000000"/>
            <w:lang w:val="en-CA"/>
          </w:rPr>
          <w:t xml:space="preserve"> and </w:t>
        </w:r>
      </w:ins>
      <w:ins w:id="603" w:author="Vanessa Fladmark" w:date="2020-05-31T12:03:00Z">
        <w:r w:rsidR="00D472CE">
          <w:rPr>
            <w:rFonts w:eastAsia="Times New Roman" w:cstheme="minorHAnsi"/>
            <w:color w:val="000000"/>
            <w:lang w:val="en-CA"/>
          </w:rPr>
          <w:t>life stage, enumerated</w:t>
        </w:r>
      </w:ins>
      <w:ins w:id="604" w:author="Vanessa Fladmark" w:date="2020-05-31T12:04:00Z">
        <w:r w:rsidR="00D472CE">
          <w:rPr>
            <w:rFonts w:eastAsia="Times New Roman" w:cstheme="minorHAnsi"/>
            <w:color w:val="000000"/>
            <w:lang w:val="en-CA"/>
          </w:rPr>
          <w:t xml:space="preserve"> and </w:t>
        </w:r>
      </w:ins>
      <w:ins w:id="605" w:author="Vanessa Fladmark" w:date="2020-05-31T12:03:00Z">
        <w:r w:rsidR="00D472CE">
          <w:rPr>
            <w:rFonts w:eastAsia="Times New Roman" w:cstheme="minorHAnsi"/>
            <w:color w:val="000000"/>
            <w:lang w:val="en-CA"/>
          </w:rPr>
          <w:t>measured with an ocular micrometer</w:t>
        </w:r>
      </w:ins>
      <w:ins w:id="606" w:author="Vanessa Fladmark" w:date="2020-05-31T12:04:00Z">
        <w:r w:rsidR="00D472CE">
          <w:rPr>
            <w:rFonts w:eastAsia="Times New Roman" w:cstheme="minorHAnsi"/>
            <w:color w:val="000000"/>
            <w:lang w:val="en-CA"/>
          </w:rPr>
          <w:t>,</w:t>
        </w:r>
      </w:ins>
      <w:ins w:id="607" w:author="Vanessa Fladmark" w:date="2020-05-31T12:05:00Z">
        <w:r w:rsidR="00D472CE">
          <w:rPr>
            <w:rFonts w:eastAsia="Times New Roman" w:cstheme="minorHAnsi"/>
            <w:color w:val="000000"/>
            <w:lang w:val="en-CA"/>
          </w:rPr>
          <w:t xml:space="preserve"> and</w:t>
        </w:r>
      </w:ins>
      <w:ins w:id="608" w:author="Vanessa Fladmark" w:date="2020-05-31T12:04:00Z">
        <w:r w:rsidR="00D472CE">
          <w:rPr>
            <w:rFonts w:eastAsia="Times New Roman" w:cstheme="minorHAnsi"/>
            <w:color w:val="000000"/>
            <w:lang w:val="en-CA"/>
          </w:rPr>
          <w:t xml:space="preserve"> subsampled if </w:t>
        </w:r>
      </w:ins>
      <w:ins w:id="609" w:author="Vanessa Fladmark" w:date="2020-05-31T12:05:00Z">
        <w:r w:rsidR="00D472CE">
          <w:rPr>
            <w:rFonts w:eastAsia="Times New Roman" w:cstheme="minorHAnsi"/>
            <w:color w:val="000000"/>
            <w:lang w:val="en-CA"/>
          </w:rPr>
          <w:t>necessary,</w:t>
        </w:r>
      </w:ins>
      <w:ins w:id="610" w:author="Vanessa Fladmark" w:date="2020-05-31T12:04:00Z">
        <w:r w:rsidR="00D472CE">
          <w:rPr>
            <w:rFonts w:eastAsia="Times New Roman" w:cstheme="minorHAnsi"/>
            <w:color w:val="000000"/>
            <w:lang w:val="en-CA"/>
          </w:rPr>
          <w:t xml:space="preserve"> using a </w:t>
        </w:r>
      </w:ins>
      <w:proofErr w:type="spellStart"/>
      <w:ins w:id="611" w:author="Vanessa Fladmark" w:date="2020-05-31T12:06:00Z">
        <w:r w:rsidR="00D472CE">
          <w:rPr>
            <w:rFonts w:eastAsia="Times New Roman" w:cstheme="minorHAnsi"/>
            <w:color w:val="000000"/>
            <w:lang w:val="en-CA"/>
          </w:rPr>
          <w:t>Motodo</w:t>
        </w:r>
      </w:ins>
      <w:proofErr w:type="spellEnd"/>
      <w:ins w:id="612" w:author="Vanessa Fladmark" w:date="2020-05-31T12:04:00Z">
        <w:r w:rsidR="00D472CE">
          <w:rPr>
            <w:rFonts w:eastAsia="Times New Roman" w:cstheme="minorHAnsi"/>
            <w:color w:val="000000"/>
            <w:lang w:val="en-CA"/>
          </w:rPr>
          <w:t xml:space="preserve"> splitter.</w:t>
        </w:r>
      </w:ins>
      <w:ins w:id="613" w:author="Vanessa Fladmark" w:date="2020-05-31T12:07:00Z">
        <w:r w:rsidR="00D472CE">
          <w:rPr>
            <w:rFonts w:eastAsia="Times New Roman" w:cstheme="minorHAnsi"/>
            <w:color w:val="000000"/>
            <w:lang w:val="en-CA"/>
          </w:rPr>
          <w:t xml:space="preserve"> </w:t>
        </w:r>
      </w:ins>
    </w:p>
    <w:p w14:paraId="011412CD" w14:textId="77777777" w:rsidR="00C6340E" w:rsidRPr="003C4653" w:rsidRDefault="00C6340E" w:rsidP="00266C78">
      <w:pPr>
        <w:spacing w:line="480" w:lineRule="auto"/>
        <w:rPr>
          <w:rFonts w:eastAsia="Times New Roman" w:cstheme="minorHAnsi"/>
          <w:lang w:val="en-CA"/>
        </w:rPr>
      </w:pPr>
    </w:p>
    <w:p w14:paraId="20A5B01E" w14:textId="0FDB8AA9"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ins w:id="614" w:author="Brian" w:date="2020-05-10T08:28:00Z">
        <w:r w:rsidR="000B23A6">
          <w:rPr>
            <w:rFonts w:eastAsia="Times New Roman" w:cstheme="minorHAnsi"/>
            <w:color w:val="000000"/>
            <w:lang w:val="en-CA"/>
          </w:rPr>
          <w:t xml:space="preserve">The spatial variation in </w:t>
        </w:r>
      </w:ins>
      <w:ins w:id="615" w:author="Brian" w:date="2020-05-10T08:27:00Z">
        <w:r w:rsidR="000B23A6">
          <w:rPr>
            <w:rFonts w:eastAsia="Times New Roman" w:cstheme="minorHAnsi"/>
            <w:color w:val="000000"/>
            <w:lang w:val="en-CA"/>
          </w:rPr>
          <w:t xml:space="preserve">prey composition was </w:t>
        </w:r>
      </w:ins>
      <w:ins w:id="616" w:author="Brian" w:date="2020-05-10T13:55:00Z">
        <w:r w:rsidR="00E74AF6">
          <w:rPr>
            <w:rFonts w:eastAsia="Times New Roman" w:cstheme="minorHAnsi"/>
            <w:color w:val="000000"/>
            <w:lang w:val="en-CA"/>
          </w:rPr>
          <w:t>analyzed</w:t>
        </w:r>
      </w:ins>
      <w:ins w:id="617" w:author="Brian" w:date="2020-05-10T08:28:00Z">
        <w:r w:rsidR="000B23A6">
          <w:rPr>
            <w:rFonts w:eastAsia="Times New Roman" w:cstheme="minorHAnsi"/>
            <w:color w:val="000000"/>
            <w:lang w:val="en-CA"/>
          </w:rPr>
          <w:t xml:space="preserve"> using a multivariate approach. Prior to the </w:t>
        </w:r>
      </w:ins>
      <w:del w:id="618" w:author="Brian" w:date="2020-05-10T08:29:00Z">
        <w:r w:rsidRPr="003C4653" w:rsidDel="000B23A6">
          <w:rPr>
            <w:rFonts w:eastAsia="Times New Roman" w:cstheme="minorHAnsi"/>
            <w:color w:val="000000"/>
            <w:lang w:val="en-CA"/>
          </w:rPr>
          <w:delText xml:space="preserve">Preparing the data for </w:delText>
        </w:r>
      </w:del>
      <w:r w:rsidRPr="003C4653">
        <w:rPr>
          <w:rFonts w:eastAsia="Times New Roman" w:cstheme="minorHAnsi"/>
          <w:color w:val="000000"/>
          <w:lang w:val="en-CA"/>
        </w:rPr>
        <w:t>analysis</w:t>
      </w:r>
      <w:ins w:id="619" w:author="Brian" w:date="2020-05-10T08:29:00Z">
        <w:r w:rsidR="000B23A6">
          <w:rPr>
            <w:rFonts w:eastAsia="Times New Roman" w:cstheme="minorHAnsi"/>
            <w:color w:val="000000"/>
            <w:lang w:val="en-CA"/>
          </w:rPr>
          <w:t xml:space="preserve">, </w:t>
        </w:r>
      </w:ins>
      <w:del w:id="620" w:author="Brian" w:date="2020-05-10T08:29:00Z">
        <w:r w:rsidRPr="003C4653" w:rsidDel="000B23A6">
          <w:rPr>
            <w:rFonts w:eastAsia="Times New Roman" w:cstheme="minorHAnsi"/>
            <w:color w:val="000000"/>
            <w:lang w:val="en-CA"/>
          </w:rPr>
          <w:delText xml:space="preserve"> included combining </w:delText>
        </w:r>
      </w:del>
      <w:r w:rsidRPr="003C4653">
        <w:rPr>
          <w:rFonts w:eastAsia="Times New Roman" w:cstheme="minorHAnsi"/>
          <w:color w:val="000000"/>
          <w:lang w:val="en-CA"/>
        </w:rPr>
        <w:t xml:space="preserve">rare taxonomic prey categories (occurs in less than three stomachs) into </w:t>
      </w:r>
      <w:ins w:id="621" w:author="Brian" w:date="2020-05-10T08:29:00Z">
        <w:r w:rsidR="000B23A6">
          <w:rPr>
            <w:rFonts w:eastAsia="Times New Roman" w:cstheme="minorHAnsi"/>
            <w:color w:val="000000"/>
            <w:lang w:val="en-CA"/>
          </w:rPr>
          <w:t xml:space="preserve">were combined into </w:t>
        </w:r>
      </w:ins>
      <w:r w:rsidRPr="003C4653">
        <w:rPr>
          <w:rFonts w:eastAsia="Times New Roman" w:cstheme="minorHAnsi"/>
          <w:color w:val="000000"/>
          <w:lang w:val="en-CA"/>
        </w:rPr>
        <w:t>higher level groupings</w:t>
      </w:r>
      <w:del w:id="622" w:author="Brian" w:date="2020-05-10T08:29:00Z">
        <w:r w:rsidRPr="003C4653" w:rsidDel="000B23A6">
          <w:rPr>
            <w:rFonts w:eastAsia="Times New Roman" w:cstheme="minorHAnsi"/>
            <w:color w:val="000000"/>
            <w:lang w:val="en-CA"/>
          </w:rPr>
          <w:delText xml:space="preserve"> and</w:delText>
        </w:r>
      </w:del>
      <w:ins w:id="623" w:author="Brian" w:date="2020-05-10T08:29:00Z">
        <w:r w:rsidR="000B23A6">
          <w:rPr>
            <w:rFonts w:eastAsia="Times New Roman" w:cstheme="minorHAnsi"/>
            <w:color w:val="000000"/>
            <w:lang w:val="en-CA"/>
          </w:rPr>
          <w:t>,</w:t>
        </w:r>
      </w:ins>
      <w:r w:rsidRPr="003C4653">
        <w:rPr>
          <w:rFonts w:eastAsia="Times New Roman" w:cstheme="minorHAnsi"/>
          <w:color w:val="000000"/>
          <w:lang w:val="en-CA"/>
        </w:rPr>
        <w:t xml:space="preserve"> ignoring “digested food.” </w:t>
      </w:r>
      <w:r w:rsidR="00BD3083">
        <w:rPr>
          <w:rFonts w:eastAsia="Times New Roman" w:cstheme="minorHAnsi"/>
          <w:color w:val="000000"/>
          <w:lang w:val="en-CA"/>
        </w:rPr>
        <w:t xml:space="preserve">Fish stomach content </w:t>
      </w:r>
      <w:ins w:id="624" w:author="Brian" w:date="2020-05-10T08:30:00Z">
        <w:r w:rsidR="000B23A6">
          <w:rPr>
            <w:rFonts w:eastAsia="Times New Roman" w:cstheme="minorHAnsi"/>
            <w:color w:val="000000"/>
            <w:lang w:val="en-CA"/>
          </w:rPr>
          <w:t xml:space="preserve">wet </w:t>
        </w:r>
      </w:ins>
      <w:r w:rsidR="00BD3083">
        <w:rPr>
          <w:rFonts w:eastAsia="Times New Roman" w:cstheme="minorHAnsi"/>
          <w:color w:val="000000"/>
          <w:lang w:val="en-CA"/>
        </w:rPr>
        <w:t xml:space="preserve">weight was multiplied by 1.54 to correct weights </w:t>
      </w:r>
      <w:ins w:id="625" w:author="Brian" w:date="2020-05-10T08:29:00Z">
        <w:r w:rsidR="000B23A6">
          <w:rPr>
            <w:rFonts w:eastAsia="Times New Roman" w:cstheme="minorHAnsi"/>
            <w:color w:val="000000"/>
            <w:lang w:val="en-CA"/>
          </w:rPr>
          <w:t xml:space="preserve">for </w:t>
        </w:r>
      </w:ins>
      <w:ins w:id="626" w:author="Brian" w:date="2020-05-10T08:30:00Z">
        <w:r w:rsidR="000B23A6">
          <w:rPr>
            <w:rFonts w:eastAsia="Times New Roman" w:cstheme="minorHAnsi"/>
            <w:color w:val="000000"/>
            <w:lang w:val="en-CA"/>
          </w:rPr>
          <w:t xml:space="preserve">water loss </w:t>
        </w:r>
      </w:ins>
      <w:r w:rsidR="00BD3083">
        <w:rPr>
          <w:rFonts w:eastAsia="Times New Roman" w:cstheme="minorHAnsi"/>
          <w:color w:val="000000"/>
          <w:lang w:val="en-CA"/>
        </w:rPr>
        <w:t xml:space="preserve">after storage in ethanol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2019)</w:t>
      </w:r>
      <w:r w:rsidR="00674289">
        <w:rPr>
          <w:rStyle w:val="FootnoteReference"/>
          <w:rFonts w:eastAsia="Times New Roman" w:cstheme="minorHAnsi"/>
          <w:color w:val="000000"/>
          <w:lang w:val="en-CA"/>
        </w:rPr>
        <w:fldChar w:fldCharType="end"/>
      </w:r>
      <w:r w:rsidR="00BD3083">
        <w:rPr>
          <w:rFonts w:eastAsia="Times New Roman" w:cstheme="minorHAnsi"/>
          <w:color w:val="000000"/>
          <w:lang w:val="en-CA"/>
        </w:rPr>
        <w:t xml:space="preserve">. </w:t>
      </w:r>
      <w:del w:id="627" w:author="Brian" w:date="2020-05-10T08:30:00Z">
        <w:r w:rsidRPr="003C4653" w:rsidDel="000B23A6">
          <w:rPr>
            <w:rFonts w:eastAsia="Times New Roman" w:cstheme="minorHAnsi"/>
            <w:color w:val="000000"/>
            <w:lang w:val="en-CA"/>
          </w:rPr>
          <w:delText>The dataset was then transformed from long to wide format, r</w:delText>
        </w:r>
      </w:del>
      <w:ins w:id="628" w:author="Brian" w:date="2020-05-10T08:30:00Z">
        <w:r w:rsidR="000B23A6">
          <w:rPr>
            <w:rFonts w:eastAsia="Times New Roman" w:cstheme="minorHAnsi"/>
            <w:color w:val="000000"/>
            <w:lang w:val="en-CA"/>
          </w:rPr>
          <w:t>R</w:t>
        </w:r>
      </w:ins>
      <w:r w:rsidRPr="003C4653">
        <w:rPr>
          <w:rFonts w:eastAsia="Times New Roman" w:cstheme="minorHAnsi"/>
          <w:color w:val="000000"/>
          <w:lang w:val="en-CA"/>
        </w:rPr>
        <w:t xml:space="preserve">elative prey biomass for each stomach was calculated and </w:t>
      </w:r>
      <w:del w:id="629" w:author="Brian" w:date="2020-05-10T08:32:00Z">
        <w:r w:rsidRPr="003C4653" w:rsidDel="000B23A6">
          <w:rPr>
            <w:rFonts w:eastAsia="Times New Roman" w:cstheme="minorHAnsi"/>
            <w:color w:val="000000"/>
            <w:lang w:val="en-CA"/>
          </w:rPr>
          <w:delText xml:space="preserve">then </w:delText>
        </w:r>
      </w:del>
      <w:r w:rsidRPr="003C4653">
        <w:rPr>
          <w:rFonts w:eastAsia="Times New Roman" w:cstheme="minorHAnsi"/>
          <w:color w:val="000000"/>
          <w:lang w:val="en-CA"/>
        </w:rPr>
        <w:t>arcsine square root transformed</w:t>
      </w:r>
      <w:del w:id="630" w:author="Brian" w:date="2020-05-10T08:30:00Z">
        <w:r w:rsidRPr="003C4653" w:rsidDel="000B23A6">
          <w:rPr>
            <w:rFonts w:eastAsia="Times New Roman" w:cstheme="minorHAnsi"/>
            <w:color w:val="000000"/>
            <w:lang w:val="en-CA"/>
          </w:rPr>
          <w:delText xml:space="preserve"> for multivariate analysis</w:delText>
        </w:r>
      </w:del>
      <w:ins w:id="631" w:author="Brian" w:date="2020-05-10T08:32:00Z">
        <w:r w:rsidR="000B23A6">
          <w:rPr>
            <w:rFonts w:eastAsia="Times New Roman" w:cstheme="minorHAnsi"/>
            <w:color w:val="000000"/>
            <w:lang w:val="en-CA"/>
          </w:rPr>
          <w:t xml:space="preserve"> before calculating</w:t>
        </w:r>
      </w:ins>
      <w:del w:id="632" w:author="Brian" w:date="2020-05-10T08:32:00Z">
        <w:r w:rsidRPr="003C4653" w:rsidDel="000B23A6">
          <w:rPr>
            <w:rFonts w:eastAsia="Times New Roman" w:cstheme="minorHAnsi"/>
            <w:color w:val="000000"/>
            <w:lang w:val="en-CA"/>
          </w:rPr>
          <w:delText>. </w:delText>
        </w:r>
      </w:del>
      <w:del w:id="633" w:author="Brian" w:date="2020-05-10T08:31:00Z">
        <w:r w:rsidRPr="003C4653" w:rsidDel="000B23A6">
          <w:rPr>
            <w:rFonts w:eastAsia="Times New Roman" w:cstheme="minorHAnsi"/>
            <w:color w:val="000000"/>
            <w:lang w:val="en-CA"/>
          </w:rPr>
          <w:delText>A</w:delText>
        </w:r>
      </w:del>
      <w:r w:rsidRPr="003C4653">
        <w:rPr>
          <w:rFonts w:eastAsia="Times New Roman" w:cstheme="minorHAnsi"/>
          <w:color w:val="000000"/>
          <w:lang w:val="en-CA"/>
        </w:rPr>
        <w:t xml:space="preserve"> Bray-Curtis dissimilarity </w:t>
      </w:r>
      <w:del w:id="634" w:author="Brian" w:date="2020-05-10T08:31:00Z">
        <w:r w:rsidRPr="003C4653" w:rsidDel="000B23A6">
          <w:rPr>
            <w:rFonts w:eastAsia="Times New Roman" w:cstheme="minorHAnsi"/>
            <w:color w:val="000000"/>
            <w:lang w:val="en-CA"/>
          </w:rPr>
          <w:delText xml:space="preserve">matrix was created </w:delText>
        </w:r>
      </w:del>
      <w:del w:id="635" w:author="Brian" w:date="2020-05-10T08:32:00Z">
        <w:r w:rsidRPr="003C4653" w:rsidDel="000B23A6">
          <w:rPr>
            <w:rFonts w:eastAsia="Times New Roman" w:cstheme="minorHAnsi"/>
            <w:color w:val="000000"/>
            <w:lang w:val="en-CA"/>
          </w:rPr>
          <w:delText>from transformed data</w:delText>
        </w:r>
      </w:del>
      <w:ins w:id="636" w:author="Brian" w:date="2020-05-10T08:32:00Z">
        <w:r w:rsidR="000B23A6">
          <w:rPr>
            <w:rFonts w:eastAsia="Times New Roman" w:cstheme="minorHAnsi"/>
            <w:color w:val="000000"/>
            <w:lang w:val="en-CA"/>
          </w:rPr>
          <w:t>.</w:t>
        </w:r>
        <w:del w:id="637" w:author="Vanessa Fladmark" w:date="2020-05-31T12:11:00Z">
          <w:r w:rsidR="000B23A6" w:rsidDel="00D16766">
            <w:rPr>
              <w:rFonts w:eastAsia="Times New Roman" w:cstheme="minorHAnsi"/>
              <w:color w:val="000000"/>
              <w:lang w:val="en-CA"/>
            </w:rPr>
            <w:delText xml:space="preserve"> </w:delText>
          </w:r>
        </w:del>
      </w:ins>
      <w:del w:id="638" w:author="Brian" w:date="2020-05-10T08:32:00Z">
        <w:r w:rsidRPr="003C4653" w:rsidDel="000B23A6">
          <w:rPr>
            <w:rFonts w:eastAsia="Times New Roman" w:cstheme="minorHAnsi"/>
            <w:color w:val="000000"/>
            <w:lang w:val="en-CA"/>
          </w:rPr>
          <w:delText xml:space="preserve">, </w:delText>
        </w:r>
      </w:del>
      <w:ins w:id="639" w:author="Brian" w:date="2020-05-10T08:33:00Z">
        <w:r w:rsidR="002B1CEB">
          <w:rPr>
            <w:rFonts w:eastAsia="Times New Roman" w:cstheme="minorHAnsi"/>
            <w:color w:val="000000"/>
            <w:lang w:val="en-CA"/>
          </w:rPr>
          <w:t xml:space="preserve"> The dissimilarity matrix was used </w:t>
        </w:r>
      </w:ins>
      <w:r w:rsidRPr="003C4653">
        <w:rPr>
          <w:rFonts w:eastAsia="Times New Roman" w:cstheme="minorHAnsi"/>
          <w:color w:val="000000"/>
          <w:lang w:val="en-CA"/>
        </w:rPr>
        <w:t xml:space="preserve">for non-metric multidimensional scaling (NMDS) </w:t>
      </w:r>
      <w:ins w:id="640" w:author="Brian" w:date="2020-05-10T08:33:00Z">
        <w:r w:rsidR="002B1CEB">
          <w:rPr>
            <w:rFonts w:eastAsia="Times New Roman" w:cstheme="minorHAnsi"/>
            <w:color w:val="000000"/>
            <w:lang w:val="en-CA"/>
          </w:rPr>
          <w:t xml:space="preserve">ordination </w:t>
        </w:r>
      </w:ins>
      <w:r w:rsidRPr="003C4653">
        <w:rPr>
          <w:rFonts w:eastAsia="Times New Roman" w:cstheme="minorHAnsi"/>
          <w:color w:val="000000"/>
          <w:lang w:val="en-CA"/>
        </w:rPr>
        <w:t>and agglomerative hierarchical cluster</w:t>
      </w:r>
      <w:r w:rsidR="00364458">
        <w:rPr>
          <w:rFonts w:eastAsia="Times New Roman" w:cstheme="minorHAnsi"/>
          <w:color w:val="000000"/>
          <w:lang w:val="en-CA"/>
        </w:rPr>
        <w:t>ing</w:t>
      </w:r>
      <w:r w:rsidRPr="003C4653">
        <w:rPr>
          <w:rFonts w:eastAsia="Times New Roman" w:cstheme="minorHAnsi"/>
          <w:color w:val="000000"/>
          <w:lang w:val="en-CA"/>
        </w:rPr>
        <w:t xml:space="preserve"> (AHC).</w:t>
      </w:r>
    </w:p>
    <w:p w14:paraId="0F622F44" w14:textId="77777777" w:rsidR="00372150" w:rsidRPr="003C4653" w:rsidRDefault="00372150" w:rsidP="00266C78">
      <w:pPr>
        <w:spacing w:line="480" w:lineRule="auto"/>
        <w:rPr>
          <w:rFonts w:eastAsia="Times New Roman" w:cstheme="minorHAnsi"/>
          <w:lang w:val="en-CA"/>
        </w:rPr>
      </w:pPr>
    </w:p>
    <w:p w14:paraId="44BBF84E" w14:textId="06430F2C" w:rsidR="00372150" w:rsidRDefault="00372150" w:rsidP="00266C78">
      <w:pPr>
        <w:spacing w:line="480" w:lineRule="auto"/>
        <w:rPr>
          <w:ins w:id="641" w:author="Vanessa Fladmark" w:date="2020-05-31T14:11:00Z"/>
          <w:rFonts w:eastAsia="Times New Roman" w:cstheme="minorHAnsi"/>
          <w:color w:val="000000"/>
          <w:lang w:val="en-CA"/>
        </w:rPr>
      </w:pPr>
      <w:r w:rsidRPr="003C4653">
        <w:rPr>
          <w:rFonts w:eastAsia="Times New Roman" w:cstheme="minorHAnsi"/>
          <w:color w:val="000000"/>
          <w:lang w:val="en-CA"/>
        </w:rPr>
        <w:tab/>
      </w:r>
      <w:commentRangeStart w:id="642"/>
      <w:r w:rsidRPr="003C4653">
        <w:rPr>
          <w:rFonts w:eastAsia="Times New Roman" w:cstheme="minorHAnsi"/>
          <w:color w:val="000000"/>
          <w:lang w:val="en-CA"/>
        </w:rPr>
        <w:t xml:space="preserve">In addition to the multivariate statistics, various indices were calculated from the raw </w:t>
      </w:r>
      <w:del w:id="643" w:author="Vanessa Fladmark" w:date="2020-05-31T16:56:00Z">
        <w:r w:rsidRPr="003C4653" w:rsidDel="009C420C">
          <w:rPr>
            <w:rFonts w:eastAsia="Times New Roman" w:cstheme="minorHAnsi"/>
            <w:color w:val="000000"/>
            <w:lang w:val="en-CA"/>
          </w:rPr>
          <w:delText xml:space="preserve">diet </w:delText>
        </w:r>
      </w:del>
      <w:r w:rsidRPr="003C4653">
        <w:rPr>
          <w:rFonts w:eastAsia="Times New Roman" w:cstheme="minorHAnsi"/>
          <w:color w:val="000000"/>
          <w:lang w:val="en-CA"/>
        </w:rPr>
        <w:t>data</w:t>
      </w:r>
      <w:ins w:id="644" w:author="Brian" w:date="2020-05-10T08:34:00Z">
        <w:r w:rsidR="00407993">
          <w:rPr>
            <w:rFonts w:eastAsia="Times New Roman" w:cstheme="minorHAnsi"/>
            <w:color w:val="000000"/>
            <w:lang w:val="en-CA"/>
          </w:rPr>
          <w:t>. F</w:t>
        </w:r>
      </w:ins>
      <w:del w:id="645" w:author="Brian" w:date="2020-05-10T08:34:00Z">
        <w:r w:rsidRPr="003C4653" w:rsidDel="00407993">
          <w:rPr>
            <w:rFonts w:eastAsia="Times New Roman" w:cstheme="minorHAnsi"/>
            <w:color w:val="000000"/>
            <w:lang w:val="en-CA"/>
          </w:rPr>
          <w:delText>, including f</w:delText>
        </w:r>
      </w:del>
      <w:r w:rsidRPr="003C4653">
        <w:rPr>
          <w:rFonts w:eastAsia="Times New Roman" w:cstheme="minorHAnsi"/>
          <w:color w:val="000000"/>
          <w:lang w:val="en-CA"/>
        </w:rPr>
        <w:t>requency of occurrence</w:t>
      </w:r>
      <w:ins w:id="646" w:author="Vanessa Fladmark" w:date="2020-05-31T16:56:00Z">
        <w:r w:rsidR="009C420C">
          <w:rPr>
            <w:rFonts w:eastAsia="Times New Roman" w:cstheme="minorHAnsi"/>
            <w:color w:val="000000"/>
            <w:lang w:val="en-CA"/>
          </w:rPr>
          <w:t xml:space="preserve"> (FO)</w:t>
        </w:r>
      </w:ins>
      <w:r w:rsidRPr="003C4653">
        <w:rPr>
          <w:rFonts w:eastAsia="Times New Roman" w:cstheme="minorHAnsi"/>
          <w:color w:val="000000"/>
          <w:lang w:val="en-CA"/>
        </w:rPr>
        <w:t xml:space="preserve"> of prey for each site and each species, </w:t>
      </w:r>
      <w:ins w:id="647" w:author="Brian" w:date="2020-05-10T08:35:00Z">
        <w:r w:rsidR="00407993">
          <w:rPr>
            <w:rFonts w:eastAsia="Times New Roman" w:cstheme="minorHAnsi"/>
            <w:color w:val="000000"/>
            <w:lang w:val="en-CA"/>
          </w:rPr>
          <w:t>was calculated as</w:t>
        </w:r>
        <w:del w:id="648" w:author="Vanessa Fladmark" w:date="2020-05-31T16:56:00Z">
          <w:r w:rsidR="00407993" w:rsidDel="009C420C">
            <w:rPr>
              <w:rFonts w:eastAsia="Times New Roman" w:cstheme="minorHAnsi"/>
              <w:color w:val="000000"/>
              <w:lang w:val="en-CA"/>
            </w:rPr>
            <w:delText xml:space="preserve"> </w:delText>
          </w:r>
        </w:del>
      </w:ins>
      <w:del w:id="649" w:author="Vanessa Fladmark" w:date="2020-05-31T16:56:00Z">
        <w:r w:rsidRPr="003C4653" w:rsidDel="009C420C">
          <w:rPr>
            <w:rFonts w:eastAsia="Times New Roman" w:cstheme="minorHAnsi"/>
            <w:color w:val="000000"/>
            <w:lang w:val="en-CA"/>
          </w:rPr>
          <w:delText xml:space="preserve">which is the number of stomachs with that </w:delText>
        </w:r>
      </w:del>
      <w:ins w:id="650" w:author="Brian" w:date="2020-05-10T08:36:00Z">
        <w:del w:id="651" w:author="Vanessa Fladmark" w:date="2020-05-31T16:56:00Z">
          <w:r w:rsidR="00407993" w:rsidDel="009C420C">
            <w:rPr>
              <w:rFonts w:eastAsia="Times New Roman" w:cstheme="minorHAnsi"/>
              <w:color w:val="000000"/>
              <w:lang w:val="en-CA"/>
            </w:rPr>
            <w:delText>a</w:delText>
          </w:r>
          <w:r w:rsidR="00407993" w:rsidRPr="003C4653" w:rsidDel="009C420C">
            <w:rPr>
              <w:rFonts w:eastAsia="Times New Roman" w:cstheme="minorHAnsi"/>
              <w:color w:val="000000"/>
              <w:lang w:val="en-CA"/>
            </w:rPr>
            <w:delText xml:space="preserve"> </w:delText>
          </w:r>
        </w:del>
      </w:ins>
      <w:del w:id="652" w:author="Vanessa Fladmark" w:date="2020-05-31T16:56:00Z">
        <w:r w:rsidRPr="003C4653" w:rsidDel="009C420C">
          <w:rPr>
            <w:rFonts w:eastAsia="Times New Roman" w:cstheme="minorHAnsi"/>
            <w:color w:val="000000"/>
            <w:lang w:val="en-CA"/>
          </w:rPr>
          <w:delText>certain prey item, divided by the total number of stomachs.</w:delText>
        </w:r>
      </w:del>
      <w:ins w:id="653" w:author="Vanessa Fladmark" w:date="2020-05-31T16:56:00Z">
        <w:r w:rsidR="009C420C">
          <w:rPr>
            <w:rFonts w:eastAsia="Times New Roman" w:cstheme="minorHAnsi"/>
            <w:color w:val="000000"/>
            <w:lang w:val="en-CA"/>
          </w:rPr>
          <w:t>:</w:t>
        </w:r>
      </w:ins>
    </w:p>
    <w:p w14:paraId="5042738C" w14:textId="546ADB45" w:rsidR="005F4718" w:rsidRPr="003C4653" w:rsidRDefault="005F4718">
      <w:pPr>
        <w:spacing w:line="480" w:lineRule="auto"/>
        <w:jc w:val="center"/>
        <w:rPr>
          <w:rFonts w:eastAsia="Times New Roman" w:cstheme="minorHAnsi"/>
          <w:lang w:val="en-CA"/>
        </w:rPr>
        <w:pPrChange w:id="654" w:author="Vanessa Fladmark" w:date="2020-05-31T16:43:00Z">
          <w:pPr>
            <w:spacing w:line="480" w:lineRule="auto"/>
          </w:pPr>
        </w:pPrChange>
      </w:pPr>
      <w:ins w:id="655" w:author="Vanessa Fladmark" w:date="2020-05-31T14:17:00Z">
        <w:r>
          <w:rPr>
            <w:rFonts w:eastAsia="Times New Roman" w:cstheme="minorHAnsi"/>
            <w:color w:val="000000"/>
            <w:lang w:val="en-CA"/>
          </w:rPr>
          <w:t xml:space="preserve">FO = # of stomachs with </w:t>
        </w:r>
        <w:proofErr w:type="spellStart"/>
        <w:r>
          <w:rPr>
            <w:rFonts w:eastAsia="Times New Roman" w:cstheme="minorHAnsi"/>
            <w:color w:val="000000"/>
            <w:lang w:val="en-CA"/>
          </w:rPr>
          <w:t>prey</w:t>
        </w:r>
      </w:ins>
      <w:ins w:id="656" w:author="Vanessa Fladmark" w:date="2020-05-31T16:59:00Z">
        <w:r w:rsidR="003424A0" w:rsidRPr="003424A0">
          <w:rPr>
            <w:rFonts w:eastAsia="Times New Roman" w:cstheme="minorHAnsi"/>
            <w:color w:val="000000"/>
            <w:vertAlign w:val="subscript"/>
            <w:lang w:val="en-CA"/>
            <w:rPrChange w:id="657" w:author="Vanessa Fladmark" w:date="2020-05-31T16:59:00Z">
              <w:rPr>
                <w:rFonts w:eastAsia="Times New Roman" w:cstheme="minorHAnsi"/>
                <w:color w:val="000000"/>
                <w:lang w:val="en-CA"/>
              </w:rPr>
            </w:rPrChange>
          </w:rPr>
          <w:t>i</w:t>
        </w:r>
      </w:ins>
      <w:proofErr w:type="spellEnd"/>
      <w:ins w:id="658" w:author="Vanessa Fladmark" w:date="2020-05-31T14:17:00Z">
        <w:r>
          <w:rPr>
            <w:rFonts w:eastAsia="Times New Roman" w:cstheme="minorHAnsi"/>
            <w:color w:val="000000"/>
            <w:lang w:val="en-CA"/>
          </w:rPr>
          <w:t xml:space="preserve"> / total # of stomachs</w:t>
        </w:r>
      </w:ins>
    </w:p>
    <w:p w14:paraId="4F54A042" w14:textId="6B5425A9" w:rsidR="00266C78" w:rsidRDefault="00372150" w:rsidP="00266C78">
      <w:pPr>
        <w:spacing w:line="480" w:lineRule="auto"/>
        <w:rPr>
          <w:ins w:id="659" w:author="Vanessa Fladmark" w:date="2020-05-31T14:18:00Z"/>
          <w:rFonts w:eastAsia="Times New Roman" w:cstheme="minorHAnsi"/>
          <w:color w:val="000000"/>
          <w:lang w:val="en-CA"/>
        </w:rPr>
      </w:pPr>
      <w:r w:rsidRPr="003C4653">
        <w:rPr>
          <w:rFonts w:eastAsia="Times New Roman" w:cstheme="minorHAnsi"/>
          <w:color w:val="000000"/>
          <w:lang w:val="en-CA"/>
        </w:rPr>
        <w:t xml:space="preserve">Gut fullness indices </w:t>
      </w:r>
      <w:ins w:id="660" w:author="Vanessa Fladmark" w:date="2020-05-31T16:57:00Z">
        <w:r w:rsidR="003424A0">
          <w:rPr>
            <w:rFonts w:eastAsia="Times New Roman" w:cstheme="minorHAnsi"/>
            <w:color w:val="000000"/>
            <w:lang w:val="en-CA"/>
          </w:rPr>
          <w:t xml:space="preserve">(GFI) </w:t>
        </w:r>
      </w:ins>
      <w:r w:rsidRPr="003C4653">
        <w:rPr>
          <w:rFonts w:eastAsia="Times New Roman" w:cstheme="minorHAnsi"/>
          <w:color w:val="000000"/>
          <w:lang w:val="en-CA"/>
        </w:rPr>
        <w:t>were also calculated</w:t>
      </w:r>
      <w:ins w:id="661" w:author="Vanessa Fladmark" w:date="2020-05-31T16:57:00Z">
        <w:r w:rsidR="003424A0">
          <w:rPr>
            <w:rFonts w:eastAsia="Times New Roman" w:cstheme="minorHAnsi"/>
            <w:color w:val="000000"/>
            <w:lang w:val="en-CA"/>
          </w:rPr>
          <w:t xml:space="preserve"> for each fish,</w:t>
        </w:r>
      </w:ins>
      <w:r w:rsidRPr="003C4653">
        <w:rPr>
          <w:rFonts w:eastAsia="Times New Roman" w:cstheme="minorHAnsi"/>
          <w:color w:val="000000"/>
          <w:lang w:val="en-CA"/>
        </w:rPr>
        <w:t xml:space="preserve"> </w:t>
      </w:r>
      <w:del w:id="662" w:author="Vanessa Fladmark" w:date="2020-05-31T16:57:00Z">
        <w:r w:rsidRPr="003C4653" w:rsidDel="003424A0">
          <w:rPr>
            <w:rFonts w:eastAsia="Times New Roman" w:cstheme="minorHAnsi"/>
            <w:color w:val="000000"/>
            <w:lang w:val="en-CA"/>
          </w:rPr>
          <w:delText xml:space="preserve">from the food content weight divided by the weight of the fish, multiplied by 100 to </w:delText>
        </w:r>
      </w:del>
      <w:r w:rsidRPr="003C4653">
        <w:rPr>
          <w:rFonts w:eastAsia="Times New Roman" w:cstheme="minorHAnsi"/>
          <w:color w:val="000000"/>
          <w:lang w:val="en-CA"/>
        </w:rPr>
        <w:t>express</w:t>
      </w:r>
      <w:ins w:id="663" w:author="Vanessa Fladmark" w:date="2020-05-31T16:57:00Z">
        <w:r w:rsidR="003424A0">
          <w:rPr>
            <w:rFonts w:eastAsia="Times New Roman" w:cstheme="minorHAnsi"/>
            <w:color w:val="000000"/>
            <w:lang w:val="en-CA"/>
          </w:rPr>
          <w:t>ed</w:t>
        </w:r>
      </w:ins>
      <w:r w:rsidRPr="003C4653">
        <w:rPr>
          <w:rFonts w:eastAsia="Times New Roman" w:cstheme="minorHAnsi"/>
          <w:color w:val="000000"/>
          <w:lang w:val="en-CA"/>
        </w:rPr>
        <w:t xml:space="preserve"> as percent body weight</w:t>
      </w:r>
      <w:del w:id="664" w:author="Vanessa Fladmark" w:date="2020-05-31T14:07:00Z">
        <w:r w:rsidRPr="003C4653" w:rsidDel="005F4718">
          <w:rPr>
            <w:rFonts w:eastAsia="Times New Roman" w:cstheme="minorHAnsi"/>
            <w:color w:val="000000"/>
            <w:lang w:val="en-CA"/>
          </w:rPr>
          <w:delText xml:space="preserve">, a proxy for </w:delText>
        </w:r>
        <w:commentRangeStart w:id="665"/>
        <w:r w:rsidRPr="003C4653" w:rsidDel="005F4718">
          <w:rPr>
            <w:rFonts w:eastAsia="Times New Roman" w:cstheme="minorHAnsi"/>
            <w:color w:val="000000"/>
            <w:lang w:val="en-CA"/>
          </w:rPr>
          <w:delText>feeding intensity</w:delText>
        </w:r>
        <w:commentRangeEnd w:id="665"/>
        <w:r w:rsidR="00E74AF6" w:rsidDel="005F4718">
          <w:rPr>
            <w:rStyle w:val="CommentReference"/>
          </w:rPr>
          <w:commentReference w:id="665"/>
        </w:r>
      </w:del>
      <w:ins w:id="666" w:author="Vanessa Fladmark" w:date="2020-05-31T16:58:00Z">
        <w:r w:rsidR="003424A0">
          <w:rPr>
            <w:rFonts w:eastAsia="Times New Roman" w:cstheme="minorHAnsi"/>
            <w:color w:val="000000"/>
            <w:lang w:val="en-CA"/>
          </w:rPr>
          <w:t>:</w:t>
        </w:r>
      </w:ins>
      <w:del w:id="667" w:author="Vanessa Fladmark" w:date="2020-05-31T16:58:00Z">
        <w:r w:rsidRPr="003C4653" w:rsidDel="003424A0">
          <w:rPr>
            <w:rFonts w:eastAsia="Times New Roman" w:cstheme="minorHAnsi"/>
            <w:color w:val="000000"/>
            <w:lang w:val="en-CA"/>
          </w:rPr>
          <w:delText>.</w:delText>
        </w:r>
      </w:del>
    </w:p>
    <w:p w14:paraId="7F6A3321" w14:textId="7AF7C713" w:rsidR="00266C78" w:rsidRDefault="00266C78">
      <w:pPr>
        <w:spacing w:line="480" w:lineRule="auto"/>
        <w:jc w:val="center"/>
        <w:rPr>
          <w:ins w:id="668" w:author="Vanessa Fladmark" w:date="2020-05-31T14:18:00Z"/>
          <w:rFonts w:eastAsia="Times New Roman" w:cstheme="minorHAnsi"/>
          <w:color w:val="000000"/>
          <w:lang w:val="en-CA"/>
        </w:rPr>
        <w:pPrChange w:id="669" w:author="Vanessa Fladmark" w:date="2020-05-31T16:43:00Z">
          <w:pPr>
            <w:spacing w:line="480" w:lineRule="auto"/>
          </w:pPr>
        </w:pPrChange>
      </w:pPr>
      <w:ins w:id="670" w:author="Vanessa Fladmark" w:date="2020-05-31T14:18:00Z">
        <w:r>
          <w:rPr>
            <w:rFonts w:eastAsia="Times New Roman" w:cstheme="minorHAnsi"/>
            <w:color w:val="000000"/>
            <w:lang w:val="en-CA"/>
          </w:rPr>
          <w:t xml:space="preserve">GFI = </w:t>
        </w:r>
      </w:ins>
      <w:ins w:id="671" w:author="Vanessa Fladmark" w:date="2020-05-31T14:19:00Z">
        <w:r>
          <w:rPr>
            <w:rFonts w:eastAsia="Times New Roman" w:cstheme="minorHAnsi"/>
            <w:color w:val="000000"/>
            <w:lang w:val="en-CA"/>
          </w:rPr>
          <w:t>(food bolus weight / fish weight) * 100</w:t>
        </w:r>
      </w:ins>
    </w:p>
    <w:p w14:paraId="388C5A25" w14:textId="64705CDF" w:rsidR="00266C78" w:rsidRDefault="00372150" w:rsidP="00266C78">
      <w:pPr>
        <w:spacing w:line="480" w:lineRule="auto"/>
        <w:rPr>
          <w:ins w:id="672" w:author="Vanessa Fladmark" w:date="2020-05-31T14:19:00Z"/>
          <w:rFonts w:eastAsia="Times New Roman" w:cstheme="minorHAnsi"/>
          <w:color w:val="000000"/>
          <w:lang w:val="en-CA"/>
        </w:rPr>
      </w:pP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w:t>
      </w:r>
      <w:ins w:id="673" w:author="Vanessa Fladmark" w:date="2020-05-31T17:00:00Z">
        <w:r w:rsidR="003424A0">
          <w:rPr>
            <w:rFonts w:eastAsia="Times New Roman" w:cstheme="minorHAnsi"/>
            <w:color w:val="000000"/>
            <w:lang w:val="en-CA"/>
          </w:rPr>
          <w:t>percent similarity</w:t>
        </w:r>
      </w:ins>
      <w:del w:id="674" w:author="Vanessa Fladmark" w:date="2020-05-31T17:00:00Z">
        <w:r w:rsidRPr="003C4653" w:rsidDel="003424A0">
          <w:rPr>
            <w:rFonts w:eastAsia="Times New Roman" w:cstheme="minorHAnsi"/>
            <w:color w:val="000000"/>
            <w:lang w:val="en-CA"/>
          </w:rPr>
          <w:delText>overlap</w:delText>
        </w:r>
      </w:del>
      <w:r w:rsidRPr="003C4653">
        <w:rPr>
          <w:rFonts w:eastAsia="Times New Roman" w:cstheme="minorHAnsi"/>
          <w:color w:val="000000"/>
          <w:lang w:val="en-CA"/>
        </w:rPr>
        <w:t xml:space="preserve"> index</w:t>
      </w:r>
      <w:ins w:id="675" w:author="Vanessa Fladmark" w:date="2020-05-31T17:00:00Z">
        <w:r w:rsidR="003424A0">
          <w:rPr>
            <w:rFonts w:eastAsia="Times New Roman" w:cstheme="minorHAnsi"/>
            <w:color w:val="000000"/>
            <w:lang w:val="en-CA"/>
          </w:rPr>
          <w:t xml:space="preserve"> (PSI) for </w:t>
        </w:r>
      </w:ins>
      <w:ins w:id="676" w:author="Vanessa Fladmark" w:date="2020-05-31T17:01:00Z">
        <w:r w:rsidR="003424A0">
          <w:rPr>
            <w:rFonts w:eastAsia="Times New Roman" w:cstheme="minorHAnsi"/>
            <w:color w:val="000000"/>
            <w:lang w:val="en-CA"/>
          </w:rPr>
          <w:t xml:space="preserve">species </w:t>
        </w:r>
      </w:ins>
      <w:ins w:id="677" w:author="Vanessa Fladmark" w:date="2020-05-31T17:00:00Z">
        <w:r w:rsidR="003424A0">
          <w:rPr>
            <w:rFonts w:eastAsia="Times New Roman" w:cstheme="minorHAnsi"/>
            <w:color w:val="000000"/>
            <w:lang w:val="en-CA"/>
          </w:rPr>
          <w:t>diet overlap</w:t>
        </w:r>
      </w:ins>
      <w:r w:rsidRPr="003C4653">
        <w:rPr>
          <w:rFonts w:eastAsia="Times New Roman" w:cstheme="minorHAnsi"/>
          <w:color w:val="000000"/>
          <w:lang w:val="en-CA"/>
        </w:rPr>
        <w:t xml:space="preserve"> was calculated for each site</w:t>
      </w:r>
      <w:del w:id="678" w:author="Vanessa Fladmark" w:date="2020-05-31T16:59:00Z">
        <w:r w:rsidRPr="003C4653" w:rsidDel="003424A0">
          <w:rPr>
            <w:rFonts w:eastAsia="Times New Roman" w:cstheme="minorHAnsi"/>
            <w:color w:val="000000"/>
            <w:lang w:val="en-CA"/>
          </w:rPr>
          <w:delText>, where relative biomass of prey for each species is compared, and the minimum values for each prey group are then summed</w:delText>
        </w:r>
        <w:r w:rsidR="00020732" w:rsidDel="003424A0">
          <w:rPr>
            <w:rFonts w:eastAsia="Times New Roman" w:cstheme="minorHAnsi"/>
            <w:color w:val="000000"/>
            <w:lang w:val="en-CA"/>
          </w:rPr>
          <w:delText xml:space="preserve"> </w:delText>
        </w:r>
        <w:r w:rsidR="00674289" w:rsidDel="003424A0">
          <w:rPr>
            <w:rStyle w:val="FootnoteReference"/>
            <w:rFonts w:eastAsia="Times New Roman" w:cstheme="minorHAnsi"/>
            <w:color w:val="000000"/>
            <w:lang w:val="en-CA"/>
          </w:rPr>
          <w:fldChar w:fldCharType="begin" w:fldLock="1"/>
        </w:r>
        <w:r w:rsidR="00286A8E" w:rsidRPr="003424A0" w:rsidDel="003424A0">
          <w:rPr>
            <w:rFonts w:eastAsia="Times New Roman" w:cstheme="minorHAnsi"/>
            <w:color w:val="000000"/>
            <w:lang w:val="en-CA"/>
          </w:rPr>
          <w:del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preferences","type":"chapter"},"uris":["http://www.mendeley.com/documents/?uuid=224b1dde-da82-4c8d-8496-bb13439b1420"]}],"mendeley":{"formattedCitation":"(Krebs, 2013)","plainTextFormattedCitation":"(Krebs, 2013)","previouslyFormattedCitation":"(Krebs, 2013)"},"properties":{"noteIndex":0},"schema":"https://github.com/citation-style-language/schema/raw/master/csl-citation.json"}</w:delInstrText>
        </w:r>
        <w:r w:rsidR="00674289" w:rsidDel="003424A0">
          <w:rPr>
            <w:rStyle w:val="FootnoteReference"/>
            <w:rFonts w:eastAsia="Times New Roman" w:cstheme="minorHAnsi"/>
            <w:color w:val="000000"/>
            <w:lang w:val="en-CA"/>
          </w:rPr>
          <w:fldChar w:fldCharType="separate"/>
        </w:r>
        <w:r w:rsidR="00DB41F8" w:rsidRPr="003424A0" w:rsidDel="003424A0">
          <w:rPr>
            <w:rFonts w:eastAsia="Times New Roman" w:cstheme="minorHAnsi"/>
            <w:noProof/>
            <w:color w:val="000000"/>
            <w:lang w:val="en-CA"/>
          </w:rPr>
          <w:delText>(Krebs, 2013)</w:delText>
        </w:r>
        <w:r w:rsidR="00674289" w:rsidDel="003424A0">
          <w:rPr>
            <w:rStyle w:val="FootnoteReference"/>
            <w:rFonts w:eastAsia="Times New Roman" w:cstheme="minorHAnsi"/>
            <w:color w:val="000000"/>
            <w:lang w:val="en-CA"/>
          </w:rPr>
          <w:fldChar w:fldCharType="end"/>
        </w:r>
        <w:r w:rsidRPr="003C4653" w:rsidDel="003424A0">
          <w:rPr>
            <w:rFonts w:eastAsia="Times New Roman" w:cstheme="minorHAnsi"/>
            <w:color w:val="000000"/>
            <w:lang w:val="en-CA"/>
          </w:rPr>
          <w:delText>.</w:delText>
        </w:r>
      </w:del>
      <w:del w:id="679" w:author="Vanessa Fladmark" w:date="2020-05-31T17:01:00Z">
        <w:r w:rsidRPr="003C4653" w:rsidDel="003424A0">
          <w:rPr>
            <w:rFonts w:eastAsia="Times New Roman" w:cstheme="minorHAnsi"/>
            <w:color w:val="000000"/>
            <w:lang w:val="en-CA"/>
          </w:rPr>
          <w:delText xml:space="preserve"> </w:delText>
        </w:r>
      </w:del>
      <w:ins w:id="680" w:author="Vanessa Fladmark" w:date="2020-05-31T17:00:00Z">
        <w:r w:rsidR="003424A0">
          <w:rPr>
            <w:rFonts w:eastAsia="Times New Roman" w:cstheme="minorHAnsi"/>
            <w:color w:val="000000"/>
            <w:lang w:val="en-CA"/>
          </w:rPr>
          <w:t>:</w:t>
        </w:r>
      </w:ins>
    </w:p>
    <w:p w14:paraId="6AC23FFC" w14:textId="391DA4CD" w:rsidR="00830B94" w:rsidRPr="00266C78" w:rsidRDefault="00266C78">
      <w:pPr>
        <w:spacing w:line="480" w:lineRule="auto"/>
        <w:jc w:val="center"/>
        <w:rPr>
          <w:ins w:id="681" w:author="Vanessa Fladmark" w:date="2020-05-31T14:19:00Z"/>
          <w:rFonts w:eastAsia="Times New Roman" w:cstheme="minorHAnsi"/>
          <w:color w:val="000000"/>
          <w:lang w:val="en-CA"/>
        </w:rPr>
        <w:pPrChange w:id="682" w:author="Vanessa Fladmark" w:date="2020-05-31T16:43:00Z">
          <w:pPr>
            <w:spacing w:line="480" w:lineRule="auto"/>
          </w:pPr>
        </w:pPrChange>
      </w:pPr>
      <w:ins w:id="683" w:author="Vanessa Fladmark" w:date="2020-05-31T14:21:00Z">
        <w:r>
          <w:rPr>
            <w:rFonts w:eastAsia="Times New Roman" w:cstheme="minorHAnsi"/>
            <w:color w:val="000000"/>
            <w:lang w:val="en-CA"/>
          </w:rPr>
          <w:t>PS</w:t>
        </w:r>
      </w:ins>
      <w:ins w:id="684" w:author="Vanessa Fladmark" w:date="2020-05-31T14:46:00Z">
        <w:r>
          <w:rPr>
            <w:rFonts w:eastAsia="Times New Roman" w:cstheme="minorHAnsi"/>
            <w:color w:val="000000"/>
            <w:lang w:val="en-CA"/>
          </w:rPr>
          <w:t>I</w:t>
        </w:r>
      </w:ins>
      <w:ins w:id="685" w:author="Vanessa Fladmark" w:date="2020-05-31T14:21:00Z">
        <w:r>
          <w:rPr>
            <w:rFonts w:eastAsia="Times New Roman" w:cstheme="minorHAnsi"/>
            <w:color w:val="000000"/>
            <w:lang w:val="en-CA"/>
          </w:rPr>
          <w:t xml:space="preserve"> = </w:t>
        </w:r>
      </w:ins>
      <w:ins w:id="686" w:author="Vanessa Fladmark" w:date="2020-05-31T14:22:00Z">
        <w:r>
          <w:rPr>
            <w:rFonts w:eastAsia="Times New Roman" w:cstheme="minorHAnsi"/>
            <w:color w:val="000000"/>
            <w:lang w:val="en-CA"/>
          </w:rPr>
          <w:t>[</w:t>
        </w:r>
      </w:ins>
      <w:ins w:id="687" w:author="Vanessa Fladmark" w:date="2020-05-31T14:24:00Z">
        <w:r w:rsidRPr="00266C78">
          <w:rPr>
            <w:rFonts w:eastAsia="Times New Roman" w:cstheme="minorHAnsi"/>
            <w:color w:val="222222"/>
            <w:shd w:val="clear" w:color="auto" w:fill="FFFFFF"/>
            <w:lang w:val="en-CA"/>
            <w:rPrChange w:id="688" w:author="Vanessa Fladmark" w:date="2020-05-31T14:25:00Z">
              <w:rPr>
                <w:rFonts w:ascii="Arial" w:eastAsia="Times New Roman" w:hAnsi="Arial" w:cs="Arial"/>
                <w:color w:val="222222"/>
                <w:shd w:val="clear" w:color="auto" w:fill="FFFFFF"/>
                <w:lang w:val="en-CA"/>
              </w:rPr>
            </w:rPrChange>
          </w:rPr>
          <w:t>Σ</w:t>
        </w:r>
      </w:ins>
      <w:ins w:id="689" w:author="Vanessa Fladmark" w:date="2020-05-31T14:25:00Z">
        <w:r>
          <w:rPr>
            <w:rFonts w:eastAsia="Times New Roman" w:cstheme="minorHAnsi"/>
            <w:color w:val="222222"/>
            <w:shd w:val="clear" w:color="auto" w:fill="FFFFFF"/>
            <w:lang w:val="en-CA"/>
          </w:rPr>
          <w:t xml:space="preserve"> </w:t>
        </w:r>
      </w:ins>
      <w:ins w:id="690" w:author="Vanessa Fladmark" w:date="2020-05-31T14:21:00Z">
        <w:r>
          <w:rPr>
            <w:rFonts w:eastAsia="Times New Roman" w:cstheme="minorHAnsi"/>
            <w:color w:val="000000"/>
            <w:lang w:val="en-CA"/>
          </w:rPr>
          <w:t xml:space="preserve">(minimum </w:t>
        </w:r>
        <w:proofErr w:type="spellStart"/>
        <w:r>
          <w:rPr>
            <w:rFonts w:eastAsia="Times New Roman" w:cstheme="minorHAnsi"/>
            <w:color w:val="000000"/>
            <w:lang w:val="en-CA"/>
          </w:rPr>
          <w:t>p</w:t>
        </w:r>
      </w:ins>
      <w:ins w:id="691" w:author="Vanessa Fladmark" w:date="2020-05-31T16:58:00Z">
        <w:r w:rsidR="003424A0">
          <w:rPr>
            <w:rFonts w:eastAsia="Times New Roman" w:cstheme="minorHAnsi"/>
            <w:color w:val="000000"/>
            <w:lang w:val="en-CA"/>
          </w:rPr>
          <w:t>rey</w:t>
        </w:r>
      </w:ins>
      <w:ins w:id="692" w:author="Vanessa Fladmark" w:date="2020-05-31T14:22:00Z">
        <w:r w:rsidRPr="00266C78">
          <w:rPr>
            <w:rFonts w:eastAsia="Times New Roman" w:cstheme="minorHAnsi"/>
            <w:color w:val="000000"/>
            <w:vertAlign w:val="subscript"/>
            <w:lang w:val="en-CA"/>
            <w:rPrChange w:id="693" w:author="Vanessa Fladmark" w:date="2020-05-31T14:23:00Z">
              <w:rPr>
                <w:rFonts w:eastAsia="Times New Roman" w:cstheme="minorHAnsi"/>
                <w:color w:val="000000"/>
                <w:lang w:val="en-CA"/>
              </w:rPr>
            </w:rPrChange>
          </w:rPr>
          <w:t>i</w:t>
        </w:r>
      </w:ins>
      <w:ins w:id="694" w:author="Vanessa Fladmark" w:date="2020-05-31T14:23:00Z">
        <w:r w:rsidRPr="00266C78">
          <w:rPr>
            <w:rFonts w:eastAsia="Times New Roman" w:cstheme="minorHAnsi"/>
            <w:color w:val="000000"/>
            <w:vertAlign w:val="subscript"/>
            <w:lang w:val="en-CA"/>
            <w:rPrChange w:id="695" w:author="Vanessa Fladmark" w:date="2020-05-31T14:23:00Z">
              <w:rPr>
                <w:rFonts w:eastAsia="Times New Roman" w:cstheme="minorHAnsi"/>
                <w:color w:val="000000"/>
                <w:lang w:val="en-CA"/>
              </w:rPr>
            </w:rPrChange>
          </w:rPr>
          <w:t>p</w:t>
        </w:r>
      </w:ins>
      <w:proofErr w:type="spellEnd"/>
      <w:ins w:id="696" w:author="Vanessa Fladmark" w:date="2020-05-31T14:22:00Z">
        <w:r>
          <w:rPr>
            <w:rFonts w:eastAsia="Times New Roman" w:cstheme="minorHAnsi"/>
            <w:color w:val="000000"/>
            <w:lang w:val="en-CA"/>
          </w:rPr>
          <w:t xml:space="preserve">, </w:t>
        </w:r>
        <w:proofErr w:type="spellStart"/>
        <w:r>
          <w:rPr>
            <w:rFonts w:eastAsia="Times New Roman" w:cstheme="minorHAnsi"/>
            <w:color w:val="000000"/>
            <w:lang w:val="en-CA"/>
          </w:rPr>
          <w:t>p</w:t>
        </w:r>
      </w:ins>
      <w:ins w:id="697" w:author="Vanessa Fladmark" w:date="2020-05-31T16:58:00Z">
        <w:r w:rsidR="003424A0">
          <w:rPr>
            <w:rFonts w:eastAsia="Times New Roman" w:cstheme="minorHAnsi"/>
            <w:color w:val="000000"/>
            <w:lang w:val="en-CA"/>
          </w:rPr>
          <w:t>rey</w:t>
        </w:r>
      </w:ins>
      <w:ins w:id="698" w:author="Vanessa Fladmark" w:date="2020-05-31T14:22:00Z">
        <w:r w:rsidRPr="00266C78">
          <w:rPr>
            <w:rFonts w:eastAsia="Times New Roman" w:cstheme="minorHAnsi"/>
            <w:color w:val="000000"/>
            <w:vertAlign w:val="subscript"/>
            <w:lang w:val="en-CA"/>
            <w:rPrChange w:id="699" w:author="Vanessa Fladmark" w:date="2020-05-31T14:23:00Z">
              <w:rPr>
                <w:rFonts w:eastAsia="Times New Roman" w:cstheme="minorHAnsi"/>
                <w:color w:val="000000"/>
                <w:lang w:val="en-CA"/>
              </w:rPr>
            </w:rPrChange>
          </w:rPr>
          <w:t>i</w:t>
        </w:r>
      </w:ins>
      <w:ins w:id="700" w:author="Vanessa Fladmark" w:date="2020-05-31T14:23:00Z">
        <w:r w:rsidRPr="00266C78">
          <w:rPr>
            <w:rFonts w:eastAsia="Times New Roman" w:cstheme="minorHAnsi"/>
            <w:color w:val="000000"/>
            <w:vertAlign w:val="subscript"/>
            <w:lang w:val="en-CA"/>
            <w:rPrChange w:id="701" w:author="Vanessa Fladmark" w:date="2020-05-31T14:23:00Z">
              <w:rPr>
                <w:rFonts w:eastAsia="Times New Roman" w:cstheme="minorHAnsi"/>
                <w:color w:val="000000"/>
                <w:lang w:val="en-CA"/>
              </w:rPr>
            </w:rPrChange>
          </w:rPr>
          <w:t>c</w:t>
        </w:r>
      </w:ins>
      <w:proofErr w:type="spellEnd"/>
      <w:ins w:id="702" w:author="Vanessa Fladmark" w:date="2020-05-31T14:21:00Z">
        <w:r>
          <w:rPr>
            <w:rFonts w:eastAsia="Times New Roman" w:cstheme="minorHAnsi"/>
            <w:color w:val="000000"/>
            <w:lang w:val="en-CA"/>
          </w:rPr>
          <w:t>)</w:t>
        </w:r>
      </w:ins>
      <w:ins w:id="703" w:author="Vanessa Fladmark" w:date="2020-05-31T14:22:00Z">
        <w:r>
          <w:rPr>
            <w:rFonts w:eastAsia="Times New Roman" w:cstheme="minorHAnsi"/>
            <w:color w:val="000000"/>
            <w:lang w:val="en-CA"/>
          </w:rPr>
          <w:t>] * 100</w:t>
        </w:r>
      </w:ins>
    </w:p>
    <w:p w14:paraId="08517878" w14:textId="23AEA688" w:rsidR="00830B94" w:rsidRDefault="00830B94" w:rsidP="00266C78">
      <w:pPr>
        <w:spacing w:line="480" w:lineRule="auto"/>
        <w:rPr>
          <w:ins w:id="704" w:author="Vanessa Fladmark" w:date="2020-06-02T10:29:00Z"/>
          <w:rFonts w:eastAsia="Times New Roman" w:cstheme="minorHAnsi"/>
          <w:color w:val="000000"/>
          <w:lang w:val="en-CA"/>
        </w:rPr>
      </w:pPr>
      <w:ins w:id="705" w:author="Vanessa Fladmark" w:date="2020-06-02T10:29:00Z">
        <w:r>
          <w:rPr>
            <w:rFonts w:eastAsia="Times New Roman" w:cstheme="minorHAnsi"/>
            <w:color w:val="000000"/>
            <w:lang w:val="en-CA"/>
          </w:rPr>
          <w:t xml:space="preserve">Where </w:t>
        </w:r>
        <w:proofErr w:type="spellStart"/>
        <w:r>
          <w:rPr>
            <w:rFonts w:eastAsia="Times New Roman" w:cstheme="minorHAnsi"/>
            <w:color w:val="000000"/>
            <w:lang w:val="en-CA"/>
          </w:rPr>
          <w:t>prey</w:t>
        </w:r>
        <w:r w:rsidRPr="00830B94">
          <w:rPr>
            <w:rFonts w:eastAsia="Times New Roman" w:cstheme="minorHAnsi"/>
            <w:color w:val="000000"/>
            <w:vertAlign w:val="subscript"/>
            <w:lang w:val="en-CA"/>
            <w:rPrChange w:id="706" w:author="Vanessa Fladmark" w:date="2020-06-02T10:30:00Z">
              <w:rPr>
                <w:rFonts w:eastAsia="Times New Roman" w:cstheme="minorHAnsi"/>
                <w:color w:val="000000"/>
                <w:lang w:val="en-CA"/>
              </w:rPr>
            </w:rPrChange>
          </w:rPr>
          <w:t>ip</w:t>
        </w:r>
        <w:proofErr w:type="spellEnd"/>
        <w:r>
          <w:rPr>
            <w:rFonts w:eastAsia="Times New Roman" w:cstheme="minorHAnsi"/>
            <w:color w:val="000000"/>
            <w:lang w:val="en-CA"/>
          </w:rPr>
          <w:t xml:space="preserve"> is the proportion by weight of prey </w:t>
        </w:r>
        <w:proofErr w:type="spellStart"/>
        <w:r w:rsidRPr="00830B94">
          <w:rPr>
            <w:rFonts w:eastAsia="Times New Roman" w:cstheme="minorHAnsi"/>
            <w:i/>
            <w:iCs/>
            <w:color w:val="000000"/>
            <w:lang w:val="en-CA"/>
            <w:rPrChange w:id="707" w:author="Vanessa Fladmark" w:date="2020-06-02T10:30:00Z">
              <w:rPr>
                <w:rFonts w:eastAsia="Times New Roman" w:cstheme="minorHAnsi"/>
                <w:color w:val="000000"/>
                <w:lang w:val="en-CA"/>
              </w:rPr>
            </w:rPrChange>
          </w:rPr>
          <w:t>i</w:t>
        </w:r>
        <w:proofErr w:type="spellEnd"/>
        <w:r>
          <w:rPr>
            <w:rFonts w:eastAsia="Times New Roman" w:cstheme="minorHAnsi"/>
            <w:color w:val="000000"/>
            <w:lang w:val="en-CA"/>
          </w:rPr>
          <w:t xml:space="preserve"> in pink salmon stomachs and </w:t>
        </w:r>
        <w:proofErr w:type="spellStart"/>
        <w:r>
          <w:rPr>
            <w:rFonts w:eastAsia="Times New Roman" w:cstheme="minorHAnsi"/>
            <w:color w:val="000000"/>
            <w:lang w:val="en-CA"/>
          </w:rPr>
          <w:t>pr</w:t>
        </w:r>
      </w:ins>
      <w:ins w:id="708" w:author="Vanessa Fladmark" w:date="2020-06-02T10:30:00Z">
        <w:r>
          <w:rPr>
            <w:rFonts w:eastAsia="Times New Roman" w:cstheme="minorHAnsi"/>
            <w:color w:val="000000"/>
            <w:lang w:val="en-CA"/>
          </w:rPr>
          <w:t>ey</w:t>
        </w:r>
        <w:r w:rsidRPr="00830B94">
          <w:rPr>
            <w:rFonts w:eastAsia="Times New Roman" w:cstheme="minorHAnsi"/>
            <w:color w:val="000000"/>
            <w:vertAlign w:val="subscript"/>
            <w:lang w:val="en-CA"/>
            <w:rPrChange w:id="709" w:author="Vanessa Fladmark" w:date="2020-06-02T10:30:00Z">
              <w:rPr>
                <w:rFonts w:eastAsia="Times New Roman" w:cstheme="minorHAnsi"/>
                <w:color w:val="000000"/>
                <w:lang w:val="en-CA"/>
              </w:rPr>
            </w:rPrChange>
          </w:rPr>
          <w:t>ic</w:t>
        </w:r>
        <w:proofErr w:type="spellEnd"/>
        <w:r>
          <w:rPr>
            <w:rFonts w:eastAsia="Times New Roman" w:cstheme="minorHAnsi"/>
            <w:color w:val="000000"/>
            <w:lang w:val="en-CA"/>
          </w:rPr>
          <w:t xml:space="preserve"> is the proportion by weight of prey </w:t>
        </w:r>
        <w:proofErr w:type="spellStart"/>
        <w:r w:rsidRPr="00830B94">
          <w:rPr>
            <w:rFonts w:eastAsia="Times New Roman" w:cstheme="minorHAnsi"/>
            <w:i/>
            <w:iCs/>
            <w:color w:val="000000"/>
            <w:lang w:val="en-CA"/>
            <w:rPrChange w:id="710" w:author="Vanessa Fladmark" w:date="2020-06-02T10:30:00Z">
              <w:rPr>
                <w:rFonts w:eastAsia="Times New Roman" w:cstheme="minorHAnsi"/>
                <w:color w:val="000000"/>
                <w:lang w:val="en-CA"/>
              </w:rPr>
            </w:rPrChange>
          </w:rPr>
          <w:t>i</w:t>
        </w:r>
        <w:proofErr w:type="spellEnd"/>
        <w:r>
          <w:rPr>
            <w:rFonts w:eastAsia="Times New Roman" w:cstheme="minorHAnsi"/>
            <w:color w:val="000000"/>
            <w:lang w:val="en-CA"/>
          </w:rPr>
          <w:t xml:space="preserve"> in chum salmon stomachs</w:t>
        </w:r>
      </w:ins>
      <w:ins w:id="711" w:author="Vanessa Fladmark" w:date="2020-06-02T10:31:00Z">
        <w:r>
          <w:rPr>
            <w:rFonts w:eastAsia="Times New Roman" w:cstheme="minorHAnsi"/>
            <w:color w:val="000000"/>
            <w:lang w:val="en-CA"/>
          </w:rPr>
          <w:t xml:space="preserve"> </w:t>
        </w:r>
      </w:ins>
      <w:ins w:id="712" w:author="Vanessa Fladmark" w:date="2020-06-02T10:34:00Z">
        <w:r>
          <w:rPr>
            <w:rFonts w:eastAsia="Times New Roman" w:cstheme="minorHAnsi"/>
            <w:color w:val="000000"/>
            <w:lang w:val="en-CA"/>
          </w:rPr>
          <w:fldChar w:fldCharType="begin" w:fldLock="1"/>
        </w:r>
      </w:ins>
      <w:r>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preferences","type":"chapter"},"uris":["http://www.mendeley.com/documents/?uuid=224b1dde-da82-4c8d-8496-bb13439b1420"]},{"id":"ITEM-2","itemData":{"abstract":"This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subsequent reinjection and analysis of the fractions by heated-probe mass spectrometry and UV-fluorescence. The probe-MS experiments were performed in order to show that the material of the excluded peak does not consist of small and polar molecular species, rather than larger-molecular mass material. All the fractions were reinjected and some of them gave small extra peaks in the SEC chromatogram. The earliest fractions showed very weak UV-fluorescence indicating the presence of very high molecular mass material. The later-eluting fractions showed relatively strong fluorescence intensities with the position of the fluorescence intensities shifting to shorter wavelengths as the SEC elution time increased, indicating that the smaller polynuclear aromatic ring systems elute in the late fractions. Probe mass spectra showed that only those fractions isolated from SEC at the long elution times gave signals characteristic of aromatic and nitrogen compounds; the molecular mass range decreased with increasing elution time. Since the structures of the material excluded from the column or even that near the exclusion limit are not known, it is impossible to select standard materials or standard polymeric compounds to represent the molecular mass range of coal-derived liquids. For this reason, we believe that the polystyrene calibration represents the most reasonable compromise for SEC in NMP solvent in our system.\\nThis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subs…","author":[{"dropping-particle":"","family":"Chipps","given":"Steven R","non-dropping-particle":"","parse-names":false,"suffix":""},{"dropping-particle":"","family":"Garvey","given":"James E","non-dropping-particle":"","parse-names":false,"suffix":""}],"container-title":"American Fischery Society","id":"ITEM-2","issue":"May","issued":{"date-parts":[["2006"]]},"page":"42","title":"Assessment of Food Habits and Feeding Patterns","type":"article-journal"},"uris":["http://www.mendeley.com/documents/?uuid=256e5c30-59c4-4901-8498-68e7647a251a"]}],"mendeley":{"formattedCitation":"(Chipps &amp; Garvey, 2006; Krebs, 2013)","plainTextFormattedCitation":"(Chipps &amp; Garvey, 2006; Krebs, 2013)"},"properties":{"noteIndex":0},"schema":"https://github.com/citation-style-language/schema/raw/master/csl-citation.json"}</w:instrText>
      </w:r>
      <w:r>
        <w:rPr>
          <w:rFonts w:eastAsia="Times New Roman" w:cstheme="minorHAnsi"/>
          <w:color w:val="000000"/>
          <w:lang w:val="en-CA"/>
        </w:rPr>
        <w:fldChar w:fldCharType="separate"/>
      </w:r>
      <w:r w:rsidRPr="00830B94">
        <w:rPr>
          <w:rFonts w:eastAsia="Times New Roman" w:cstheme="minorHAnsi"/>
          <w:noProof/>
          <w:color w:val="000000"/>
          <w:lang w:val="en-CA"/>
        </w:rPr>
        <w:t>(Chipps &amp; Garvey, 2006; Krebs, 2013)</w:t>
      </w:r>
      <w:ins w:id="713" w:author="Vanessa Fladmark" w:date="2020-06-02T10:34:00Z">
        <w:r>
          <w:rPr>
            <w:rFonts w:eastAsia="Times New Roman" w:cstheme="minorHAnsi"/>
            <w:color w:val="000000"/>
            <w:lang w:val="en-CA"/>
          </w:rPr>
          <w:fldChar w:fldCharType="end"/>
        </w:r>
      </w:ins>
      <w:ins w:id="714" w:author="Vanessa Fladmark" w:date="2020-06-02T10:30:00Z">
        <w:r>
          <w:rPr>
            <w:rFonts w:eastAsia="Times New Roman" w:cstheme="minorHAnsi"/>
            <w:color w:val="000000"/>
            <w:lang w:val="en-CA"/>
          </w:rPr>
          <w:t>.</w:t>
        </w:r>
      </w:ins>
    </w:p>
    <w:p w14:paraId="7A318F71" w14:textId="414828C9" w:rsidR="00372150" w:rsidRPr="003C4653" w:rsidRDefault="007D1086" w:rsidP="00266C78">
      <w:pPr>
        <w:spacing w:line="480" w:lineRule="auto"/>
        <w:rPr>
          <w:rFonts w:eastAsia="Times New Roman" w:cstheme="minorHAnsi"/>
          <w:lang w:val="en-CA"/>
        </w:rPr>
      </w:pPr>
      <w:del w:id="715" w:author="Vanessa Fladmark" w:date="2020-06-02T10:28:00Z">
        <w:r w:rsidDel="000921D3">
          <w:rPr>
            <w:rFonts w:eastAsia="Times New Roman" w:cstheme="minorHAnsi"/>
            <w:color w:val="000000"/>
            <w:lang w:val="en-CA"/>
          </w:rPr>
          <w:delText xml:space="preserve">The </w:delText>
        </w:r>
        <w:r w:rsidR="00372150" w:rsidRPr="003C4653" w:rsidDel="000921D3">
          <w:rPr>
            <w:rFonts w:eastAsia="Times New Roman" w:cstheme="minorHAnsi"/>
            <w:color w:val="000000"/>
            <w:lang w:val="en-CA"/>
          </w:rPr>
          <w:delText>S</w:delText>
        </w:r>
        <w:r w:rsidDel="000921D3">
          <w:rPr>
            <w:rFonts w:eastAsia="Times New Roman" w:cstheme="minorHAnsi"/>
            <w:color w:val="000000"/>
            <w:lang w:val="en-CA"/>
          </w:rPr>
          <w:delText>c</w:delText>
        </w:r>
        <w:r w:rsidR="00372150" w:rsidRPr="003C4653" w:rsidDel="000921D3">
          <w:rPr>
            <w:rFonts w:eastAsia="Times New Roman" w:cstheme="minorHAnsi"/>
            <w:color w:val="000000"/>
            <w:lang w:val="en-CA"/>
          </w:rPr>
          <w:delText>hoener index is expressed as a percentage and</w:delText>
        </w:r>
        <w:commentRangeStart w:id="716"/>
        <w:r w:rsidR="00372150" w:rsidRPr="003C4653" w:rsidDel="000921D3">
          <w:rPr>
            <w:rFonts w:eastAsia="Times New Roman" w:cstheme="minorHAnsi"/>
            <w:color w:val="000000"/>
            <w:lang w:val="en-CA"/>
          </w:rPr>
          <w:delText xml:space="preserve"> overlap values </w:delText>
        </w:r>
        <w:r w:rsidR="0061405B" w:rsidDel="000921D3">
          <w:rPr>
            <w:rFonts w:eastAsia="Times New Roman" w:cstheme="minorHAnsi"/>
            <w:color w:val="000000"/>
            <w:lang w:val="en-CA"/>
          </w:rPr>
          <w:delText>of</w:delText>
        </w:r>
        <w:r w:rsidR="00372150" w:rsidRPr="003C4653" w:rsidDel="000921D3">
          <w:rPr>
            <w:rFonts w:eastAsia="Times New Roman" w:cstheme="minorHAnsi"/>
            <w:color w:val="000000"/>
            <w:lang w:val="en-CA"/>
          </w:rPr>
          <w:delText xml:space="preserve"> 60% are meaningful</w:delText>
        </w:r>
        <w:commentRangeEnd w:id="716"/>
        <w:r w:rsidR="00916329" w:rsidDel="000921D3">
          <w:rPr>
            <w:rStyle w:val="CommentReference"/>
          </w:rPr>
          <w:commentReference w:id="716"/>
        </w:r>
        <w:r w:rsidR="00372150" w:rsidRPr="003C4653" w:rsidDel="000921D3">
          <w:rPr>
            <w:rFonts w:eastAsia="Times New Roman" w:cstheme="minorHAnsi"/>
            <w:color w:val="000000"/>
            <w:lang w:val="en-CA"/>
          </w:rPr>
          <w:delText xml:space="preserve">. </w:delText>
        </w:r>
      </w:del>
      <w:r w:rsidR="00372150" w:rsidRPr="003C4653">
        <w:rPr>
          <w:rFonts w:eastAsia="Times New Roman" w:cstheme="minorHAnsi"/>
          <w:color w:val="000000"/>
          <w:lang w:val="en-CA"/>
        </w:rPr>
        <w:t xml:space="preserve">Note, the empty stomachs (those with no identifiable prey) in this study were excluded from all the multivariate </w:t>
      </w:r>
      <w:r w:rsidR="0061405B" w:rsidRPr="003C4653">
        <w:rPr>
          <w:rFonts w:eastAsia="Times New Roman" w:cstheme="minorHAnsi"/>
          <w:color w:val="000000"/>
          <w:lang w:val="en-CA"/>
        </w:rPr>
        <w:t>analyses but</w:t>
      </w:r>
      <w:r w:rsidR="00372150" w:rsidRPr="003C4653">
        <w:rPr>
          <w:rFonts w:eastAsia="Times New Roman" w:cstheme="minorHAnsi"/>
          <w:color w:val="000000"/>
          <w:lang w:val="en-CA"/>
        </w:rPr>
        <w:t xml:space="preserve"> were included in the calculation of the above indices.</w:t>
      </w:r>
      <w:commentRangeEnd w:id="642"/>
      <w:r w:rsidR="00241A3C">
        <w:rPr>
          <w:rStyle w:val="CommentReference"/>
        </w:rPr>
        <w:commentReference w:id="642"/>
      </w:r>
      <w:ins w:id="717" w:author="Vanessa Fladmark" w:date="2020-05-31T16:40:00Z">
        <w:r w:rsidR="009C420C">
          <w:rPr>
            <w:rFonts w:eastAsia="Times New Roman" w:cstheme="minorHAnsi"/>
            <w:color w:val="000000"/>
            <w:lang w:val="en-CA"/>
          </w:rPr>
          <w:t xml:space="preserve"> The prey taxonomic detail was retained in analyses, but for summary tables and figures, “other” is prey group</w:t>
        </w:r>
      </w:ins>
      <w:ins w:id="718" w:author="Vanessa Fladmark" w:date="2020-05-31T16:41:00Z">
        <w:r w:rsidR="009C420C">
          <w:rPr>
            <w:rFonts w:eastAsia="Times New Roman" w:cstheme="minorHAnsi"/>
            <w:color w:val="000000"/>
            <w:lang w:val="en-CA"/>
          </w:rPr>
          <w:t xml:space="preserve">ed together that doesn’t contribute </w:t>
        </w:r>
      </w:ins>
      <w:ins w:id="719" w:author="Vanessa Fladmark" w:date="2020-05-31T16:43:00Z">
        <w:r w:rsidR="009C420C">
          <w:rPr>
            <w:rFonts w:eastAsia="Times New Roman" w:cstheme="minorHAnsi"/>
            <w:color w:val="000000"/>
            <w:lang w:val="en-CA"/>
          </w:rPr>
          <w:t>substantially</w:t>
        </w:r>
      </w:ins>
      <w:ins w:id="720" w:author="Vanessa Fladmark" w:date="2020-05-31T16:41:00Z">
        <w:r w:rsidR="009C420C">
          <w:rPr>
            <w:rFonts w:eastAsia="Times New Roman" w:cstheme="minorHAnsi"/>
            <w:color w:val="000000"/>
            <w:lang w:val="en-CA"/>
          </w:rPr>
          <w:t xml:space="preserve"> to diets, such as amphipods, barnacle larvae,</w:t>
        </w:r>
      </w:ins>
      <w:ins w:id="721" w:author="Vanessa Fladmark" w:date="2020-05-31T16:42:00Z">
        <w:r w:rsidR="009C420C">
          <w:rPr>
            <w:rFonts w:eastAsia="Times New Roman" w:cstheme="minorHAnsi"/>
            <w:color w:val="000000"/>
            <w:lang w:val="en-CA"/>
          </w:rPr>
          <w:t xml:space="preserve"> bivalve larvae, cladocerans, fish larvae/eggs, pteropods, polychaetes, to name a few.</w:t>
        </w:r>
      </w:ins>
    </w:p>
    <w:p w14:paraId="5A58CA5A" w14:textId="77777777" w:rsidR="00372150" w:rsidRPr="003C4653" w:rsidRDefault="00372150" w:rsidP="00266C78">
      <w:pPr>
        <w:spacing w:line="480" w:lineRule="auto"/>
        <w:rPr>
          <w:rFonts w:eastAsia="Times New Roman" w:cstheme="minorHAnsi"/>
          <w:lang w:val="en-CA"/>
        </w:rPr>
      </w:pPr>
    </w:p>
    <w:p w14:paraId="1B57B28B"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2.3 Results</w:t>
      </w:r>
    </w:p>
    <w:p w14:paraId="0E693BCA" w14:textId="77777777" w:rsidR="00372150" w:rsidRPr="003C4653" w:rsidRDefault="00372150" w:rsidP="00266C78">
      <w:pPr>
        <w:spacing w:line="480" w:lineRule="auto"/>
        <w:rPr>
          <w:rFonts w:eastAsia="Times New Roman" w:cstheme="minorHAnsi"/>
          <w:lang w:val="en-CA"/>
        </w:rPr>
      </w:pPr>
    </w:p>
    <w:p w14:paraId="76277E2F" w14:textId="2407AC9A"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722"/>
      <w:r w:rsidRPr="003C4653">
        <w:rPr>
          <w:rFonts w:eastAsia="Times New Roman" w:cstheme="minorHAnsi"/>
          <w:color w:val="000000"/>
          <w:lang w:val="en-CA"/>
        </w:rPr>
        <w:t xml:space="preserve">The environment of Discovery Islands is characterized as warmer and fresher and Johnstone Strait is </w:t>
      </w:r>
      <w:commentRangeStart w:id="723"/>
      <w:del w:id="724" w:author="Vanessa Fladmark" w:date="2020-06-01T10:29:00Z">
        <w:r w:rsidRPr="003C4653" w:rsidDel="00DB4669">
          <w:rPr>
            <w:rFonts w:eastAsia="Times New Roman" w:cstheme="minorHAnsi"/>
            <w:color w:val="000000"/>
            <w:lang w:val="en-CA"/>
          </w:rPr>
          <w:delText>more oceanic</w:delText>
        </w:r>
        <w:commentRangeEnd w:id="723"/>
        <w:r w:rsidR="009C0199" w:rsidDel="00DB4669">
          <w:rPr>
            <w:rStyle w:val="CommentReference"/>
          </w:rPr>
          <w:commentReference w:id="723"/>
        </w:r>
        <w:r w:rsidRPr="003C4653" w:rsidDel="00DB4669">
          <w:rPr>
            <w:rFonts w:eastAsia="Times New Roman" w:cstheme="minorHAnsi"/>
            <w:color w:val="000000"/>
            <w:lang w:val="en-CA"/>
          </w:rPr>
          <w:delText xml:space="preserve"> in nature</w:delText>
        </w:r>
      </w:del>
      <w:ins w:id="725" w:author="Vanessa Fladmark" w:date="2020-06-01T10:29:00Z">
        <w:r w:rsidR="00DB4669">
          <w:rPr>
            <w:rFonts w:eastAsia="Times New Roman" w:cstheme="minorHAnsi"/>
            <w:color w:val="000000"/>
            <w:lang w:val="en-CA"/>
          </w:rPr>
          <w:t>colder and more saline</w:t>
        </w:r>
      </w:ins>
      <w:r w:rsidRPr="003C4653">
        <w:rPr>
          <w:rFonts w:eastAsia="Times New Roman" w:cstheme="minorHAnsi"/>
          <w:color w:val="000000"/>
          <w:lang w:val="en-CA"/>
        </w:rPr>
        <w:t xml:space="preserve">, and different zooplankton occur in each region. </w:t>
      </w:r>
      <w:commentRangeEnd w:id="722"/>
      <w:r w:rsidR="00241A3C">
        <w:rPr>
          <w:rStyle w:val="CommentReference"/>
        </w:rPr>
        <w:commentReference w:id="722"/>
      </w:r>
      <w:r w:rsidRPr="003C4653">
        <w:rPr>
          <w:rFonts w:eastAsia="Times New Roman" w:cstheme="minorHAnsi"/>
          <w:color w:val="000000"/>
          <w:lang w:val="en-CA"/>
        </w:rPr>
        <w:t xml:space="preserve">D07 </w:t>
      </w:r>
      <w:commentRangeStart w:id="726"/>
      <w:r w:rsidRPr="003C4653">
        <w:rPr>
          <w:rFonts w:eastAsia="Times New Roman" w:cstheme="minorHAnsi"/>
          <w:color w:val="000000"/>
          <w:lang w:val="en-CA"/>
        </w:rPr>
        <w:t>ha</w:t>
      </w:r>
      <w:ins w:id="727" w:author="Brian" w:date="2020-05-10T10:15:00Z">
        <w:r w:rsidR="00241A3C">
          <w:rPr>
            <w:rFonts w:eastAsia="Times New Roman" w:cstheme="minorHAnsi"/>
            <w:color w:val="000000"/>
            <w:lang w:val="en-CA"/>
          </w:rPr>
          <w:t>d</w:t>
        </w:r>
      </w:ins>
      <w:del w:id="728" w:author="Brian" w:date="2020-05-10T10:15:00Z">
        <w:r w:rsidRPr="003C4653" w:rsidDel="00241A3C">
          <w:rPr>
            <w:rFonts w:eastAsia="Times New Roman" w:cstheme="minorHAnsi"/>
            <w:color w:val="000000"/>
            <w:lang w:val="en-CA"/>
          </w:rPr>
          <w:delText>s</w:delText>
        </w:r>
      </w:del>
      <w:commentRangeEnd w:id="726"/>
      <w:r w:rsidR="00241A3C">
        <w:rPr>
          <w:rStyle w:val="CommentReference"/>
        </w:rPr>
        <w:commentReference w:id="726"/>
      </w:r>
      <w:r w:rsidRPr="003C4653">
        <w:rPr>
          <w:rFonts w:eastAsia="Times New Roman" w:cstheme="minorHAnsi"/>
          <w:color w:val="000000"/>
          <w:lang w:val="en-CA"/>
        </w:rPr>
        <w:t xml:space="preserve">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 xml:space="preserve">C, at D09 it </w:t>
      </w:r>
      <w:commentRangeStart w:id="729"/>
      <w:r w:rsidRPr="003C4653">
        <w:rPr>
          <w:rFonts w:eastAsia="Times New Roman" w:cstheme="minorHAnsi"/>
          <w:color w:val="000000"/>
          <w:lang w:val="en-CA"/>
        </w:rPr>
        <w:t>shift</w:t>
      </w:r>
      <w:ins w:id="730" w:author="Brian" w:date="2020-05-10T10:17:00Z">
        <w:r w:rsidR="009C0199">
          <w:rPr>
            <w:rFonts w:eastAsia="Times New Roman" w:cstheme="minorHAnsi"/>
            <w:color w:val="000000"/>
            <w:lang w:val="en-CA"/>
          </w:rPr>
          <w:t>ed</w:t>
        </w:r>
        <w:commentRangeEnd w:id="729"/>
        <w:r w:rsidR="009C0199">
          <w:rPr>
            <w:rStyle w:val="CommentReference"/>
          </w:rPr>
          <w:commentReference w:id="729"/>
        </w:r>
      </w:ins>
      <w:del w:id="731" w:author="Brian" w:date="2020-05-10T10:17:00Z">
        <w:r w:rsidRPr="003C4653" w:rsidDel="009C0199">
          <w:rPr>
            <w:rFonts w:eastAsia="Times New Roman" w:cstheme="minorHAnsi"/>
            <w:color w:val="000000"/>
            <w:lang w:val="en-CA"/>
          </w:rPr>
          <w:delText>s</w:delText>
        </w:r>
      </w:del>
      <w:r w:rsidRPr="003C4653">
        <w:rPr>
          <w:rFonts w:eastAsia="Times New Roman" w:cstheme="minorHAnsi"/>
          <w:color w:val="000000"/>
          <w:lang w:val="en-CA"/>
        </w:rPr>
        <w:t xml:space="preserve">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C</w:t>
      </w:r>
      <w:r w:rsidR="003852C1">
        <w:rPr>
          <w:rFonts w:eastAsia="Times New Roman" w:cstheme="minorHAnsi"/>
          <w:color w:val="000000"/>
          <w:lang w:val="en-CA"/>
        </w:rPr>
        <w:t xml:space="preserve"> (Figure 1; Figure 2)</w:t>
      </w:r>
      <w:r w:rsidRPr="003C4653">
        <w:rPr>
          <w:rFonts w:eastAsia="Times New Roman" w:cstheme="minorHAnsi"/>
          <w:color w:val="000000"/>
          <w:lang w:val="en-CA"/>
        </w:rPr>
        <w:t xml:space="preserve">. </w:t>
      </w:r>
      <w:commentRangeStart w:id="732"/>
      <w:r w:rsidRPr="003C4653">
        <w:rPr>
          <w:rFonts w:eastAsia="Times New Roman" w:cstheme="minorHAnsi"/>
          <w:color w:val="000000"/>
          <w:lang w:val="en-CA"/>
        </w:rPr>
        <w:t>The zooplankton biomass throughout this area is mostly composed of small zooplankton, in the 250 μm size fraction, mainly calanoid and cyclopoid copepods and the ‘other’ prey types. </w:t>
      </w:r>
      <w:commentRangeEnd w:id="732"/>
      <w:r w:rsidR="009C0199">
        <w:rPr>
          <w:rStyle w:val="CommentReference"/>
        </w:rPr>
        <w:commentReference w:id="732"/>
      </w:r>
    </w:p>
    <w:p w14:paraId="6420CE0D" w14:textId="77777777" w:rsidR="00372150" w:rsidRPr="003C4653" w:rsidRDefault="00372150" w:rsidP="00266C78">
      <w:pPr>
        <w:spacing w:line="480" w:lineRule="auto"/>
        <w:rPr>
          <w:rFonts w:eastAsia="Times New Roman" w:cstheme="minorHAnsi"/>
          <w:lang w:val="en-CA"/>
        </w:rPr>
      </w:pPr>
    </w:p>
    <w:p w14:paraId="598DC806" w14:textId="20C04025"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733"/>
      <w:commentRangeStart w:id="734"/>
      <w:r w:rsidRPr="003C4653">
        <w:rPr>
          <w:rFonts w:eastAsia="Times New Roman" w:cstheme="minorHAnsi"/>
          <w:color w:val="000000"/>
          <w:lang w:val="en-CA"/>
        </w:rPr>
        <w:t>Juvenile</w:t>
      </w:r>
      <w:commentRangeEnd w:id="733"/>
      <w:r w:rsidR="00F30F64">
        <w:rPr>
          <w:rStyle w:val="CommentReference"/>
        </w:rPr>
        <w:commentReference w:id="733"/>
      </w:r>
      <w:r w:rsidRPr="003C4653">
        <w:rPr>
          <w:rFonts w:eastAsia="Times New Roman" w:cstheme="minorHAnsi"/>
          <w:color w:val="000000"/>
          <w:lang w:val="en-CA"/>
        </w:rPr>
        <w:t xml:space="preserve"> chum salmon diets shift</w:t>
      </w:r>
      <w:ins w:id="735" w:author="Brian" w:date="2020-05-10T10:29:00Z">
        <w:r w:rsidR="00F30F64">
          <w:rPr>
            <w:rFonts w:eastAsia="Times New Roman" w:cstheme="minorHAnsi"/>
            <w:color w:val="000000"/>
            <w:lang w:val="en-CA"/>
          </w:rPr>
          <w:t>ed</w:t>
        </w:r>
      </w:ins>
      <w:r w:rsidRPr="003C4653">
        <w:rPr>
          <w:rFonts w:eastAsia="Times New Roman" w:cstheme="minorHAnsi"/>
          <w:color w:val="000000"/>
          <w:lang w:val="en-CA"/>
        </w:rPr>
        <w:t xml:space="preserve">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 to gelatinous </w:t>
      </w:r>
      <w:del w:id="736" w:author="Vanessa Fladmark" w:date="2020-06-01T10:31:00Z">
        <w:r w:rsidRPr="003C4653" w:rsidDel="00DB4669">
          <w:rPr>
            <w:rFonts w:eastAsia="Times New Roman" w:cstheme="minorHAnsi"/>
            <w:color w:val="000000"/>
            <w:lang w:val="en-CA"/>
          </w:rPr>
          <w:delText xml:space="preserve">then euphausiids </w:delText>
        </w:r>
      </w:del>
      <w:r w:rsidRPr="003C4653">
        <w:rPr>
          <w:rFonts w:eastAsia="Times New Roman" w:cstheme="minorHAnsi"/>
          <w:color w:val="000000"/>
          <w:lang w:val="en-CA"/>
        </w:rPr>
        <w:t>in Johnstone Strait</w:t>
      </w:r>
      <w:ins w:id="737" w:author="Vanessa Fladmark" w:date="2020-06-01T10:31:00Z">
        <w:r w:rsidR="00DB4669">
          <w:rPr>
            <w:rFonts w:eastAsia="Times New Roman" w:cstheme="minorHAnsi"/>
            <w:color w:val="000000"/>
            <w:lang w:val="en-CA"/>
          </w:rPr>
          <w:t xml:space="preserve"> and euphausiids </w:t>
        </w:r>
      </w:ins>
      <w:ins w:id="738" w:author="Vanessa Fladmark" w:date="2020-06-01T10:32:00Z">
        <w:r w:rsidR="00DB4669">
          <w:rPr>
            <w:rFonts w:eastAsia="Times New Roman" w:cstheme="minorHAnsi"/>
            <w:color w:val="000000"/>
            <w:lang w:val="en-CA"/>
          </w:rPr>
          <w:t>at the northern most site J02</w:t>
        </w:r>
      </w:ins>
      <w:r w:rsidRPr="003C4653">
        <w:rPr>
          <w:rFonts w:eastAsia="Times New Roman" w:cstheme="minorHAnsi"/>
          <w:color w:val="000000"/>
          <w:lang w:val="en-CA"/>
        </w:rPr>
        <w:t xml:space="preserve">, whereas pink salmon prey on copepods </w:t>
      </w:r>
      <w:ins w:id="739" w:author="Vanessa Fladmark" w:date="2020-06-01T10:32:00Z">
        <w:r w:rsidR="00DB4669">
          <w:rPr>
            <w:rFonts w:eastAsia="Times New Roman" w:cstheme="minorHAnsi"/>
            <w:color w:val="000000"/>
            <w:lang w:val="en-CA"/>
          </w:rPr>
          <w:t>throughout</w:t>
        </w:r>
      </w:ins>
      <w:del w:id="740" w:author="Vanessa Fladmark" w:date="2020-06-01T10:32:00Z">
        <w:r w:rsidRPr="003C4653" w:rsidDel="00DB4669">
          <w:rPr>
            <w:rFonts w:eastAsia="Times New Roman" w:cstheme="minorHAnsi"/>
            <w:color w:val="000000"/>
            <w:lang w:val="en-CA"/>
          </w:rPr>
          <w:delText>along the way</w:delText>
        </w:r>
      </w:del>
      <w:r w:rsidR="003852C1">
        <w:rPr>
          <w:rFonts w:eastAsia="Times New Roman" w:cstheme="minorHAnsi"/>
          <w:color w:val="000000"/>
          <w:lang w:val="en-CA"/>
        </w:rPr>
        <w:t xml:space="preserve"> (Figure </w:t>
      </w:r>
      <w:commentRangeEnd w:id="734"/>
      <w:r w:rsidR="009C0199">
        <w:rPr>
          <w:rStyle w:val="CommentReference"/>
        </w:rPr>
        <w:commentReference w:id="734"/>
      </w:r>
      <w:r w:rsidR="003852C1">
        <w:rPr>
          <w:rFonts w:eastAsia="Times New Roman" w:cstheme="minorHAnsi"/>
          <w:color w:val="000000"/>
          <w:lang w:val="en-CA"/>
        </w:rPr>
        <w:t>3)</w:t>
      </w:r>
      <w:r w:rsidRPr="003C4653">
        <w:rPr>
          <w:rFonts w:eastAsia="Times New Roman" w:cstheme="minorHAnsi"/>
          <w:color w:val="000000"/>
          <w:lang w:val="en-CA"/>
        </w:rPr>
        <w:t xml:space="preserve">. In addition to active selection for large (&gt;2 mm) calanoid copepods, pink salmon also fed upon decapod larvae, and nearshore </w:t>
      </w:r>
      <w:del w:id="741" w:author="Brian" w:date="2020-05-10T10:28:00Z">
        <w:r w:rsidRPr="003C4653" w:rsidDel="00F30F64">
          <w:rPr>
            <w:rFonts w:eastAsia="Times New Roman" w:cstheme="minorHAnsi"/>
            <w:color w:val="000000"/>
            <w:lang w:val="en-CA"/>
          </w:rPr>
          <w:delText xml:space="preserve">animals </w:delText>
        </w:r>
      </w:del>
      <w:ins w:id="742" w:author="Brian" w:date="2020-05-10T10:28:00Z">
        <w:r w:rsidR="00F30F64">
          <w:rPr>
            <w:rFonts w:eastAsia="Times New Roman" w:cstheme="minorHAnsi"/>
            <w:color w:val="000000"/>
            <w:lang w:val="en-CA"/>
          </w:rPr>
          <w:t>invertebrates</w:t>
        </w:r>
        <w:r w:rsidR="00F30F64" w:rsidRPr="003C4653">
          <w:rPr>
            <w:rFonts w:eastAsia="Times New Roman" w:cstheme="minorHAnsi"/>
            <w:color w:val="000000"/>
            <w:lang w:val="en-CA"/>
          </w:rPr>
          <w:t xml:space="preserve"> </w:t>
        </w:r>
      </w:ins>
      <w:r w:rsidRPr="003C4653">
        <w:rPr>
          <w:rFonts w:eastAsia="Times New Roman" w:cstheme="minorHAnsi"/>
          <w:color w:val="000000"/>
          <w:lang w:val="en-CA"/>
        </w:rPr>
        <w:t xml:space="preserve">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 mostly eating crustaceans. At the first Johnstone Strait site </w:t>
      </w:r>
      <w:ins w:id="743" w:author="Brian" w:date="2020-05-10T10:29:00Z">
        <w:r w:rsidR="00F30F64">
          <w:rPr>
            <w:rFonts w:eastAsia="Times New Roman" w:cstheme="minorHAnsi"/>
            <w:color w:val="000000"/>
            <w:lang w:val="en-CA"/>
          </w:rPr>
          <w:t>(</w:t>
        </w:r>
      </w:ins>
      <w:r w:rsidRPr="003C4653">
        <w:rPr>
          <w:rFonts w:eastAsia="Times New Roman" w:cstheme="minorHAnsi"/>
          <w:color w:val="000000"/>
          <w:lang w:val="en-CA"/>
        </w:rPr>
        <w:t>J06</w:t>
      </w:r>
      <w:ins w:id="744" w:author="Brian" w:date="2020-05-10T10:29:00Z">
        <w:r w:rsidR="00F30F64">
          <w:rPr>
            <w:rFonts w:eastAsia="Times New Roman" w:cstheme="minorHAnsi"/>
            <w:color w:val="000000"/>
            <w:lang w:val="en-CA"/>
          </w:rPr>
          <w:t>)</w:t>
        </w:r>
      </w:ins>
      <w:del w:id="745" w:author="Brian" w:date="2020-05-10T10:29:00Z">
        <w:r w:rsidRPr="003C4653" w:rsidDel="00F30F64">
          <w:rPr>
            <w:rFonts w:eastAsia="Times New Roman" w:cstheme="minorHAnsi"/>
            <w:color w:val="000000"/>
            <w:lang w:val="en-CA"/>
          </w:rPr>
          <w:delText>,</w:delText>
        </w:r>
      </w:del>
      <w:r w:rsidRPr="003C4653">
        <w:rPr>
          <w:rFonts w:eastAsia="Times New Roman" w:cstheme="minorHAnsi"/>
          <w:color w:val="000000"/>
          <w:lang w:val="en-CA"/>
        </w:rPr>
        <w:t xml:space="preserve"> chum salmon shift</w:t>
      </w:r>
      <w:ins w:id="746" w:author="Brian" w:date="2020-05-10T10:29:00Z">
        <w:r w:rsidR="00F30F64">
          <w:rPr>
            <w:rFonts w:eastAsia="Times New Roman" w:cstheme="minorHAnsi"/>
            <w:color w:val="000000"/>
            <w:lang w:val="en-CA"/>
          </w:rPr>
          <w:t>ed</w:t>
        </w:r>
      </w:ins>
      <w:r w:rsidRPr="003C4653">
        <w:rPr>
          <w:rFonts w:eastAsia="Times New Roman" w:cstheme="minorHAnsi"/>
          <w:color w:val="000000"/>
          <w:lang w:val="en-CA"/>
        </w:rPr>
        <w:t xml:space="preserve"> to gelatinous prey (possibly Cnidaria jellyfish) and pink salmon have nearshore prey, calanoids and other (gammarids, barnacles). The following Johnstone Strait site J08, chum salmon still consume gelatinous prey but also have higher amounts of large calanoid copepods, and pink salmon dominantly eat calanoids. There </w:t>
      </w:r>
      <w:ins w:id="747" w:author="Brian" w:date="2020-05-10T10:29:00Z">
        <w:r w:rsidR="00F30F64">
          <w:rPr>
            <w:rFonts w:eastAsia="Times New Roman" w:cstheme="minorHAnsi"/>
            <w:color w:val="000000"/>
            <w:lang w:val="en-CA"/>
          </w:rPr>
          <w:t>was</w:t>
        </w:r>
      </w:ins>
      <w:del w:id="748" w:author="Brian" w:date="2020-05-10T10:29:00Z">
        <w:r w:rsidRPr="003C4653" w:rsidDel="00F30F64">
          <w:rPr>
            <w:rFonts w:eastAsia="Times New Roman" w:cstheme="minorHAnsi"/>
            <w:color w:val="000000"/>
            <w:lang w:val="en-CA"/>
          </w:rPr>
          <w:delText>is</w:delText>
        </w:r>
      </w:del>
      <w:r w:rsidRPr="003C4653">
        <w:rPr>
          <w:rFonts w:eastAsia="Times New Roman" w:cstheme="minorHAnsi"/>
          <w:color w:val="000000"/>
          <w:lang w:val="en-CA"/>
        </w:rPr>
        <w:t xml:space="preserve"> a complete diet shift at the last Johnstone Strait site </w:t>
      </w:r>
      <w:ins w:id="749" w:author="Brian" w:date="2020-05-10T10:29:00Z">
        <w:r w:rsidR="00F30F64">
          <w:rPr>
            <w:rFonts w:eastAsia="Times New Roman" w:cstheme="minorHAnsi"/>
            <w:color w:val="000000"/>
            <w:lang w:val="en-CA"/>
          </w:rPr>
          <w:t>(</w:t>
        </w:r>
      </w:ins>
      <w:r w:rsidRPr="003C4653">
        <w:rPr>
          <w:rFonts w:eastAsia="Times New Roman" w:cstheme="minorHAnsi"/>
          <w:color w:val="000000"/>
          <w:lang w:val="en-CA"/>
        </w:rPr>
        <w:t>J02</w:t>
      </w:r>
      <w:ins w:id="750" w:author="Brian" w:date="2020-05-10T10:29:00Z">
        <w:r w:rsidR="00F30F64">
          <w:rPr>
            <w:rFonts w:eastAsia="Times New Roman" w:cstheme="minorHAnsi"/>
            <w:color w:val="000000"/>
            <w:lang w:val="en-CA"/>
          </w:rPr>
          <w:t>)</w:t>
        </w:r>
      </w:ins>
      <w:r w:rsidRPr="003C4653">
        <w:rPr>
          <w:rFonts w:eastAsia="Times New Roman" w:cstheme="minorHAnsi"/>
          <w:color w:val="000000"/>
          <w:lang w:val="en-CA"/>
        </w:rPr>
        <w:t xml:space="preserve">, where both of the salmon species consume calanoids, chaetognaths and euphausiid prey, but in different proportions. </w:t>
      </w:r>
      <w:commentRangeStart w:id="751"/>
      <w:r w:rsidRPr="003C4653">
        <w:rPr>
          <w:rFonts w:eastAsia="Times New Roman" w:cstheme="minorHAnsi"/>
          <w:color w:val="000000"/>
          <w:lang w:val="en-CA"/>
        </w:rPr>
        <w:t xml:space="preserve">Therefore, calanoids </w:t>
      </w:r>
      <w:del w:id="752" w:author="Brian" w:date="2020-05-10T10:30:00Z">
        <w:r w:rsidRPr="003C4653" w:rsidDel="00F30F64">
          <w:rPr>
            <w:rFonts w:eastAsia="Times New Roman" w:cstheme="minorHAnsi"/>
            <w:color w:val="000000"/>
            <w:lang w:val="en-CA"/>
          </w:rPr>
          <w:delText xml:space="preserve">are </w:delText>
        </w:r>
      </w:del>
      <w:ins w:id="753" w:author="Brian" w:date="2020-05-10T10:30:00Z">
        <w:r w:rsidR="00F30F64">
          <w:rPr>
            <w:rFonts w:eastAsia="Times New Roman" w:cstheme="minorHAnsi"/>
            <w:color w:val="000000"/>
            <w:lang w:val="en-CA"/>
          </w:rPr>
          <w:t>were</w:t>
        </w:r>
        <w:r w:rsidR="00F30F64" w:rsidRPr="003C4653">
          <w:rPr>
            <w:rFonts w:eastAsia="Times New Roman" w:cstheme="minorHAnsi"/>
            <w:color w:val="000000"/>
            <w:lang w:val="en-CA"/>
          </w:rPr>
          <w:t xml:space="preserve"> </w:t>
        </w:r>
      </w:ins>
      <w:r w:rsidRPr="003C4653">
        <w:rPr>
          <w:rFonts w:eastAsia="Times New Roman" w:cstheme="minorHAnsi"/>
          <w:color w:val="000000"/>
          <w:lang w:val="en-CA"/>
        </w:rPr>
        <w:t>important prey for pink salmon and chum salmon consume larger prey, either gelatinous zooplankton at most sites or euphausiids and chaetognaths at J02.</w:t>
      </w:r>
      <w:commentRangeEnd w:id="751"/>
      <w:r w:rsidR="00F30F64">
        <w:rPr>
          <w:rStyle w:val="CommentReference"/>
        </w:rPr>
        <w:commentReference w:id="751"/>
      </w:r>
    </w:p>
    <w:p w14:paraId="2F3F7F53" w14:textId="77777777" w:rsidR="00372150" w:rsidRPr="003C4653" w:rsidRDefault="00372150" w:rsidP="00266C78">
      <w:pPr>
        <w:spacing w:line="480" w:lineRule="auto"/>
        <w:rPr>
          <w:rFonts w:eastAsia="Times New Roman" w:cstheme="minorHAnsi"/>
          <w:lang w:val="en-CA"/>
        </w:rPr>
      </w:pPr>
    </w:p>
    <w:p w14:paraId="1E7B7A6B" w14:textId="24AA4B60" w:rsidR="003D5843" w:rsidRDefault="00372150" w:rsidP="00266C78">
      <w:pPr>
        <w:spacing w:line="480" w:lineRule="auto"/>
        <w:rPr>
          <w:ins w:id="754" w:author="Vanessa Fladmark" w:date="2020-06-02T10:40:00Z"/>
          <w:rFonts w:eastAsia="Times New Roman" w:cstheme="minorHAnsi"/>
          <w:color w:val="000000"/>
          <w:lang w:val="en-CA"/>
        </w:rPr>
      </w:pPr>
      <w:r w:rsidRPr="003C4653">
        <w:rPr>
          <w:rFonts w:eastAsia="Times New Roman" w:cstheme="minorHAnsi"/>
          <w:color w:val="000000"/>
          <w:lang w:val="en-CA"/>
        </w:rPr>
        <w:tab/>
      </w:r>
      <w:commentRangeStart w:id="755"/>
      <w:del w:id="756" w:author="Vanessa Fladmark" w:date="2020-06-01T10:34:00Z">
        <w:r w:rsidRPr="003C4653" w:rsidDel="00DB4669">
          <w:rPr>
            <w:rFonts w:eastAsia="Times New Roman" w:cstheme="minorHAnsi"/>
            <w:color w:val="000000"/>
            <w:lang w:val="en-CA"/>
          </w:rPr>
          <w:delText>Feeding intensity</w:delText>
        </w:r>
        <w:commentRangeEnd w:id="755"/>
        <w:r w:rsidR="00F30F64" w:rsidDel="00DB4669">
          <w:rPr>
            <w:rStyle w:val="CommentReference"/>
          </w:rPr>
          <w:commentReference w:id="755"/>
        </w:r>
        <w:r w:rsidRPr="003C4653" w:rsidDel="00DB4669">
          <w:rPr>
            <w:rFonts w:eastAsia="Times New Roman" w:cstheme="minorHAnsi"/>
            <w:color w:val="000000"/>
            <w:lang w:val="en-CA"/>
          </w:rPr>
          <w:delText xml:space="preserve"> </w:delText>
        </w:r>
      </w:del>
      <w:ins w:id="757" w:author="Vanessa Fladmark" w:date="2020-06-01T10:34:00Z">
        <w:r w:rsidR="00DB4669">
          <w:rPr>
            <w:rFonts w:eastAsia="Times New Roman" w:cstheme="minorHAnsi"/>
            <w:color w:val="000000"/>
            <w:lang w:val="en-CA"/>
          </w:rPr>
          <w:t xml:space="preserve">Gut fullness </w:t>
        </w:r>
      </w:ins>
      <w:r w:rsidRPr="003C4653">
        <w:rPr>
          <w:rFonts w:eastAsia="Times New Roman" w:cstheme="minorHAnsi"/>
          <w:color w:val="000000"/>
          <w:lang w:val="en-CA"/>
        </w:rPr>
        <w:t>was consistently low throughout this area of the salmon migration route, with the exception of incredibly full stomachs at the last site, Queen Charlotte Strait</w:t>
      </w:r>
      <w:r w:rsidR="00A16692">
        <w:rPr>
          <w:rFonts w:eastAsia="Times New Roman" w:cstheme="minorHAnsi"/>
          <w:color w:val="000000"/>
          <w:lang w:val="en-CA"/>
        </w:rPr>
        <w:t xml:space="preserve"> (Figure 4)</w:t>
      </w:r>
      <w:r w:rsidRPr="003C4653">
        <w:rPr>
          <w:rFonts w:eastAsia="Times New Roman" w:cstheme="minorHAnsi"/>
          <w:color w:val="000000"/>
          <w:lang w:val="en-CA"/>
        </w:rPr>
        <w:t xml:space="preserve">. Gut fullness indices were consistently below 1% body weight throughout the </w:t>
      </w:r>
      <w:commentRangeStart w:id="758"/>
      <w:del w:id="759" w:author="Vanessa Fladmark" w:date="2020-06-01T10:39:00Z">
        <w:r w:rsidRPr="003C4653" w:rsidDel="00DB4669">
          <w:rPr>
            <w:rFonts w:eastAsia="Times New Roman" w:cstheme="minorHAnsi"/>
            <w:color w:val="000000"/>
            <w:lang w:val="en-CA"/>
          </w:rPr>
          <w:delText>first four sites,</w:delText>
        </w:r>
        <w:commentRangeEnd w:id="758"/>
        <w:r w:rsidR="006F6A4C" w:rsidDel="00DB4669">
          <w:rPr>
            <w:rStyle w:val="CommentReference"/>
          </w:rPr>
          <w:commentReference w:id="758"/>
        </w:r>
      </w:del>
      <w:ins w:id="760" w:author="Vanessa Fladmark" w:date="2020-06-01T10:39:00Z">
        <w:r w:rsidR="00DB4669">
          <w:rPr>
            <w:rFonts w:eastAsia="Times New Roman" w:cstheme="minorHAnsi"/>
            <w:color w:val="000000"/>
            <w:lang w:val="en-CA"/>
          </w:rPr>
          <w:t xml:space="preserve">Discovery Islands and </w:t>
        </w:r>
        <w:r w:rsidR="00810FDA">
          <w:rPr>
            <w:rFonts w:eastAsia="Times New Roman" w:cstheme="minorHAnsi"/>
            <w:color w:val="000000"/>
            <w:lang w:val="en-CA"/>
          </w:rPr>
          <w:t>J06, the first Johnstone Strait site.</w:t>
        </w:r>
      </w:ins>
      <w:del w:id="761" w:author="Vanessa Fladmark" w:date="2020-06-01T10:39:00Z">
        <w:r w:rsidRPr="003C4653" w:rsidDel="00810FDA">
          <w:rPr>
            <w:rFonts w:eastAsia="Times New Roman" w:cstheme="minorHAnsi"/>
            <w:color w:val="000000"/>
            <w:lang w:val="en-CA"/>
          </w:rPr>
          <w:delText> </w:delText>
        </w:r>
        <w:r w:rsidR="00B0755B" w:rsidDel="00810FDA">
          <w:rPr>
            <w:rFonts w:eastAsia="Times New Roman" w:cstheme="minorHAnsi"/>
            <w:color w:val="000000"/>
            <w:lang w:val="en-CA"/>
          </w:rPr>
          <w:delText>and</w:delText>
        </w:r>
      </w:del>
      <w:r w:rsidR="00A16692">
        <w:rPr>
          <w:rFonts w:eastAsia="Times New Roman" w:cstheme="minorHAnsi"/>
          <w:lang w:val="en-CA"/>
        </w:rPr>
        <w:t xml:space="preserve"> </w:t>
      </w:r>
      <w:ins w:id="762" w:author="Vanessa Fladmark" w:date="2020-06-01T10:39:00Z">
        <w:r w:rsidR="00810FDA">
          <w:rPr>
            <w:rFonts w:eastAsia="Times New Roman" w:cstheme="minorHAnsi"/>
            <w:color w:val="000000"/>
            <w:lang w:val="en-CA"/>
          </w:rPr>
          <w:t>The</w:t>
        </w:r>
      </w:ins>
      <w:del w:id="763" w:author="Vanessa Fladmark" w:date="2020-06-01T10:39:00Z">
        <w:r w:rsidR="00B0755B" w:rsidDel="00810FDA">
          <w:rPr>
            <w:rFonts w:eastAsia="Times New Roman" w:cstheme="minorHAnsi"/>
            <w:color w:val="000000"/>
            <w:lang w:val="en-CA"/>
          </w:rPr>
          <w:delText>a</w:delText>
        </w:r>
        <w:r w:rsidRPr="003C4653" w:rsidDel="00810FDA">
          <w:rPr>
            <w:rFonts w:eastAsia="Times New Roman" w:cstheme="minorHAnsi"/>
            <w:color w:val="000000"/>
            <w:lang w:val="en-CA"/>
          </w:rPr>
          <w:delText>t</w:delText>
        </w:r>
      </w:del>
      <w:r w:rsidRPr="003C4653">
        <w:rPr>
          <w:rFonts w:eastAsia="Times New Roman" w:cstheme="minorHAnsi"/>
          <w:color w:val="000000"/>
          <w:lang w:val="en-CA"/>
        </w:rPr>
        <w:t xml:space="preserve"> mid-Johnstone Strait site J08, the gut fullness increase</w:t>
      </w:r>
      <w:ins w:id="764" w:author="Vanessa Fladmark" w:date="2020-06-01T10:41:00Z">
        <w:r w:rsidR="00810FDA">
          <w:rPr>
            <w:rFonts w:eastAsia="Times New Roman" w:cstheme="minorHAnsi"/>
            <w:color w:val="000000"/>
            <w:lang w:val="en-CA"/>
          </w:rPr>
          <w:t>d</w:t>
        </w:r>
      </w:ins>
      <w:del w:id="765" w:author="Vanessa Fladmark" w:date="2020-06-01T10:41:00Z">
        <w:r w:rsidRPr="003C4653" w:rsidDel="00810FDA">
          <w:rPr>
            <w:rFonts w:eastAsia="Times New Roman" w:cstheme="minorHAnsi"/>
            <w:color w:val="000000"/>
            <w:lang w:val="en-CA"/>
          </w:rPr>
          <w:delText>s</w:delText>
        </w:r>
      </w:del>
      <w:r w:rsidRPr="003C4653">
        <w:rPr>
          <w:rFonts w:eastAsia="Times New Roman" w:cstheme="minorHAnsi"/>
          <w:color w:val="000000"/>
          <w:lang w:val="en-CA"/>
        </w:rPr>
        <w:t xml:space="preserve"> to around 1% body weight, which is still relatively low, compared to the around </w:t>
      </w:r>
      <w:r w:rsidR="0061405B">
        <w:rPr>
          <w:rFonts w:eastAsia="Times New Roman" w:cstheme="minorHAnsi"/>
          <w:color w:val="000000"/>
          <w:lang w:val="en-CA"/>
        </w:rPr>
        <w:t>7</w:t>
      </w:r>
      <w:r w:rsidRPr="003C4653">
        <w:rPr>
          <w:rFonts w:eastAsia="Times New Roman" w:cstheme="minorHAnsi"/>
          <w:color w:val="000000"/>
          <w:lang w:val="en-CA"/>
        </w:rPr>
        <w:t>% body weight feeding intensity at site J02.</w:t>
      </w:r>
      <w:ins w:id="766" w:author="Vanessa Fladmark" w:date="2020-06-02T10:44:00Z">
        <w:r w:rsidR="003D5843">
          <w:rPr>
            <w:rFonts w:eastAsia="Times New Roman" w:cstheme="minorHAnsi"/>
            <w:color w:val="000000"/>
            <w:lang w:val="en-CA"/>
          </w:rPr>
          <w:t xml:space="preserve"> M</w:t>
        </w:r>
      </w:ins>
      <w:ins w:id="767" w:author="Vanessa Fladmark" w:date="2020-06-02T10:45:00Z">
        <w:r w:rsidR="003D5843">
          <w:rPr>
            <w:rFonts w:eastAsia="Times New Roman" w:cstheme="minorHAnsi"/>
            <w:color w:val="000000"/>
            <w:lang w:val="en-CA"/>
          </w:rPr>
          <w:t xml:space="preserve">acro- and microplastics were found in juvenile salmon stomachs, </w:t>
        </w:r>
      </w:ins>
      <w:ins w:id="768" w:author="Vanessa Fladmark" w:date="2020-06-02T10:48:00Z">
        <w:r w:rsidR="003D5843">
          <w:rPr>
            <w:rFonts w:eastAsia="Times New Roman" w:cstheme="minorHAnsi"/>
            <w:color w:val="000000"/>
            <w:lang w:val="en-CA"/>
          </w:rPr>
          <w:t xml:space="preserve">with a frequency of % for pink </w:t>
        </w:r>
      </w:ins>
      <w:ins w:id="769" w:author="Vanessa Fladmark" w:date="2020-06-02T10:49:00Z">
        <w:r w:rsidR="003D5843">
          <w:rPr>
            <w:rFonts w:eastAsia="Times New Roman" w:cstheme="minorHAnsi"/>
            <w:color w:val="000000"/>
            <w:lang w:val="en-CA"/>
          </w:rPr>
          <w:t>and % for chum, at sites D07/09/11 and J06.</w:t>
        </w:r>
      </w:ins>
    </w:p>
    <w:p w14:paraId="14BB0CC6" w14:textId="77777777" w:rsidR="003D5843" w:rsidRDefault="003D5843" w:rsidP="00266C78">
      <w:pPr>
        <w:spacing w:line="480" w:lineRule="auto"/>
        <w:rPr>
          <w:ins w:id="770" w:author="Vanessa Fladmark" w:date="2020-06-02T10:40:00Z"/>
          <w:rFonts w:eastAsia="Times New Roman" w:cstheme="minorHAnsi"/>
          <w:color w:val="000000"/>
          <w:lang w:val="en-CA"/>
        </w:rPr>
      </w:pPr>
    </w:p>
    <w:p w14:paraId="32045145" w14:textId="66E5C42C" w:rsidR="00372150" w:rsidRPr="003D5843" w:rsidRDefault="003D5843" w:rsidP="00266C78">
      <w:pPr>
        <w:spacing w:line="480" w:lineRule="auto"/>
        <w:rPr>
          <w:rFonts w:eastAsia="Times New Roman" w:cstheme="minorHAnsi"/>
          <w:color w:val="000000"/>
          <w:lang w:val="en-CA"/>
          <w:rPrChange w:id="771" w:author="Vanessa Fladmark" w:date="2020-06-02T10:40:00Z">
            <w:rPr>
              <w:rFonts w:eastAsia="Times New Roman" w:cstheme="minorHAnsi"/>
              <w:lang w:val="en-CA"/>
            </w:rPr>
          </w:rPrChange>
        </w:rPr>
      </w:pPr>
      <w:ins w:id="772" w:author="Vanessa Fladmark" w:date="2020-06-02T10:40:00Z">
        <w:r>
          <w:rPr>
            <w:rFonts w:eastAsia="Times New Roman" w:cstheme="minorHAnsi"/>
            <w:color w:val="000000"/>
            <w:lang w:val="en-CA"/>
          </w:rPr>
          <w:tab/>
        </w:r>
      </w:ins>
      <w:del w:id="773" w:author="Vanessa Fladmark" w:date="2020-06-02T10:40:00Z">
        <w:r w:rsidR="00372150" w:rsidRPr="003C4653" w:rsidDel="003D5843">
          <w:rPr>
            <w:rFonts w:eastAsia="Times New Roman" w:cstheme="minorHAnsi"/>
            <w:color w:val="000000"/>
            <w:lang w:val="en-CA"/>
          </w:rPr>
          <w:delText xml:space="preserve"> </w:delText>
        </w:r>
      </w:del>
      <w:r w:rsidR="00372150" w:rsidRPr="003C4653">
        <w:rPr>
          <w:rFonts w:eastAsia="Times New Roman" w:cstheme="minorHAnsi"/>
          <w:color w:val="000000"/>
          <w:lang w:val="en-CA"/>
        </w:rPr>
        <w:t>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commentRangeStart w:id="774"/>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commentRangeEnd w:id="774"/>
      <w:r w:rsidR="00916329">
        <w:rPr>
          <w:rStyle w:val="CommentReference"/>
        </w:rPr>
        <w:commentReference w:id="774"/>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sidR="00B0755B">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14:paraId="6AAE8DCB" w14:textId="77777777" w:rsidR="00DC12B2" w:rsidRPr="003C4653" w:rsidRDefault="00DC12B2" w:rsidP="00266C78">
      <w:pPr>
        <w:spacing w:line="480" w:lineRule="auto"/>
        <w:rPr>
          <w:rFonts w:eastAsia="Times New Roman" w:cstheme="minorHAnsi"/>
          <w:lang w:val="en-CA"/>
        </w:rPr>
      </w:pPr>
    </w:p>
    <w:p w14:paraId="45829AC2"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w:t>
      </w:r>
      <w:r w:rsidR="00A16692">
        <w:rPr>
          <w:rFonts w:eastAsia="Times New Roman" w:cstheme="minorHAnsi"/>
          <w:color w:val="000000"/>
          <w:lang w:val="en-CA"/>
        </w:rPr>
        <w:t xml:space="preserve"> (Figure 4)</w:t>
      </w:r>
      <w:r w:rsidRPr="003C4653">
        <w:rPr>
          <w:rFonts w:eastAsia="Times New Roman" w:cstheme="minorHAnsi"/>
          <w:color w:val="000000"/>
          <w:lang w:val="en-CA"/>
        </w:rPr>
        <w:t>. The first site of the migration route D07 had 25% dietary overlap, D09 saw a slight increase to 33%, then D11 decreased to 22%, and the lowest value was J06, with a mere 5% overlap. Mid-Johnstone Strait J08 had 14% dietary overlap and the final site near the entrance to Queen Charlotte Strait J02, had the highest diet overlap of 60%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14:paraId="3E77E18A" w14:textId="77777777" w:rsidR="00372150" w:rsidRPr="003C4653" w:rsidRDefault="00372150" w:rsidP="00266C78">
      <w:pPr>
        <w:spacing w:line="480" w:lineRule="auto"/>
        <w:rPr>
          <w:rFonts w:eastAsia="Times New Roman" w:cstheme="minorHAnsi"/>
          <w:lang w:val="en-CA"/>
        </w:rPr>
      </w:pPr>
    </w:p>
    <w:p w14:paraId="1CE06A25" w14:textId="77777777" w:rsidR="003D5843" w:rsidRDefault="00372150" w:rsidP="00266C78">
      <w:pPr>
        <w:spacing w:line="480" w:lineRule="auto"/>
        <w:rPr>
          <w:ins w:id="775" w:author="Vanessa Fladmark" w:date="2020-06-02T10:42:00Z"/>
          <w:rFonts w:eastAsia="Times New Roman" w:cstheme="minorHAnsi"/>
          <w:color w:val="000000"/>
          <w:lang w:val="en-CA"/>
        </w:rPr>
      </w:pPr>
      <w:r w:rsidRPr="003C4653">
        <w:rPr>
          <w:rFonts w:eastAsia="Times New Roman" w:cstheme="minorHAnsi"/>
          <w:color w:val="000000"/>
          <w:lang w:val="en-CA"/>
        </w:rPr>
        <w:tab/>
      </w:r>
      <w:commentRangeStart w:id="776"/>
      <w:r w:rsidRPr="003C4653">
        <w:rPr>
          <w:rFonts w:eastAsia="Times New Roman" w:cstheme="minorHAnsi"/>
          <w:color w:val="000000"/>
          <w:lang w:val="en-CA"/>
        </w:rPr>
        <w:t>Overall</w:t>
      </w:r>
      <w:commentRangeEnd w:id="776"/>
      <w:r w:rsidR="00893A55">
        <w:rPr>
          <w:rStyle w:val="CommentReference"/>
        </w:rPr>
        <w:commentReference w:id="776"/>
      </w:r>
      <w:r w:rsidRPr="003C4653">
        <w:rPr>
          <w:rFonts w:eastAsia="Times New Roman" w:cstheme="minorHAnsi"/>
          <w:color w:val="000000"/>
          <w:lang w:val="en-CA"/>
        </w:rPr>
        <w:t xml:space="preserve">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w:t>
      </w:r>
      <w:r w:rsidR="00A16692">
        <w:rPr>
          <w:rFonts w:eastAsia="Times New Roman" w:cstheme="minorHAnsi"/>
          <w:color w:val="000000"/>
          <w:lang w:val="en-CA"/>
        </w:rPr>
        <w:t xml:space="preserve"> (Figure 5)</w:t>
      </w:r>
      <w:r w:rsidRPr="003C4653">
        <w:rPr>
          <w:rFonts w:eastAsia="Times New Roman" w:cstheme="minorHAnsi"/>
          <w:color w:val="000000"/>
          <w:lang w:val="en-CA"/>
        </w:rPr>
        <w:t>.</w:t>
      </w:r>
    </w:p>
    <w:p w14:paraId="1A06202E" w14:textId="77777777" w:rsidR="003D5843" w:rsidRDefault="003D5843" w:rsidP="00266C78">
      <w:pPr>
        <w:spacing w:line="480" w:lineRule="auto"/>
        <w:rPr>
          <w:ins w:id="777" w:author="Vanessa Fladmark" w:date="2020-06-02T10:42:00Z"/>
          <w:rFonts w:eastAsia="Times New Roman" w:cstheme="minorHAnsi"/>
          <w:color w:val="000000"/>
          <w:lang w:val="en-CA"/>
        </w:rPr>
      </w:pPr>
    </w:p>
    <w:p w14:paraId="1814358A" w14:textId="1137D941" w:rsidR="00372150" w:rsidRPr="003C4653" w:rsidRDefault="003D5843" w:rsidP="00266C78">
      <w:pPr>
        <w:spacing w:line="480" w:lineRule="auto"/>
        <w:rPr>
          <w:rFonts w:eastAsia="Times New Roman" w:cstheme="minorHAnsi"/>
          <w:lang w:val="en-CA"/>
        </w:rPr>
      </w:pPr>
      <w:ins w:id="778" w:author="Vanessa Fladmark" w:date="2020-06-02T10:42:00Z">
        <w:r>
          <w:rPr>
            <w:rFonts w:eastAsia="Times New Roman" w:cstheme="minorHAnsi"/>
            <w:color w:val="000000"/>
            <w:lang w:val="en-CA"/>
          </w:rPr>
          <w:tab/>
        </w:r>
      </w:ins>
      <w:del w:id="779" w:author="Vanessa Fladmark" w:date="2020-06-02T10:42:00Z">
        <w:r w:rsidR="00372150" w:rsidRPr="003C4653" w:rsidDel="003D5843">
          <w:rPr>
            <w:rFonts w:eastAsia="Times New Roman" w:cstheme="minorHAnsi"/>
            <w:color w:val="000000"/>
            <w:lang w:val="en-CA"/>
          </w:rPr>
          <w:delText xml:space="preserve"> </w:delText>
        </w:r>
      </w:del>
      <w:r w:rsidR="00372150" w:rsidRPr="003C4653">
        <w:rPr>
          <w:rFonts w:eastAsia="Times New Roman" w:cstheme="minorHAnsi"/>
          <w:color w:val="000000"/>
          <w:lang w:val="en-CA"/>
        </w:rPr>
        <w:t>A cluster analysis also displayed this same trend</w:t>
      </w:r>
      <w:del w:id="780" w:author="Vanessa Fladmark" w:date="2020-06-02T10:44:00Z">
        <w:r w:rsidR="00372150" w:rsidRPr="003C4653" w:rsidDel="003D5843">
          <w:rPr>
            <w:rFonts w:eastAsia="Times New Roman" w:cstheme="minorHAnsi"/>
            <w:color w:val="000000"/>
            <w:lang w:val="en-CA"/>
          </w:rPr>
          <w:delText xml:space="preserve">, where </w:delText>
        </w:r>
      </w:del>
      <w:ins w:id="781" w:author="Vanessa Fladmark" w:date="2020-06-02T10:44:00Z">
        <w:r>
          <w:rPr>
            <w:rFonts w:eastAsia="Times New Roman" w:cstheme="minorHAnsi"/>
            <w:color w:val="000000"/>
            <w:lang w:val="en-CA"/>
          </w:rPr>
          <w:t xml:space="preserve"> as the NMDS, with </w:t>
        </w:r>
      </w:ins>
      <w:r w:rsidR="00372150" w:rsidRPr="003C4653">
        <w:rPr>
          <w:rFonts w:eastAsia="Times New Roman" w:cstheme="minorHAnsi"/>
          <w:color w:val="000000"/>
          <w:lang w:val="en-CA"/>
        </w:rPr>
        <w:t xml:space="preserve">the two regions </w:t>
      </w:r>
      <w:del w:id="782" w:author="Vanessa Fladmark" w:date="2020-06-02T10:44:00Z">
        <w:r w:rsidR="00372150" w:rsidRPr="003C4653" w:rsidDel="003D5843">
          <w:rPr>
            <w:rFonts w:eastAsia="Times New Roman" w:cstheme="minorHAnsi"/>
            <w:color w:val="000000"/>
            <w:lang w:val="en-CA"/>
          </w:rPr>
          <w:delText xml:space="preserve">were </w:delText>
        </w:r>
      </w:del>
      <w:r w:rsidR="00372150" w:rsidRPr="003C4653">
        <w:rPr>
          <w:rFonts w:eastAsia="Times New Roman" w:cstheme="minorHAnsi"/>
          <w:color w:val="000000"/>
          <w:lang w:val="en-CA"/>
        </w:rPr>
        <w:t>separated into main clusters and Johnstone Strait was subdivided by both site and species</w:t>
      </w:r>
      <w:r w:rsidR="00A16692">
        <w:rPr>
          <w:rFonts w:eastAsia="Times New Roman" w:cstheme="minorHAnsi"/>
          <w:color w:val="000000"/>
          <w:lang w:val="en-CA"/>
        </w:rPr>
        <w:t xml:space="preserve"> (Figure 6)</w:t>
      </w:r>
      <w:r w:rsidR="00372150" w:rsidRPr="003C4653">
        <w:rPr>
          <w:rFonts w:eastAsia="Times New Roman" w:cstheme="minorHAnsi"/>
          <w:color w:val="000000"/>
          <w:lang w:val="en-CA"/>
        </w:rPr>
        <w:t>. </w:t>
      </w:r>
      <w:r w:rsidR="000117C6">
        <w:rPr>
          <w:rFonts w:eastAsia="Times New Roman" w:cstheme="minorHAnsi"/>
          <w:lang w:val="en-CA"/>
        </w:rPr>
        <w:t xml:space="preserve"> </w:t>
      </w:r>
      <w:r w:rsidR="00372150"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w:t>
      </w:r>
      <w:del w:id="783" w:author="Vanessa Fladmark" w:date="2020-06-02T10:44:00Z">
        <w:r w:rsidR="00372150" w:rsidRPr="003C4653" w:rsidDel="003D5843">
          <w:rPr>
            <w:rFonts w:eastAsia="Times New Roman" w:cstheme="minorHAnsi"/>
            <w:color w:val="000000"/>
            <w:lang w:val="en-CA"/>
          </w:rPr>
          <w:delText xml:space="preserve"> value</w:delText>
        </w:r>
      </w:del>
      <w:r w:rsidR="00372150" w:rsidRPr="003C4653">
        <w:rPr>
          <w:rFonts w:eastAsia="Times New Roman" w:cstheme="minorHAnsi"/>
          <w:color w:val="000000"/>
          <w:lang w:val="en-CA"/>
        </w:rPr>
        <w:t>s.</w:t>
      </w:r>
    </w:p>
    <w:p w14:paraId="5A56B0C5" w14:textId="77777777" w:rsidR="00372150" w:rsidRPr="003C4653" w:rsidRDefault="00372150" w:rsidP="00266C78">
      <w:pPr>
        <w:spacing w:line="480" w:lineRule="auto"/>
        <w:rPr>
          <w:rFonts w:eastAsia="Times New Roman" w:cstheme="minorHAnsi"/>
          <w:lang w:val="en-CA"/>
        </w:rPr>
      </w:pPr>
    </w:p>
    <w:p w14:paraId="4AC853E7"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2.4 Discussion</w:t>
      </w:r>
    </w:p>
    <w:p w14:paraId="024792B3" w14:textId="4978B4C9" w:rsidR="00372150" w:rsidRDefault="00372150" w:rsidP="00266C78">
      <w:pPr>
        <w:spacing w:line="480" w:lineRule="auto"/>
        <w:rPr>
          <w:ins w:id="784" w:author="Vanessa Fladmark" w:date="2020-06-02T09:30:00Z"/>
          <w:rFonts w:eastAsia="Times New Roman" w:cstheme="minorHAnsi"/>
          <w:lang w:val="en-CA"/>
        </w:rPr>
      </w:pPr>
    </w:p>
    <w:p w14:paraId="36BC5E22" w14:textId="5E1C66A2" w:rsidR="002606FB" w:rsidRDefault="002606FB" w:rsidP="00B72FEC">
      <w:pPr>
        <w:spacing w:line="480" w:lineRule="auto"/>
        <w:rPr>
          <w:ins w:id="785" w:author="Vanessa Fladmark" w:date="2020-06-02T09:30:00Z"/>
          <w:rFonts w:eastAsia="Times New Roman" w:cstheme="minorHAnsi"/>
          <w:lang w:val="en-CA"/>
        </w:rPr>
      </w:pPr>
      <w:ins w:id="786" w:author="Vanessa Fladmark" w:date="2020-06-02T09:30:00Z">
        <w:r>
          <w:rPr>
            <w:rFonts w:eastAsia="Times New Roman" w:cstheme="minorHAnsi"/>
            <w:lang w:val="en-CA"/>
          </w:rPr>
          <w:tab/>
          <w:t>This study examined</w:t>
        </w:r>
      </w:ins>
      <w:ins w:id="787" w:author="Vanessa Fladmark" w:date="2020-06-02T09:31:00Z">
        <w:r>
          <w:rPr>
            <w:rFonts w:eastAsia="Times New Roman" w:cstheme="minorHAnsi"/>
            <w:lang w:val="en-CA"/>
          </w:rPr>
          <w:t xml:space="preserve"> 120</w:t>
        </w:r>
      </w:ins>
      <w:ins w:id="788" w:author="Vanessa Fladmark" w:date="2020-06-02T09:30:00Z">
        <w:r>
          <w:rPr>
            <w:rFonts w:eastAsia="Times New Roman" w:cstheme="minorHAnsi"/>
            <w:lang w:val="en-CA"/>
          </w:rPr>
          <w:t xml:space="preserve"> juvenile pink and chum </w:t>
        </w:r>
      </w:ins>
      <w:ins w:id="789" w:author="Vanessa Fladmark" w:date="2020-06-02T09:31:00Z">
        <w:r>
          <w:rPr>
            <w:rFonts w:eastAsia="Times New Roman" w:cstheme="minorHAnsi"/>
            <w:lang w:val="en-CA"/>
          </w:rPr>
          <w:t>salmon stomachs</w:t>
        </w:r>
      </w:ins>
      <w:ins w:id="790" w:author="Vanessa Fladmark" w:date="2020-06-02T09:30:00Z">
        <w:r>
          <w:rPr>
            <w:rFonts w:eastAsia="Times New Roman" w:cstheme="minorHAnsi"/>
            <w:lang w:val="en-CA"/>
          </w:rPr>
          <w:t xml:space="preserve"> </w:t>
        </w:r>
      </w:ins>
      <w:ins w:id="791" w:author="Vanessa Fladmark" w:date="2020-06-02T09:32:00Z">
        <w:r>
          <w:rPr>
            <w:rFonts w:eastAsia="Times New Roman" w:cstheme="minorHAnsi"/>
            <w:lang w:val="en-CA"/>
          </w:rPr>
          <w:t xml:space="preserve">to characterize diets </w:t>
        </w:r>
      </w:ins>
      <w:ins w:id="792" w:author="Vanessa Fladmark" w:date="2020-06-02T09:30:00Z">
        <w:r>
          <w:rPr>
            <w:rFonts w:eastAsia="Times New Roman" w:cstheme="minorHAnsi"/>
            <w:lang w:val="en-CA"/>
          </w:rPr>
          <w:t>d</w:t>
        </w:r>
      </w:ins>
      <w:ins w:id="793" w:author="Vanessa Fladmark" w:date="2020-06-02T09:31:00Z">
        <w:r>
          <w:rPr>
            <w:rFonts w:eastAsia="Times New Roman" w:cstheme="minorHAnsi"/>
            <w:lang w:val="en-CA"/>
          </w:rPr>
          <w:t xml:space="preserve">uring the </w:t>
        </w:r>
      </w:ins>
      <w:ins w:id="794" w:author="Vanessa Fladmark" w:date="2020-06-02T09:32:00Z">
        <w:r>
          <w:rPr>
            <w:rFonts w:eastAsia="Times New Roman" w:cstheme="minorHAnsi"/>
            <w:lang w:val="en-CA"/>
          </w:rPr>
          <w:t xml:space="preserve">2016 </w:t>
        </w:r>
      </w:ins>
      <w:ins w:id="795" w:author="Vanessa Fladmark" w:date="2020-06-02T09:31:00Z">
        <w:r>
          <w:rPr>
            <w:rFonts w:eastAsia="Times New Roman" w:cstheme="minorHAnsi"/>
            <w:lang w:val="en-CA"/>
          </w:rPr>
          <w:t xml:space="preserve">peak outmigration through the Discovery Islands and Johnstone Strait </w:t>
        </w:r>
      </w:ins>
      <w:ins w:id="796" w:author="Vanessa Fladmark" w:date="2020-06-02T09:37:00Z">
        <w:r>
          <w:rPr>
            <w:rFonts w:eastAsia="Times New Roman" w:cstheme="minorHAnsi"/>
            <w:lang w:val="en-CA"/>
          </w:rPr>
          <w:t xml:space="preserve">routes. </w:t>
        </w:r>
      </w:ins>
      <w:ins w:id="797" w:author="Vanessa Fladmark" w:date="2020-06-02T09:54:00Z">
        <w:r w:rsidR="00B72FEC">
          <w:rPr>
            <w:rFonts w:eastAsia="Times New Roman" w:cstheme="minorHAnsi"/>
            <w:lang w:val="en-CA"/>
          </w:rPr>
          <w:t>This area that was shown to be a trophic gauntlet for juvenile sockeye salmon, is also food limiting for pink and chum salmon</w:t>
        </w:r>
      </w:ins>
      <w:ins w:id="798" w:author="Vanessa Fladmark" w:date="2020-06-02T09:55:00Z">
        <w:r w:rsidR="00B72FEC">
          <w:rPr>
            <w:rFonts w:eastAsia="Times New Roman" w:cstheme="minorHAnsi"/>
            <w:lang w:val="en-CA"/>
          </w:rPr>
          <w:t xml:space="preserve">, and diet overlap between species was low in response. However, the northern </w:t>
        </w:r>
      </w:ins>
      <w:ins w:id="799" w:author="Vanessa Fladmark" w:date="2020-06-02T09:56:00Z">
        <w:r w:rsidR="00B72FEC">
          <w:rPr>
            <w:rFonts w:eastAsia="Times New Roman" w:cstheme="minorHAnsi"/>
            <w:lang w:val="en-CA"/>
          </w:rPr>
          <w:t xml:space="preserve">most site of J02 was shown to be a foraging hot spot for </w:t>
        </w:r>
      </w:ins>
      <w:ins w:id="800" w:author="Vanessa Fladmark" w:date="2020-06-02T09:59:00Z">
        <w:r w:rsidR="00B72FEC">
          <w:rPr>
            <w:rFonts w:eastAsia="Times New Roman" w:cstheme="minorHAnsi"/>
            <w:lang w:val="en-CA"/>
          </w:rPr>
          <w:t xml:space="preserve">juvenile </w:t>
        </w:r>
      </w:ins>
      <w:ins w:id="801" w:author="Vanessa Fladmark" w:date="2020-06-02T09:56:00Z">
        <w:r w:rsidR="00B72FEC">
          <w:rPr>
            <w:rFonts w:eastAsia="Times New Roman" w:cstheme="minorHAnsi"/>
            <w:lang w:val="en-CA"/>
          </w:rPr>
          <w:t xml:space="preserve">sockeye salmon in </w:t>
        </w:r>
      </w:ins>
      <w:ins w:id="802" w:author="Vanessa Fladmark" w:date="2020-06-02T09:58:00Z">
        <w:r w:rsidR="00B72FEC">
          <w:rPr>
            <w:rFonts w:eastAsia="Times New Roman" w:cstheme="minorHAnsi"/>
            <w:lang w:val="en-CA"/>
          </w:rPr>
          <w:t xml:space="preserve">June </w:t>
        </w:r>
      </w:ins>
      <w:ins w:id="803" w:author="Vanessa Fladmark" w:date="2020-06-02T09:56:00Z">
        <w:r w:rsidR="00B72FEC">
          <w:rPr>
            <w:rFonts w:eastAsia="Times New Roman" w:cstheme="minorHAnsi"/>
            <w:lang w:val="en-CA"/>
          </w:rPr>
          <w:t>2015 and this trend continued in 2016 for both pink and chum salmon</w:t>
        </w:r>
      </w:ins>
      <w:ins w:id="804" w:author="Vanessa Fladmark" w:date="2020-06-02T09:59:00Z">
        <w:r w:rsidR="00B72FEC">
          <w:rPr>
            <w:rFonts w:eastAsia="Times New Roman" w:cstheme="minorHAnsi"/>
            <w:lang w:val="en-CA"/>
          </w:rPr>
          <w:t>.</w:t>
        </w:r>
      </w:ins>
      <w:ins w:id="805" w:author="Vanessa Fladmark" w:date="2020-06-02T09:57:00Z">
        <w:r w:rsidR="00B72FEC">
          <w:rPr>
            <w:rFonts w:eastAsia="Times New Roman" w:cstheme="minorHAnsi"/>
            <w:lang w:val="en-CA"/>
          </w:rPr>
          <w:t xml:space="preserve"> </w:t>
        </w:r>
      </w:ins>
      <w:ins w:id="806" w:author="Vanessa Fladmark" w:date="2020-06-02T09:41:00Z">
        <w:r w:rsidR="00DC01E0">
          <w:rPr>
            <w:rFonts w:eastAsia="Times New Roman" w:cstheme="minorHAnsi"/>
            <w:lang w:val="en-CA"/>
          </w:rPr>
          <w:t xml:space="preserve"> </w:t>
        </w:r>
      </w:ins>
      <w:ins w:id="807" w:author="Vanessa Fladmark" w:date="2020-06-02T10:00:00Z">
        <w:r w:rsidR="00B72FEC">
          <w:rPr>
            <w:rFonts w:eastAsia="Times New Roman" w:cstheme="minorHAnsi"/>
            <w:lang w:val="en-CA"/>
          </w:rPr>
          <w:t xml:space="preserve">Juvenile pink and chum salmon switched trophic niches throughout the region according to </w:t>
        </w:r>
      </w:ins>
      <w:ins w:id="808" w:author="Vanessa Fladmark" w:date="2020-06-02T10:01:00Z">
        <w:r w:rsidR="00B72FEC">
          <w:rPr>
            <w:rFonts w:eastAsia="Times New Roman" w:cstheme="minorHAnsi"/>
            <w:lang w:val="en-CA"/>
          </w:rPr>
          <w:t xml:space="preserve">prey availability and species interactions, chum occupying a gelatinous niche and pink littoral. </w:t>
        </w:r>
      </w:ins>
    </w:p>
    <w:p w14:paraId="3C920939" w14:textId="77777777" w:rsidR="002606FB" w:rsidRPr="003C4653" w:rsidRDefault="002606FB" w:rsidP="00266C78">
      <w:pPr>
        <w:spacing w:line="480" w:lineRule="auto"/>
        <w:rPr>
          <w:rFonts w:eastAsia="Times New Roman" w:cstheme="minorHAnsi"/>
          <w:lang w:val="en-CA"/>
        </w:rPr>
      </w:pPr>
    </w:p>
    <w:p w14:paraId="0ED37EF9" w14:textId="5357BA79"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809"/>
      <w:r w:rsidRPr="003C4653">
        <w:rPr>
          <w:rFonts w:eastAsia="Times New Roman" w:cstheme="minorHAnsi"/>
          <w:color w:val="000000"/>
          <w:lang w:val="en-CA"/>
        </w:rPr>
        <w:t>Juvenile</w:t>
      </w:r>
      <w:commentRangeEnd w:id="809"/>
      <w:r w:rsidR="00001741">
        <w:rPr>
          <w:rStyle w:val="CommentReference"/>
        </w:rPr>
        <w:commentReference w:id="809"/>
      </w:r>
      <w:r w:rsidRPr="003C4653">
        <w:rPr>
          <w:rFonts w:eastAsia="Times New Roman" w:cstheme="minorHAnsi"/>
          <w:color w:val="000000"/>
          <w:lang w:val="en-CA"/>
        </w:rPr>
        <w:t xml:space="preserve"> pink and chum salmon have similar diets when </w:t>
      </w:r>
      <w:del w:id="810" w:author="Brian" w:date="2020-05-10T14:01:00Z">
        <w:r w:rsidRPr="003C4653" w:rsidDel="00001741">
          <w:rPr>
            <w:rFonts w:eastAsia="Times New Roman" w:cstheme="minorHAnsi"/>
            <w:color w:val="000000"/>
            <w:lang w:val="en-CA"/>
          </w:rPr>
          <w:delText>feeding intensity</w:delText>
        </w:r>
      </w:del>
      <w:ins w:id="811" w:author="Brian" w:date="2020-05-10T14:01:00Z">
        <w:r w:rsidR="00001741">
          <w:rPr>
            <w:rFonts w:eastAsia="Times New Roman" w:cstheme="minorHAnsi"/>
            <w:color w:val="000000"/>
            <w:lang w:val="en-CA"/>
          </w:rPr>
          <w:t>prey availability</w:t>
        </w:r>
      </w:ins>
      <w:r w:rsidRPr="003C4653">
        <w:rPr>
          <w:rFonts w:eastAsia="Times New Roman" w:cstheme="minorHAnsi"/>
          <w:color w:val="000000"/>
          <w:lang w:val="en-CA"/>
        </w:rPr>
        <w:t xml:space="preserve"> is high but utilize different foraging strategies when </w:t>
      </w:r>
      <w:ins w:id="812" w:author="Brian" w:date="2020-05-10T14:01:00Z">
        <w:r w:rsidR="00001741">
          <w:rPr>
            <w:rFonts w:eastAsia="Times New Roman" w:cstheme="minorHAnsi"/>
            <w:color w:val="000000"/>
            <w:lang w:val="en-CA"/>
          </w:rPr>
          <w:t>prey availability</w:t>
        </w:r>
        <w:r w:rsidR="00001741" w:rsidRPr="003C4653">
          <w:rPr>
            <w:rFonts w:eastAsia="Times New Roman" w:cstheme="minorHAnsi"/>
            <w:color w:val="000000"/>
            <w:lang w:val="en-CA"/>
          </w:rPr>
          <w:t xml:space="preserve"> </w:t>
        </w:r>
      </w:ins>
      <w:del w:id="813" w:author="Brian" w:date="2020-05-10T14:01:00Z">
        <w:r w:rsidRPr="003C4653" w:rsidDel="00001741">
          <w:rPr>
            <w:rFonts w:eastAsia="Times New Roman" w:cstheme="minorHAnsi"/>
            <w:color w:val="000000"/>
            <w:lang w:val="en-CA"/>
          </w:rPr>
          <w:delText xml:space="preserve">feeding </w:delText>
        </w:r>
      </w:del>
      <w:r w:rsidRPr="003C4653">
        <w:rPr>
          <w:rFonts w:eastAsia="Times New Roman" w:cstheme="minorHAnsi"/>
          <w:color w:val="000000"/>
          <w:lang w:val="en-CA"/>
        </w:rPr>
        <w:t xml:space="preserve">is low, </w:t>
      </w:r>
      <w:ins w:id="814" w:author="evgeny" w:date="2020-05-18T12:34:00Z">
        <w:r w:rsidR="003D287D">
          <w:rPr>
            <w:rFonts w:eastAsia="Times New Roman" w:cstheme="minorHAnsi"/>
            <w:color w:val="000000"/>
            <w:lang w:val="en-CA"/>
          </w:rPr>
          <w:t xml:space="preserve">indicative of resource </w:t>
        </w:r>
      </w:ins>
      <w:del w:id="815" w:author="evgeny" w:date="2020-05-18T12:34:00Z">
        <w:r w:rsidRPr="003C4653" w:rsidDel="003D287D">
          <w:rPr>
            <w:rFonts w:eastAsia="Times New Roman" w:cstheme="minorHAnsi"/>
            <w:color w:val="000000"/>
            <w:lang w:val="en-CA"/>
          </w:rPr>
          <w:delText xml:space="preserve">dividing </w:delText>
        </w:r>
      </w:del>
      <w:ins w:id="816" w:author="evgeny" w:date="2020-05-18T12:34:00Z">
        <w:r w:rsidR="003D287D">
          <w:rPr>
            <w:rFonts w:eastAsia="Times New Roman" w:cstheme="minorHAnsi"/>
            <w:color w:val="000000"/>
            <w:lang w:val="en-CA"/>
          </w:rPr>
          <w:t>portioning</w:t>
        </w:r>
      </w:ins>
      <w:del w:id="817" w:author="evgeny" w:date="2020-05-18T12:35:00Z">
        <w:r w:rsidRPr="003C4653" w:rsidDel="003D287D">
          <w:rPr>
            <w:rFonts w:eastAsia="Times New Roman" w:cstheme="minorHAnsi"/>
            <w:color w:val="000000"/>
            <w:lang w:val="en-CA"/>
          </w:rPr>
          <w:delText>resources by trophic niche</w:delText>
        </w:r>
      </w:del>
      <w:r w:rsidRPr="003C4653">
        <w:rPr>
          <w:rFonts w:eastAsia="Times New Roman" w:cstheme="minorHAnsi"/>
          <w:color w:val="000000"/>
          <w:lang w:val="en-CA"/>
        </w:rPr>
        <w:t xml:space="preserve">. Throughout most of the study sites, chum salmon </w:t>
      </w:r>
      <w:del w:id="818" w:author="evgeny" w:date="2020-05-18T12:35:00Z">
        <w:r w:rsidRPr="003C4653" w:rsidDel="003D287D">
          <w:rPr>
            <w:rFonts w:eastAsia="Times New Roman" w:cstheme="minorHAnsi"/>
            <w:color w:val="000000"/>
            <w:lang w:val="en-CA"/>
          </w:rPr>
          <w:delText xml:space="preserve">filled </w:delText>
        </w:r>
      </w:del>
      <w:ins w:id="819" w:author="evgeny" w:date="2020-05-18T12:35:00Z">
        <w:r w:rsidR="003D287D">
          <w:rPr>
            <w:rFonts w:eastAsia="Times New Roman" w:cstheme="minorHAnsi"/>
            <w:color w:val="000000"/>
            <w:lang w:val="en-CA"/>
          </w:rPr>
          <w:t>occupied (or “can be characterized as”)</w:t>
        </w:r>
        <w:r w:rsidR="003D287D" w:rsidRPr="003C4653">
          <w:rPr>
            <w:rFonts w:eastAsia="Times New Roman" w:cstheme="minorHAnsi"/>
            <w:color w:val="000000"/>
            <w:lang w:val="en-CA"/>
          </w:rPr>
          <w:t xml:space="preserve"> </w:t>
        </w:r>
      </w:ins>
      <w:r w:rsidRPr="003C4653">
        <w:rPr>
          <w:rFonts w:eastAsia="Times New Roman" w:cstheme="minorHAnsi"/>
          <w:color w:val="000000"/>
          <w:lang w:val="en-CA"/>
        </w:rPr>
        <w:t xml:space="preserve">the gelatinous </w:t>
      </w:r>
      <w:del w:id="820" w:author="Brian" w:date="2020-05-10T14:01:00Z">
        <w:r w:rsidRPr="003C4653" w:rsidDel="00001741">
          <w:rPr>
            <w:rFonts w:eastAsia="Times New Roman" w:cstheme="minorHAnsi"/>
            <w:color w:val="000000"/>
            <w:lang w:val="en-CA"/>
          </w:rPr>
          <w:delText xml:space="preserve">prey </w:delText>
        </w:r>
      </w:del>
      <w:ins w:id="821" w:author="Brian" w:date="2020-05-10T14:01:00Z">
        <w:r w:rsidR="00001741">
          <w:rPr>
            <w:rFonts w:eastAsia="Times New Roman" w:cstheme="minorHAnsi"/>
            <w:color w:val="000000"/>
            <w:lang w:val="en-CA"/>
          </w:rPr>
          <w:t>predator</w:t>
        </w:r>
        <w:r w:rsidR="00001741" w:rsidRPr="003C4653">
          <w:rPr>
            <w:rFonts w:eastAsia="Times New Roman" w:cstheme="minorHAnsi"/>
            <w:color w:val="000000"/>
            <w:lang w:val="en-CA"/>
          </w:rPr>
          <w:t xml:space="preserve"> </w:t>
        </w:r>
      </w:ins>
      <w:r w:rsidRPr="003C4653">
        <w:rPr>
          <w:rFonts w:eastAsia="Times New Roman" w:cstheme="minorHAnsi"/>
          <w:color w:val="000000"/>
          <w:lang w:val="en-CA"/>
        </w:rPr>
        <w:t xml:space="preserve">niche and </w:t>
      </w:r>
      <w:commentRangeStart w:id="822"/>
      <w:r w:rsidRPr="003C4653">
        <w:rPr>
          <w:rFonts w:eastAsia="Times New Roman" w:cstheme="minorHAnsi"/>
          <w:color w:val="000000"/>
          <w:lang w:val="en-CA"/>
        </w:rPr>
        <w:t xml:space="preserve">pink salmon were found </w:t>
      </w:r>
      <w:commentRangeStart w:id="823"/>
      <w:r w:rsidRPr="003C4653">
        <w:rPr>
          <w:rFonts w:eastAsia="Times New Roman" w:cstheme="minorHAnsi"/>
          <w:color w:val="000000"/>
          <w:lang w:val="en-CA"/>
        </w:rPr>
        <w:t>foraging</w:t>
      </w:r>
      <w:ins w:id="824" w:author="Vanessa Fladmark" w:date="2020-06-01T10:44:00Z">
        <w:r w:rsidR="00810FDA">
          <w:rPr>
            <w:rFonts w:eastAsia="Times New Roman" w:cstheme="minorHAnsi"/>
            <w:color w:val="000000"/>
            <w:lang w:val="en-CA"/>
          </w:rPr>
          <w:t xml:space="preserve"> in the littoral niche</w:t>
        </w:r>
      </w:ins>
      <w:r w:rsidRPr="003C4653">
        <w:rPr>
          <w:rFonts w:eastAsia="Times New Roman" w:cstheme="minorHAnsi"/>
          <w:color w:val="000000"/>
          <w:lang w:val="en-CA"/>
        </w:rPr>
        <w:t xml:space="preserve"> on nearshore insects, harpacticoids, caprellids and gammarids</w:t>
      </w:r>
      <w:commentRangeEnd w:id="823"/>
      <w:r w:rsidR="00001741">
        <w:rPr>
          <w:rStyle w:val="CommentReference"/>
        </w:rPr>
        <w:commentReference w:id="823"/>
      </w:r>
      <w:r w:rsidRPr="003C4653">
        <w:rPr>
          <w:rFonts w:eastAsia="Times New Roman" w:cstheme="minorHAnsi"/>
          <w:color w:val="000000"/>
          <w:lang w:val="en-CA"/>
        </w:rPr>
        <w:t xml:space="preserve">. </w:t>
      </w:r>
      <w:commentRangeEnd w:id="822"/>
      <w:r w:rsidR="003D287D">
        <w:rPr>
          <w:rStyle w:val="CommentReference"/>
        </w:rPr>
        <w:commentReference w:id="822"/>
      </w:r>
      <w:commentRangeStart w:id="825"/>
      <w:r w:rsidRPr="003C4653">
        <w:rPr>
          <w:rFonts w:eastAsia="Times New Roman" w:cstheme="minorHAnsi"/>
          <w:color w:val="000000"/>
          <w:lang w:val="en-CA"/>
        </w:rPr>
        <w:t>T</w:t>
      </w:r>
      <w:del w:id="826" w:author="Vanessa Fladmark" w:date="2020-06-01T10:45:00Z">
        <w:r w:rsidRPr="003C4653" w:rsidDel="00810FDA">
          <w:rPr>
            <w:rFonts w:eastAsia="Times New Roman" w:cstheme="minorHAnsi"/>
            <w:color w:val="000000"/>
            <w:lang w:val="en-CA"/>
          </w:rPr>
          <w:delText>he reliance on t</w:delText>
        </w:r>
      </w:del>
      <w:r w:rsidRPr="003C4653">
        <w:rPr>
          <w:rFonts w:eastAsia="Times New Roman" w:cstheme="minorHAnsi"/>
          <w:color w:val="000000"/>
          <w:lang w:val="en-CA"/>
        </w:rPr>
        <w:t>hese niche strategies shifted with the foraging intensity</w:t>
      </w:r>
      <w:commentRangeEnd w:id="825"/>
      <w:r w:rsidR="00001741">
        <w:rPr>
          <w:rStyle w:val="CommentReference"/>
        </w:rPr>
        <w:commentReference w:id="825"/>
      </w:r>
      <w:r w:rsidRPr="003C4653">
        <w:rPr>
          <w:rFonts w:eastAsia="Times New Roman" w:cstheme="minorHAnsi"/>
          <w:color w:val="000000"/>
          <w:lang w:val="en-CA"/>
        </w:rPr>
        <w:t>,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xml:space="preserve">% body weight stomach fullness, both species fed very similarly. Therefore, </w:t>
      </w:r>
      <w:ins w:id="827" w:author="Brian" w:date="2020-05-10T14:07:00Z">
        <w:r w:rsidR="00001741">
          <w:rPr>
            <w:rFonts w:eastAsia="Times New Roman" w:cstheme="minorHAnsi"/>
            <w:color w:val="000000"/>
            <w:lang w:val="en-CA"/>
          </w:rPr>
          <w:t xml:space="preserve">pink and chum </w:t>
        </w:r>
      </w:ins>
      <w:r w:rsidRPr="003C4653">
        <w:rPr>
          <w:rFonts w:eastAsia="Times New Roman" w:cstheme="minorHAnsi"/>
          <w:color w:val="000000"/>
          <w:lang w:val="en-CA"/>
        </w:rPr>
        <w:t xml:space="preserve">salmon </w:t>
      </w:r>
      <w:ins w:id="828" w:author="Brian" w:date="2020-05-10T14:07:00Z">
        <w:r w:rsidR="00001741">
          <w:rPr>
            <w:rFonts w:eastAsia="Times New Roman" w:cstheme="minorHAnsi"/>
            <w:color w:val="000000"/>
            <w:lang w:val="en-CA"/>
          </w:rPr>
          <w:t xml:space="preserve">were observed to </w:t>
        </w:r>
      </w:ins>
      <w:del w:id="829" w:author="Brian" w:date="2020-05-10T14:07:00Z">
        <w:r w:rsidRPr="003C4653" w:rsidDel="00001741">
          <w:rPr>
            <w:rFonts w:eastAsia="Times New Roman" w:cstheme="minorHAnsi"/>
            <w:color w:val="000000"/>
            <w:lang w:val="en-CA"/>
          </w:rPr>
          <w:delText xml:space="preserve">will </w:delText>
        </w:r>
      </w:del>
      <w:ins w:id="830" w:author="Brian" w:date="2020-05-10T14:08:00Z">
        <w:r w:rsidR="00DF030F">
          <w:rPr>
            <w:rFonts w:eastAsia="Times New Roman" w:cstheme="minorHAnsi"/>
            <w:color w:val="000000"/>
            <w:lang w:val="en-CA"/>
          </w:rPr>
          <w:t xml:space="preserve">both </w:t>
        </w:r>
      </w:ins>
      <w:r w:rsidRPr="003C4653">
        <w:rPr>
          <w:rFonts w:eastAsia="Times New Roman" w:cstheme="minorHAnsi"/>
          <w:color w:val="000000"/>
          <w:lang w:val="en-CA"/>
        </w:rPr>
        <w:t xml:space="preserve">consume higher quality prey such as euphausiids and large calanoids when available </w:t>
      </w:r>
      <w:ins w:id="831" w:author="Brian" w:date="2020-05-10T14:08:00Z">
        <w:r w:rsidR="00DF030F">
          <w:rPr>
            <w:rFonts w:eastAsia="Times New Roman" w:cstheme="minorHAnsi"/>
            <w:color w:val="000000"/>
            <w:lang w:val="en-CA"/>
          </w:rPr>
          <w:t xml:space="preserve">but to </w:t>
        </w:r>
      </w:ins>
      <w:del w:id="832" w:author="Brian" w:date="2020-05-10T14:08:00Z">
        <w:r w:rsidRPr="003C4653" w:rsidDel="00DF030F">
          <w:rPr>
            <w:rFonts w:eastAsia="Times New Roman" w:cstheme="minorHAnsi"/>
            <w:color w:val="000000"/>
            <w:lang w:val="en-CA"/>
          </w:rPr>
          <w:delText xml:space="preserve">and will otherwise </w:delText>
        </w:r>
      </w:del>
      <w:r w:rsidRPr="003C4653">
        <w:rPr>
          <w:rFonts w:eastAsia="Times New Roman" w:cstheme="minorHAnsi"/>
          <w:color w:val="000000"/>
          <w:lang w:val="en-CA"/>
        </w:rPr>
        <w:t xml:space="preserve">divide up the resource space </w:t>
      </w:r>
      <w:ins w:id="833" w:author="Brian" w:date="2020-05-10T14:08:00Z">
        <w:r w:rsidR="00DF030F">
          <w:rPr>
            <w:rFonts w:eastAsia="Times New Roman" w:cstheme="minorHAnsi"/>
            <w:color w:val="000000"/>
            <w:lang w:val="en-CA"/>
          </w:rPr>
          <w:t xml:space="preserve">when prey was limited. This </w:t>
        </w:r>
      </w:ins>
      <w:ins w:id="834" w:author="Brian" w:date="2020-05-10T14:09:00Z">
        <w:r w:rsidR="00DF030F">
          <w:rPr>
            <w:rFonts w:eastAsia="Times New Roman" w:cstheme="minorHAnsi"/>
            <w:color w:val="000000"/>
            <w:lang w:val="en-CA"/>
          </w:rPr>
          <w:t>strategy</w:t>
        </w:r>
      </w:ins>
      <w:ins w:id="835" w:author="Brian" w:date="2020-05-10T14:08:00Z">
        <w:r w:rsidR="00DF030F">
          <w:rPr>
            <w:rFonts w:eastAsia="Times New Roman" w:cstheme="minorHAnsi"/>
            <w:color w:val="000000"/>
            <w:lang w:val="en-CA"/>
          </w:rPr>
          <w:t xml:space="preserve"> </w:t>
        </w:r>
      </w:ins>
      <w:ins w:id="836" w:author="Brian" w:date="2020-05-10T14:09:00Z">
        <w:r w:rsidR="00DF030F">
          <w:rPr>
            <w:rFonts w:eastAsia="Times New Roman" w:cstheme="minorHAnsi"/>
            <w:color w:val="000000"/>
            <w:lang w:val="en-CA"/>
          </w:rPr>
          <w:t xml:space="preserve">would be expected to </w:t>
        </w:r>
      </w:ins>
      <w:del w:id="837" w:author="Brian" w:date="2020-05-10T14:09:00Z">
        <w:r w:rsidRPr="003C4653" w:rsidDel="00DF030F">
          <w:rPr>
            <w:rFonts w:eastAsia="Times New Roman" w:cstheme="minorHAnsi"/>
            <w:color w:val="000000"/>
            <w:lang w:val="en-CA"/>
          </w:rPr>
          <w:delText xml:space="preserve">to </w:delText>
        </w:r>
      </w:del>
      <w:r w:rsidRPr="003C4653">
        <w:rPr>
          <w:rFonts w:eastAsia="Times New Roman" w:cstheme="minorHAnsi"/>
          <w:color w:val="000000"/>
          <w:lang w:val="en-CA"/>
        </w:rPr>
        <w:t>limit potential competition. </w:t>
      </w:r>
    </w:p>
    <w:p w14:paraId="62BAD4CC" w14:textId="77777777" w:rsidR="00372150" w:rsidRPr="003C4653" w:rsidRDefault="00372150" w:rsidP="00266C78">
      <w:pPr>
        <w:spacing w:line="480" w:lineRule="auto"/>
        <w:rPr>
          <w:rFonts w:eastAsia="Times New Roman" w:cstheme="minorHAnsi"/>
          <w:lang w:val="en-CA"/>
        </w:rPr>
      </w:pPr>
    </w:p>
    <w:p w14:paraId="34828BBF"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14:paraId="0F37FEF9" w14:textId="731AAF9A"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w:t>
      </w:r>
      <w:ins w:id="838" w:author="Vanessa Fladmark" w:date="2020-06-01T10:50:00Z">
        <w:r w:rsidR="004B17CC">
          <w:rPr>
            <w:rFonts w:eastAsia="Times New Roman" w:cstheme="minorHAnsi"/>
            <w:color w:val="000000"/>
            <w:lang w:val="en-CA"/>
          </w:rPr>
          <w:t xml:space="preserve">patchy </w:t>
        </w:r>
      </w:ins>
      <w:commentRangeStart w:id="839"/>
      <w:del w:id="840" w:author="Vanessa Fladmark" w:date="2020-06-01T10:46:00Z">
        <w:r w:rsidRPr="003C4653" w:rsidDel="00810FDA">
          <w:rPr>
            <w:rFonts w:eastAsia="Times New Roman" w:cstheme="minorHAnsi"/>
            <w:color w:val="000000"/>
            <w:lang w:val="en-CA"/>
          </w:rPr>
          <w:delText>semi-decent</w:delText>
        </w:r>
        <w:commentRangeEnd w:id="839"/>
        <w:r w:rsidR="00001741" w:rsidDel="00810FDA">
          <w:rPr>
            <w:rStyle w:val="CommentReference"/>
          </w:rPr>
          <w:commentReference w:id="839"/>
        </w:r>
        <w:r w:rsidRPr="003C4653" w:rsidDel="00810FDA">
          <w:rPr>
            <w:rFonts w:eastAsia="Times New Roman" w:cstheme="minorHAnsi"/>
            <w:color w:val="000000"/>
            <w:lang w:val="en-CA"/>
          </w:rPr>
          <w:delText xml:space="preserve"> </w:delText>
        </w:r>
      </w:del>
      <w:r w:rsidRPr="003C4653">
        <w:rPr>
          <w:rFonts w:eastAsia="Times New Roman" w:cstheme="minorHAnsi"/>
          <w:color w:val="000000"/>
          <w:lang w:val="en-CA"/>
        </w:rPr>
        <w:t>feeding conditions, with</w:t>
      </w:r>
      <w:ins w:id="841" w:author="Vanessa Fladmark" w:date="2020-06-01T10:56:00Z">
        <w:r w:rsidR="004B17CC">
          <w:rPr>
            <w:rFonts w:eastAsia="Times New Roman" w:cstheme="minorHAnsi"/>
            <w:color w:val="000000"/>
            <w:lang w:val="en-CA"/>
          </w:rPr>
          <w:t xml:space="preserve"> empty stomachs or</w:t>
        </w:r>
      </w:ins>
      <w:r w:rsidRPr="003C4653">
        <w:rPr>
          <w:rFonts w:eastAsia="Times New Roman" w:cstheme="minorHAnsi"/>
          <w:color w:val="000000"/>
          <w:lang w:val="en-CA"/>
        </w:rPr>
        <w:t xml:space="preserve"> decapod larvae prey </w:t>
      </w:r>
      <w:del w:id="842" w:author="Vanessa Fladmark" w:date="2020-06-01T10:56:00Z">
        <w:r w:rsidRPr="003C4653" w:rsidDel="004B17CC">
          <w:rPr>
            <w:rFonts w:eastAsia="Times New Roman" w:cstheme="minorHAnsi"/>
            <w:color w:val="000000"/>
            <w:lang w:val="en-CA"/>
          </w:rPr>
          <w:delText xml:space="preserve">present </w:delText>
        </w:r>
      </w:del>
      <w:r w:rsidRPr="003C4653">
        <w:rPr>
          <w:rFonts w:eastAsia="Times New Roman" w:cstheme="minorHAnsi"/>
          <w:color w:val="000000"/>
          <w:lang w:val="en-CA"/>
        </w:rPr>
        <w:t xml:space="preserve">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w:t>
      </w:r>
      <w:commentRangeStart w:id="843"/>
      <w:r w:rsidRPr="003C4653">
        <w:rPr>
          <w:rFonts w:eastAsia="Times New Roman" w:cstheme="minorHAnsi"/>
          <w:color w:val="000000"/>
          <w:lang w:val="en-CA"/>
        </w:rPr>
        <w:t>Thus, salmon species feeding strategies will either be beneficial or detrimental depending on prey availability, and how these relationships could shift over time requires further research.</w:t>
      </w:r>
      <w:commentRangeEnd w:id="843"/>
      <w:r w:rsidR="00AC0B65">
        <w:rPr>
          <w:rStyle w:val="CommentReference"/>
        </w:rPr>
        <w:commentReference w:id="843"/>
      </w:r>
    </w:p>
    <w:p w14:paraId="723D4F1A" w14:textId="77777777" w:rsidR="00372150" w:rsidRPr="003C4653" w:rsidRDefault="00372150" w:rsidP="00266C78">
      <w:pPr>
        <w:spacing w:line="480" w:lineRule="auto"/>
        <w:rPr>
          <w:rFonts w:eastAsia="Times New Roman" w:cstheme="minorHAnsi"/>
          <w:lang w:val="en-CA"/>
        </w:rPr>
      </w:pPr>
    </w:p>
    <w:p w14:paraId="35107E93" w14:textId="24B179E4"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While Discovery Islands has more of an environmental gradient, </w:t>
      </w:r>
      <w:commentRangeStart w:id="844"/>
      <w:r w:rsidRPr="003C4653">
        <w:rPr>
          <w:rFonts w:eastAsia="Times New Roman" w:cstheme="minorHAnsi"/>
          <w:color w:val="000000"/>
          <w:lang w:val="en-CA"/>
        </w:rPr>
        <w:t xml:space="preserve">Johnstone Strait </w:t>
      </w:r>
      <w:ins w:id="845" w:author="Vanessa Fladmark" w:date="2020-06-02T10:05:00Z">
        <w:r w:rsidR="001215CF">
          <w:rPr>
            <w:rFonts w:eastAsia="Times New Roman" w:cstheme="minorHAnsi"/>
            <w:color w:val="000000"/>
            <w:lang w:val="en-CA"/>
          </w:rPr>
          <w:t>may be</w:t>
        </w:r>
      </w:ins>
      <w:del w:id="846" w:author="Vanessa Fladmark" w:date="2020-06-02T10:05:00Z">
        <w:r w:rsidRPr="003C4653" w:rsidDel="001215CF">
          <w:rPr>
            <w:rFonts w:eastAsia="Times New Roman" w:cstheme="minorHAnsi"/>
            <w:color w:val="000000"/>
            <w:lang w:val="en-CA"/>
          </w:rPr>
          <w:delText>is</w:delText>
        </w:r>
      </w:del>
      <w:r w:rsidRPr="003C4653">
        <w:rPr>
          <w:rFonts w:eastAsia="Times New Roman" w:cstheme="minorHAnsi"/>
          <w:color w:val="000000"/>
          <w:lang w:val="en-CA"/>
        </w:rPr>
        <w:t xml:space="preserve">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w:t>
      </w:r>
      <w:commentRangeEnd w:id="844"/>
      <w:r w:rsidR="00DF030F">
        <w:rPr>
          <w:rStyle w:val="CommentReference"/>
        </w:rPr>
        <w:commentReference w:id="844"/>
      </w:r>
      <w:r w:rsidRPr="003C4653">
        <w:rPr>
          <w:rFonts w:eastAsia="Times New Roman" w:cstheme="minorHAnsi"/>
          <w:color w:val="000000"/>
          <w:lang w:val="en-CA"/>
        </w:rPr>
        <w:t xml:space="preserve">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w:t>
      </w:r>
      <w:ins w:id="847" w:author="evgeny" w:date="2020-05-18T12:41:00Z">
        <w:r w:rsidR="00722B46">
          <w:rPr>
            <w:rFonts w:eastAsia="Times New Roman" w:cstheme="minorHAnsi"/>
            <w:color w:val="000000"/>
            <w:lang w:val="en-CA"/>
          </w:rPr>
          <w:t xml:space="preserve">packed with </w:t>
        </w:r>
      </w:ins>
      <w:del w:id="848" w:author="evgeny" w:date="2020-05-18T12:41:00Z">
        <w:r w:rsidRPr="003C4653" w:rsidDel="00722B46">
          <w:rPr>
            <w:rFonts w:eastAsia="Times New Roman" w:cstheme="minorHAnsi"/>
            <w:color w:val="000000"/>
            <w:lang w:val="en-CA"/>
          </w:rPr>
          <w:delText>that are literally bursting full of</w:delText>
        </w:r>
      </w:del>
      <w:r w:rsidRPr="003C4653">
        <w:rPr>
          <w:rFonts w:eastAsia="Times New Roman" w:cstheme="minorHAnsi"/>
          <w:color w:val="000000"/>
          <w:lang w:val="en-CA"/>
        </w:rPr>
        <w:t xml:space="preserve"> diverse</w:t>
      </w:r>
      <w:ins w:id="849" w:author="evgeny" w:date="2020-05-18T12:41:00Z">
        <w:r w:rsidR="00722B46">
          <w:rPr>
            <w:rFonts w:eastAsia="Times New Roman" w:cstheme="minorHAnsi"/>
            <w:color w:val="000000"/>
            <w:lang w:val="en-CA"/>
          </w:rPr>
          <w:t xml:space="preserve"> prey including </w:t>
        </w:r>
      </w:ins>
      <w:r w:rsidRPr="003C4653">
        <w:rPr>
          <w:rFonts w:eastAsia="Times New Roman" w:cstheme="minorHAnsi"/>
          <w:color w:val="000000"/>
          <w:lang w:val="en-CA"/>
        </w:rPr>
        <w:t xml:space="preserve"> calanoids, euphausiids and chaetognaths. This region therefore shows the relationship between diet similarity and foraging intensity, and how as conditions improve, species can begin to safely occupy the same trophic niche.</w:t>
      </w:r>
    </w:p>
    <w:p w14:paraId="54D4970E" w14:textId="77777777" w:rsidR="00372150" w:rsidRPr="003C4653" w:rsidRDefault="00372150" w:rsidP="00266C78">
      <w:pPr>
        <w:spacing w:line="480" w:lineRule="auto"/>
        <w:rPr>
          <w:rFonts w:eastAsia="Times New Roman" w:cstheme="minorHAnsi"/>
          <w:lang w:val="en-CA"/>
        </w:rPr>
      </w:pPr>
    </w:p>
    <w:p w14:paraId="7AB3E320" w14:textId="341A6503" w:rsidR="00372150" w:rsidRDefault="00372150" w:rsidP="00266C78">
      <w:pPr>
        <w:spacing w:line="480" w:lineRule="auto"/>
        <w:rPr>
          <w:ins w:id="850" w:author="Vanessa Fladmark" w:date="2020-06-02T10:49:00Z"/>
          <w:rFonts w:eastAsia="Times New Roman" w:cstheme="minorHAnsi"/>
          <w:color w:val="000000"/>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1996)","previouslyFormattedCitation":"(Godin, 1981;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(Godin, 1981; Tadokoro et al., 1996)</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0051427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columbia","type":"article-journal","volume":"38"},"uris":["http://www.mendeley.com/documents/?uuid=e38db5af-db9b-4a7e-b53c-6b173aaefd12"]},{"id":"ITEM-2","itemData":{"DOI":"10.1139/f79-073","ISSN":"0015-296X","abstract":"The meiofauna of the Nanaimo Estuary are briefly described. Nematodes and harpacticoid copepods were the numerically dominant taxa and reached their maximum population densities in late summer. Harpacticus uniremis was very important to the early diet of juvenile chum salmon (Oncorhynchus keta) but was one of the least common harpacticoid copepods in the estuary. The productivity of H. uniremis was found to be only slightly greater than the calculated food requirement of the chum salmon fry; there was close coupling between prey and predator. The role of detritus and bacterially processed carbon in the feeding of H. uniremis are discussed. Key words: harpacticoid copepods, secondary production, detritus, Harpacticus uniremis, turnover ratios, meiofauna","author":[{"dropping-particle":"","family":"Sibert","given":"J. R.","non-dropping-particle":"","parse-names":false,"suffix":""}],"container-title":"Journal of the Fisheries Research Board of Canada","id":"ITEM-2","issue":"5","issued":{"date-parts":[["1979"]]},"page":"497-503","title":"Detritus and Juvenile Salmon Production in the Nanaimo Estuary: II. Meiofauna Available as Food to Juvenile Chum Salmon (Oncorhynchus keta)","type":"article-journal","volume":"36"},"uris":["http://www.mendeley.com/documents/?uuid=a17094a6-89b4-42c4-9dc2-b8aba75f5c02"]},{"id":"ITEM-3","itemData":{"DOI":"10.1134/s0032945218050041","ISSN":"15556425","abstract":"The paper characterizes feeding of juvenile chum salmon Oncorhynchus keta and pink salmon O. gorbuscha during the fattening period in July 2013−2015 within the coastal zone of 0.5−1.5 km from the shores. The study revealed that both species exhibited diverse feeding in the pelagial, but older Neocalanus spp. and Pseudocalanus spp. copepodites were the main food items determining adequate covering of the fish demands for food. These invertebrates formed 78% of the total zooplankton biomass in the upper water layer (0−10 m). In 2013 and 2014, all juvenile fish specimens were feeding and were fed satisfactory. In 2015, feeding intensity of the juvenile fish was weaker and more than 1/3 of the fish were starving by the end of July. On average for three observation years, chum and pink salmons were feeding at the narrow shallows almost twofold better than over the wide shallows. Specific features of the fish feeding revealed in the present study are in agreement with the interannual and local fluctuations of the zooplankton abundance.","author":[{"dropping-particle":"V.","family":"Chebanova","given":"V.","non-dropping-particle":"","parse-names":false,"suffix":""},{"dropping-particle":"","family":"Frenkel","given":"S. E.","non-dropping-particle":"","parse-names":false,"suffix":""},{"dropping-particle":"","family":"Zelenikhina","given":"G. S.","non-dropping-particle":"","parse-names":false,"suffix":""}],"container-title":"Journal of Ichthyology","id":"ITEM-3","issue":"5","issued":{"date-parts":[["2018"]]},"page":"741-750","title":"Relation of feeding in juvenile chum salmon (Oncorhynchus keta) and pink salmon (o. gorbuscha) to abundance of zooplankton in coastal waters of the prostor bay (iturup island)","type":"article-journal","volume":"58"},"uris":["http://www.mendeley.com/documents/?uuid=ffdbd4c8-3c01-43fd-8486-2396037a9b52"]}],"mendeley":{"formattedCitation":"(Chebanova et al., 2018; Godin, 1981; Sibert, 1979)","plainTextFormattedCitation":"(Chebanova et al., 2018; Godin, 1981; Sibert, 1979)","previouslyFormattedCitation":"(Chebanova et al., 2018; Godin, 1981; Sibert, 1979)"},"properties":{"noteIndex":0},"schema":"https://github.com/citation-style-language/schema/raw/master/csl-citation.json"}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(Chebanova et al., 2018; Godin, 1981; Sibert, 1979)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et al., 2020)</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r w:rsidR="00F27A7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{"citationItems":[{"id":"ITEM-1","itemData":{"DOI":"10.1016/j.dsr2.2019.06.006","ISSN":"09670645","abstract":"Diet habits of five Pacific salmon species caught in the marine waters of the eastern and central regions of the Gulf of Alaska (GOA) were analyzed for spatial, interannual, seasonal, and ontogenetic differences. By making comparative analysis of diet variability over several years and marine conditions, between the eastern and central GOA ecosystems, during summer and fall, and between juvenile and adult salmon, we add to the understanding of the role of salmon in the GOA ecosystem. Diet composition differences were significant between all salmon/age-class pairs except for juvenile pink and sockeye salmon (no diet difference). The diets with the strongest separation (difference) were between either piscivorous salmon (Chinook or coho) and any planktivorous salmon (chum, sockeye or pink). Interannual differences in diet were also prevalent (all tested pairs were significant), followed by size-based ontogenetic diet changes between juveniles and adults, seasonal differences, and regional differences (eastern vs. central GOA). Lower and upper trophic level productivity in the GOA varied over the study period which influenced the type and amount of prey available to both piscivorous and planktivorous salmon. The year 2011 was an anomalously low production year in the GOA and this was reflected in poor feeding rate (stomach fullness) and condition factor. In contrast, foraging conditions during 2013 allowed for a positive condition factor for all juvenile salmon across the GOA even with low stomach fullness. Juvenile salmon in 2012 and 2014 had average feeding rates and condition factor. Interannual differences in the type of prey consumed, feeding rate, and condition factor often co-varied across region. These findings suggest that juvenile, immature, and maturing salmon growth and condition can be influenced by bottom-up forces in the ocean which may ultimately affect run timing and survival rate.","author":[{"dropping-particle":"","family":"Daly","given":"Elizabeth A.","non-dropping-particle":"","parse-names":false,"suffix":""},{"dropping-particle":"","family":"Moss","given":"Jamal H.","non-dropping-particle":"","parse-names":false,"suffix":""},{"dropping-particle":"","family":"Fergusson","given":"E.","non-dropping-particle":"","parse-names":false,"suffix":""},{"dropping-particle":"","family":"Debenham","given":"C.","non-dropping-particle":"","parse-names":false,"suffix":""}],"container-title":"Deep-Sea Research Part II: Topical Studies in Oceanography","id":"ITEM-1","issue":"June","issued":{"date-parts":[["2019"]]},"page":"329-339","publisher":"Elsevier Ltd","title":"Feeding ecology of salmon in eastern and central Gulf of Alaska","type":"article-journal","volume":"165"},"uris":["http://www.mendeley.com/documents/?uuid=3593b97d-3f02-4410-a971-6caf626f8d25"]}],"mendeley":{"formattedCitation":"(Daly et al., 2019)","plainTextFormattedCitation":"(Daly et al., 2019)","previouslyFormattedCitation":"(Daly et al.,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286A8E" w:rsidRPr="00286A8E">
        <w:rPr>
          <w:rFonts w:eastAsia="Times New Roman" w:cstheme="minorHAnsi"/>
          <w:noProof/>
          <w:color w:val="000000"/>
          <w:lang w:val="en-CA"/>
        </w:rPr>
        <w:t>(Daly et al.,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14:paraId="73A1F456" w14:textId="272775B0" w:rsidR="003D5843" w:rsidRDefault="003D5843" w:rsidP="00266C78">
      <w:pPr>
        <w:spacing w:line="480" w:lineRule="auto"/>
        <w:rPr>
          <w:ins w:id="851" w:author="Vanessa Fladmark" w:date="2020-06-02T10:49:00Z"/>
          <w:rFonts w:eastAsia="Times New Roman" w:cstheme="minorHAnsi"/>
          <w:color w:val="000000"/>
          <w:lang w:val="en-CA"/>
        </w:rPr>
      </w:pPr>
    </w:p>
    <w:p w14:paraId="2FDAB0E3" w14:textId="627CFC0F" w:rsidR="003D5843" w:rsidRPr="003C4653" w:rsidRDefault="003D5843" w:rsidP="00266C78">
      <w:pPr>
        <w:spacing w:line="480" w:lineRule="auto"/>
        <w:rPr>
          <w:rFonts w:eastAsia="Times New Roman" w:cstheme="minorHAnsi"/>
          <w:lang w:val="en-CA"/>
        </w:rPr>
      </w:pPr>
      <w:ins w:id="852" w:author="Vanessa Fladmark" w:date="2020-06-02T10:49:00Z">
        <w:r>
          <w:rPr>
            <w:rFonts w:eastAsia="Times New Roman" w:cstheme="minorHAnsi"/>
            <w:color w:val="000000"/>
            <w:lang w:val="en-CA"/>
          </w:rPr>
          <w:tab/>
          <w:t xml:space="preserve">Microplastics were not the focus of this study but they were found in % of </w:t>
        </w:r>
      </w:ins>
      <w:ins w:id="853" w:author="Vanessa Fladmark" w:date="2020-06-02T10:50:00Z">
        <w:r>
          <w:rPr>
            <w:rFonts w:eastAsia="Times New Roman" w:cstheme="minorHAnsi"/>
            <w:color w:val="000000"/>
            <w:lang w:val="en-CA"/>
          </w:rPr>
          <w:t xml:space="preserve">juvenile salmon stomachs, and one macroplastic was found to be 40% weight of </w:t>
        </w:r>
      </w:ins>
      <w:ins w:id="854" w:author="Vanessa Fladmark" w:date="2020-06-02T10:53:00Z">
        <w:r w:rsidR="00040479">
          <w:rPr>
            <w:rFonts w:eastAsia="Times New Roman" w:cstheme="minorHAnsi"/>
            <w:color w:val="000000"/>
            <w:lang w:val="en-CA"/>
          </w:rPr>
          <w:t>a</w:t>
        </w:r>
      </w:ins>
      <w:ins w:id="855" w:author="Vanessa Fladmark" w:date="2020-06-02T10:50:00Z">
        <w:r>
          <w:rPr>
            <w:rFonts w:eastAsia="Times New Roman" w:cstheme="minorHAnsi"/>
            <w:color w:val="000000"/>
            <w:lang w:val="en-CA"/>
          </w:rPr>
          <w:t xml:space="preserve"> pink salmon</w:t>
        </w:r>
      </w:ins>
      <w:ins w:id="856" w:author="Vanessa Fladmark" w:date="2020-06-02T10:53:00Z">
        <w:r w:rsidR="00040479">
          <w:rPr>
            <w:rFonts w:eastAsia="Times New Roman" w:cstheme="minorHAnsi"/>
            <w:color w:val="000000"/>
            <w:lang w:val="en-CA"/>
          </w:rPr>
          <w:t xml:space="preserve"> stomach</w:t>
        </w:r>
      </w:ins>
      <w:ins w:id="857" w:author="Vanessa Fladmark" w:date="2020-06-02T10:50:00Z">
        <w:r>
          <w:rPr>
            <w:rFonts w:eastAsia="Times New Roman" w:cstheme="minorHAnsi"/>
            <w:color w:val="000000"/>
            <w:lang w:val="en-CA"/>
          </w:rPr>
          <w:t>.</w:t>
        </w:r>
      </w:ins>
      <w:ins w:id="858" w:author="Vanessa Fladmark" w:date="2020-06-02T10:52:00Z">
        <w:r w:rsidR="00040479">
          <w:rPr>
            <w:rFonts w:eastAsia="Times New Roman" w:cstheme="minorHAnsi"/>
            <w:color w:val="000000"/>
            <w:lang w:val="en-CA"/>
          </w:rPr>
          <w:t xml:space="preserve"> </w:t>
        </w:r>
      </w:ins>
      <w:ins w:id="859" w:author="Vanessa Fladmark" w:date="2020-06-02T10:53:00Z">
        <w:r w:rsidR="00040479">
          <w:rPr>
            <w:rFonts w:eastAsia="Times New Roman" w:cstheme="minorHAnsi"/>
            <w:color w:val="000000"/>
            <w:lang w:val="en-CA"/>
          </w:rPr>
          <w:t xml:space="preserve">That 6 mm macroplastic had the shape, color and texture of a broken straw piece and </w:t>
        </w:r>
      </w:ins>
      <w:ins w:id="860" w:author="Vanessa Fladmark" w:date="2020-06-02T10:54:00Z">
        <w:r w:rsidR="00040479">
          <w:rPr>
            <w:rFonts w:eastAsia="Times New Roman" w:cstheme="minorHAnsi"/>
            <w:color w:val="000000"/>
            <w:lang w:val="en-CA"/>
          </w:rPr>
          <w:t xml:space="preserve">appeared larger than the sphincter could potentially pass, which </w:t>
        </w:r>
      </w:ins>
      <w:ins w:id="861" w:author="Vanessa Fladmark" w:date="2020-06-02T10:55:00Z">
        <w:r w:rsidR="00040479">
          <w:rPr>
            <w:rFonts w:eastAsia="Times New Roman" w:cstheme="minorHAnsi"/>
            <w:color w:val="000000"/>
            <w:lang w:val="en-CA"/>
          </w:rPr>
          <w:t>would likely reduce survival for that fish.</w:t>
        </w:r>
      </w:ins>
      <w:ins w:id="862" w:author="Vanessa Fladmark" w:date="2020-06-02T10:50:00Z">
        <w:r>
          <w:rPr>
            <w:rFonts w:eastAsia="Times New Roman" w:cstheme="minorHAnsi"/>
            <w:color w:val="000000"/>
            <w:lang w:val="en-CA"/>
          </w:rPr>
          <w:t xml:space="preserve"> </w:t>
        </w:r>
        <w:r w:rsidR="00040479">
          <w:rPr>
            <w:rFonts w:eastAsia="Times New Roman" w:cstheme="minorHAnsi"/>
            <w:color w:val="000000"/>
            <w:lang w:val="en-CA"/>
          </w:rPr>
          <w:t>Impacts of plastics on salmon and occurrenc</w:t>
        </w:r>
      </w:ins>
      <w:ins w:id="863" w:author="Vanessa Fladmark" w:date="2020-06-02T10:51:00Z">
        <w:r w:rsidR="00040479">
          <w:rPr>
            <w:rFonts w:eastAsia="Times New Roman" w:cstheme="minorHAnsi"/>
            <w:color w:val="000000"/>
            <w:lang w:val="en-CA"/>
          </w:rPr>
          <w:t>e</w:t>
        </w:r>
      </w:ins>
      <w:ins w:id="864" w:author="Vanessa Fladmark" w:date="2020-06-02T10:50:00Z">
        <w:r w:rsidR="00040479">
          <w:rPr>
            <w:rFonts w:eastAsia="Times New Roman" w:cstheme="minorHAnsi"/>
            <w:color w:val="000000"/>
            <w:lang w:val="en-CA"/>
          </w:rPr>
          <w:t xml:space="preserve"> in empty stomachs </w:t>
        </w:r>
      </w:ins>
      <w:ins w:id="865" w:author="Vanessa Fladmark" w:date="2020-06-02T10:51:00Z">
        <w:r w:rsidR="00040479">
          <w:rPr>
            <w:rFonts w:eastAsia="Times New Roman" w:cstheme="minorHAnsi"/>
            <w:color w:val="000000"/>
            <w:lang w:val="en-CA"/>
          </w:rPr>
          <w:t xml:space="preserve">with potential for cumulative effects, has incredible potential </w:t>
        </w:r>
      </w:ins>
      <w:ins w:id="866" w:author="Vanessa Fladmark" w:date="2020-06-02T10:56:00Z">
        <w:r w:rsidR="00040479">
          <w:rPr>
            <w:rFonts w:eastAsia="Times New Roman" w:cstheme="minorHAnsi"/>
            <w:color w:val="000000"/>
            <w:lang w:val="en-CA"/>
          </w:rPr>
          <w:t>to start</w:t>
        </w:r>
      </w:ins>
      <w:ins w:id="867" w:author="Vanessa Fladmark" w:date="2020-06-02T10:51:00Z">
        <w:r w:rsidR="00040479">
          <w:rPr>
            <w:rFonts w:eastAsia="Times New Roman" w:cstheme="minorHAnsi"/>
            <w:color w:val="000000"/>
            <w:lang w:val="en-CA"/>
          </w:rPr>
          <w:t xml:space="preserve"> a new area of salmon hea</w:t>
        </w:r>
      </w:ins>
      <w:ins w:id="868" w:author="Vanessa Fladmark" w:date="2020-06-02T10:52:00Z">
        <w:r w:rsidR="00040479">
          <w:rPr>
            <w:rFonts w:eastAsia="Times New Roman" w:cstheme="minorHAnsi"/>
            <w:color w:val="000000"/>
            <w:lang w:val="en-CA"/>
          </w:rPr>
          <w:t>lth research and conservation.</w:t>
        </w:r>
      </w:ins>
    </w:p>
    <w:p w14:paraId="621D4A2B" w14:textId="77777777" w:rsidR="00372150" w:rsidRPr="003C4653" w:rsidRDefault="00372150" w:rsidP="00266C78">
      <w:pPr>
        <w:spacing w:line="480" w:lineRule="auto"/>
        <w:rPr>
          <w:rFonts w:eastAsia="Times New Roman" w:cstheme="minorHAnsi"/>
          <w:lang w:val="en-CA"/>
        </w:rPr>
      </w:pPr>
    </w:p>
    <w:p w14:paraId="18B34417" w14:textId="4C2CB8EF" w:rsidR="00372150" w:rsidRDefault="00372150" w:rsidP="00266C78">
      <w:pPr>
        <w:spacing w:line="480" w:lineRule="auto"/>
        <w:rPr>
          <w:ins w:id="869" w:author="Brian" w:date="2020-05-10T14:15:00Z"/>
          <w:rFonts w:eastAsia="Times New Roman" w:cstheme="minorHAnsi"/>
          <w:color w:val="000000"/>
          <w:lang w:val="en-CA"/>
        </w:rPr>
      </w:pPr>
      <w:r w:rsidRPr="003C4653">
        <w:rPr>
          <w:rFonts w:eastAsia="Times New Roman" w:cstheme="minorHAnsi"/>
          <w:color w:val="000000"/>
          <w:lang w:val="en-CA"/>
        </w:rPr>
        <w:tab/>
        <w:t>While this research study focused on a snapshot of juvenile salmon feeding in June 2016 in this area, trends can</w:t>
      </w:r>
      <w:ins w:id="870" w:author="Brian" w:date="2020-05-10T14:13:00Z">
        <w:r w:rsidR="00DF030F">
          <w:rPr>
            <w:rFonts w:eastAsia="Times New Roman" w:cstheme="minorHAnsi"/>
            <w:color w:val="000000"/>
            <w:lang w:val="en-CA"/>
          </w:rPr>
          <w:t>not</w:t>
        </w:r>
      </w:ins>
      <w:del w:id="871" w:author="Brian" w:date="2020-05-10T14:13:00Z">
        <w:r w:rsidRPr="003C4653" w:rsidDel="00DF030F">
          <w:rPr>
            <w:rFonts w:eastAsia="Times New Roman" w:cstheme="minorHAnsi"/>
            <w:color w:val="000000"/>
            <w:lang w:val="en-CA"/>
          </w:rPr>
          <w:delText>’t</w:delText>
        </w:r>
      </w:del>
      <w:r w:rsidRPr="003C4653">
        <w:rPr>
          <w:rFonts w:eastAsia="Times New Roman" w:cstheme="minorHAnsi"/>
          <w:color w:val="000000"/>
          <w:lang w:val="en-CA"/>
        </w:rPr>
        <w:t xml:space="preserve">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14:paraId="6ABF97CA" w14:textId="77777777" w:rsidR="00DF030F" w:rsidRPr="003C4653" w:rsidRDefault="00DF030F" w:rsidP="00266C78">
      <w:pPr>
        <w:spacing w:line="480" w:lineRule="auto"/>
        <w:rPr>
          <w:rFonts w:eastAsia="Times New Roman" w:cstheme="minorHAnsi"/>
          <w:lang w:val="en-CA"/>
        </w:rPr>
      </w:pPr>
    </w:p>
    <w:p w14:paraId="645D9475" w14:textId="77777777" w:rsidR="00DF030F" w:rsidRDefault="00DF030F" w:rsidP="00266C78">
      <w:pPr>
        <w:spacing w:line="480" w:lineRule="auto"/>
        <w:rPr>
          <w:moveTo w:id="872" w:author="Brian" w:date="2020-05-10T14:15:00Z"/>
          <w:rFonts w:eastAsia="Times New Roman" w:cstheme="minorHAnsi"/>
          <w:color w:val="000000"/>
          <w:lang w:val="en-CA"/>
        </w:rPr>
      </w:pPr>
      <w:moveToRangeStart w:id="873" w:author="Brian" w:date="2020-05-10T14:15:00Z" w:name="move40012553"/>
      <w:moveTo w:id="874" w:author="Brian" w:date="2020-05-10T14:15:00Z">
        <w:r w:rsidRPr="003C4653">
          <w:rPr>
            <w:rFonts w:eastAsia="Times New Roman" w:cstheme="minorHAnsi"/>
            <w:color w:val="000000"/>
            <w:lang w:val="en-CA"/>
          </w:rPr>
          <w:tab/>
        </w:r>
        <w:r>
          <w:rPr>
            <w:rFonts w:eastAsia="Times New Roman" w:cstheme="minorHAnsi"/>
            <w:color w:val="000000"/>
            <w:lang w:val="en-CA"/>
          </w:rPr>
          <w:t>J</w:t>
        </w:r>
        <w:r w:rsidRPr="003C4653">
          <w:rPr>
            <w:rFonts w:eastAsia="Times New Roman" w:cstheme="minorHAnsi"/>
            <w:color w:val="000000"/>
            <w:lang w:val="en-CA"/>
          </w:rPr>
          <w:t xml:space="preserve">uvenile pink and chum salmon interactions are an important component of </w:t>
        </w:r>
        <w:r>
          <w:rPr>
            <w:rFonts w:eastAsia="Times New Roman" w:cstheme="minorHAnsi"/>
            <w:color w:val="000000"/>
            <w:lang w:val="en-CA"/>
          </w:rPr>
          <w:t xml:space="preserve">seasonal </w:t>
        </w:r>
        <w:r w:rsidRPr="003C4653">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areas, </w:t>
        </w:r>
        <w:r>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moveTo>
    </w:p>
    <w:p w14:paraId="75154609" w14:textId="77777777" w:rsidR="00DF030F" w:rsidRDefault="00DF030F" w:rsidP="00266C78">
      <w:pPr>
        <w:spacing w:line="480" w:lineRule="auto"/>
        <w:rPr>
          <w:moveTo w:id="875" w:author="Brian" w:date="2020-05-10T14:15:00Z"/>
          <w:rFonts w:eastAsia="Times New Roman" w:cstheme="minorHAnsi"/>
          <w:color w:val="000000"/>
          <w:lang w:val="en-CA"/>
        </w:rPr>
      </w:pPr>
      <w:moveTo w:id="876" w:author="Brian" w:date="2020-05-10T14:15:00Z">
        <w:r>
          <w:rPr>
            <w:rFonts w:eastAsia="Times New Roman" w:cstheme="minorHAnsi"/>
            <w:color w:val="000000"/>
            <w:lang w:val="en-CA"/>
          </w:rPr>
          <w:t>The extended period of starvation during early marine migration will most likely affect the growth of juvenile salmon and potential survival to adult recruitment in the subsequent years. Further research should be conducted on whether the extremes of high and low stomach fullness of outmigrating salmon persists over time and how their foraging strategies change.</w:t>
        </w:r>
      </w:moveTo>
    </w:p>
    <w:moveToRangeEnd w:id="873"/>
    <w:p w14:paraId="3047F27C" w14:textId="77777777" w:rsidR="00372150" w:rsidRPr="003C4653" w:rsidRDefault="00372150" w:rsidP="00266C78">
      <w:pPr>
        <w:spacing w:line="480" w:lineRule="auto"/>
        <w:rPr>
          <w:rFonts w:eastAsia="Times New Roman" w:cstheme="minorHAnsi"/>
          <w:lang w:val="en-CA"/>
        </w:rPr>
      </w:pPr>
    </w:p>
    <w:p w14:paraId="532E4780"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2.5 Conclusion</w:t>
      </w:r>
    </w:p>
    <w:p w14:paraId="3179EC24" w14:textId="77777777" w:rsidR="00372150" w:rsidRPr="003C4653" w:rsidRDefault="00372150" w:rsidP="00266C78">
      <w:pPr>
        <w:spacing w:line="480" w:lineRule="auto"/>
        <w:rPr>
          <w:rFonts w:eastAsia="Times New Roman" w:cstheme="minorHAnsi"/>
          <w:lang w:val="en-CA"/>
        </w:rPr>
      </w:pPr>
    </w:p>
    <w:p w14:paraId="2D64F779" w14:textId="52104B84"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del w:id="877" w:author="Brian" w:date="2020-05-10T14:15:00Z">
        <w:r w:rsidRPr="003C4653" w:rsidDel="00DF030F">
          <w:rPr>
            <w:rFonts w:eastAsia="Times New Roman" w:cstheme="minorHAnsi"/>
            <w:color w:val="000000"/>
            <w:lang w:val="en-CA"/>
          </w:rPr>
          <w:delText>In conclusion, j</w:delText>
        </w:r>
      </w:del>
      <w:ins w:id="878" w:author="Brian" w:date="2020-05-10T14:15:00Z">
        <w:r w:rsidR="00DF030F">
          <w:rPr>
            <w:rFonts w:eastAsia="Times New Roman" w:cstheme="minorHAnsi"/>
            <w:color w:val="000000"/>
            <w:lang w:val="en-CA"/>
          </w:rPr>
          <w:t>J</w:t>
        </w:r>
      </w:ins>
      <w:r w:rsidRPr="003C4653">
        <w:rPr>
          <w:rFonts w:eastAsia="Times New Roman" w:cstheme="minorHAnsi"/>
          <w:color w:val="000000"/>
          <w:lang w:val="en-CA"/>
        </w:rPr>
        <w:t>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14:paraId="1576A0FF" w14:textId="77777777" w:rsidR="00372150" w:rsidRPr="003C4653" w:rsidRDefault="00372150" w:rsidP="00266C78">
      <w:pPr>
        <w:spacing w:line="480" w:lineRule="auto"/>
        <w:rPr>
          <w:rFonts w:eastAsia="Times New Roman" w:cstheme="minorHAnsi"/>
          <w:lang w:val="en-CA"/>
        </w:rPr>
      </w:pPr>
    </w:p>
    <w:p w14:paraId="030B076B" w14:textId="6705965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14:paraId="592850DD" w14:textId="77777777" w:rsidR="00372150" w:rsidRPr="003C4653" w:rsidRDefault="00372150" w:rsidP="00266C78">
      <w:pPr>
        <w:spacing w:line="480" w:lineRule="auto"/>
        <w:rPr>
          <w:rFonts w:eastAsia="Times New Roman" w:cstheme="minorHAnsi"/>
          <w:lang w:val="en-CA"/>
        </w:rPr>
      </w:pPr>
    </w:p>
    <w:p w14:paraId="7AB30294" w14:textId="319B838F" w:rsidR="004D4459" w:rsidDel="00DF030F" w:rsidRDefault="00372150">
      <w:pPr>
        <w:spacing w:line="480" w:lineRule="auto"/>
        <w:rPr>
          <w:moveFrom w:id="879" w:author="Brian" w:date="2020-05-10T14:15:00Z"/>
          <w:rFonts w:eastAsia="Times New Roman" w:cstheme="minorHAnsi"/>
          <w:color w:val="000000"/>
          <w:lang w:val="en-CA"/>
        </w:rPr>
      </w:pPr>
      <w:moveFromRangeStart w:id="880" w:author="Brian" w:date="2020-05-10T14:15:00Z" w:name="move40012553"/>
      <w:moveFrom w:id="881" w:author="Brian" w:date="2020-05-10T14:15:00Z">
        <w:r w:rsidRPr="003C4653" w:rsidDel="00DF030F">
          <w:rPr>
            <w:rFonts w:eastAsia="Times New Roman" w:cstheme="minorHAnsi"/>
            <w:color w:val="000000"/>
            <w:lang w:val="en-CA"/>
          </w:rPr>
          <w:tab/>
        </w:r>
        <w:r w:rsidR="00514271" w:rsidDel="00DF030F">
          <w:rPr>
            <w:rFonts w:eastAsia="Times New Roman" w:cstheme="minorHAnsi"/>
            <w:color w:val="000000"/>
            <w:lang w:val="en-CA"/>
          </w:rPr>
          <w:t>J</w:t>
        </w:r>
        <w:r w:rsidRPr="003C4653" w:rsidDel="00DF030F">
          <w:rPr>
            <w:rFonts w:eastAsia="Times New Roman" w:cstheme="minorHAnsi"/>
            <w:color w:val="000000"/>
            <w:lang w:val="en-CA"/>
          </w:rPr>
          <w:t xml:space="preserve">uvenile pink and chum salmon interactions are an important component of </w:t>
        </w:r>
        <w:r w:rsidR="00514271" w:rsidDel="00DF030F">
          <w:rPr>
            <w:rFonts w:eastAsia="Times New Roman" w:cstheme="minorHAnsi"/>
            <w:color w:val="000000"/>
            <w:lang w:val="en-CA"/>
          </w:rPr>
          <w:t xml:space="preserve">seasonal </w:t>
        </w:r>
        <w:r w:rsidRPr="003C4653" w:rsidDel="00DF030F">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w:t>
        </w:r>
        <w:r w:rsidR="00426957" w:rsidRPr="003C4653" w:rsidDel="00DF030F">
          <w:rPr>
            <w:rFonts w:eastAsia="Times New Roman" w:cstheme="minorHAnsi"/>
            <w:color w:val="000000"/>
            <w:lang w:val="en-CA"/>
          </w:rPr>
          <w:t>areas,</w:t>
        </w:r>
        <w:r w:rsidRPr="003C4653" w:rsidDel="00DF030F">
          <w:rPr>
            <w:rFonts w:eastAsia="Times New Roman" w:cstheme="minorHAnsi"/>
            <w:color w:val="000000"/>
            <w:lang w:val="en-CA"/>
          </w:rPr>
          <w:t xml:space="preserve"> </w:t>
        </w:r>
        <w:r w:rsidR="00426957" w:rsidDel="00DF030F">
          <w:rPr>
            <w:rFonts w:eastAsia="Times New Roman" w:cstheme="minorHAnsi"/>
            <w:color w:val="000000"/>
            <w:lang w:val="en-CA"/>
          </w:rPr>
          <w:t>a given</w:t>
        </w:r>
        <w:r w:rsidRPr="003C4653" w:rsidDel="00DF030F">
          <w:rPr>
            <w:rFonts w:eastAsia="Times New Roman" w:cstheme="minorHAnsi"/>
            <w:color w:val="000000"/>
            <w:lang w:val="en-CA"/>
          </w:rPr>
          <w:t xml:space="preserve"> feeding strategy will benefit one species over the other.</w:t>
        </w:r>
        <w:r w:rsidR="004D4459" w:rsidDel="00DF030F">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moveFrom>
    </w:p>
    <w:p w14:paraId="4076E5DF" w14:textId="2D63AFD7" w:rsidR="004D4459" w:rsidDel="00DF030F" w:rsidRDefault="004D4459">
      <w:pPr>
        <w:spacing w:line="480" w:lineRule="auto"/>
        <w:rPr>
          <w:moveFrom w:id="882" w:author="Brian" w:date="2020-05-10T14:15:00Z"/>
          <w:rFonts w:eastAsia="Times New Roman" w:cstheme="minorHAnsi"/>
          <w:color w:val="000000"/>
          <w:lang w:val="en-CA"/>
        </w:rPr>
      </w:pPr>
      <w:moveFrom w:id="883" w:author="Brian" w:date="2020-05-10T14:15:00Z">
        <w:r w:rsidDel="00DF030F">
          <w:rPr>
            <w:rFonts w:eastAsia="Times New Roman" w:cstheme="minorHAnsi"/>
            <w:color w:val="000000"/>
            <w:lang w:val="en-CA"/>
          </w:rPr>
          <w:t xml:space="preserve">The extended period of starvation during early marine migration will </w:t>
        </w:r>
        <w:r w:rsidR="00514271" w:rsidDel="00DF030F">
          <w:rPr>
            <w:rFonts w:eastAsia="Times New Roman" w:cstheme="minorHAnsi"/>
            <w:color w:val="000000"/>
            <w:lang w:val="en-CA"/>
          </w:rPr>
          <w:t>most likely</w:t>
        </w:r>
        <w:r w:rsidDel="00DF030F">
          <w:rPr>
            <w:rFonts w:eastAsia="Times New Roman" w:cstheme="minorHAnsi"/>
            <w:color w:val="000000"/>
            <w:lang w:val="en-CA"/>
          </w:rPr>
          <w:t xml:space="preserve"> affect the growth of juvenile salmon and potential survival to adult recruitment in the subsequent years. </w:t>
        </w:r>
        <w:r w:rsidR="00901C7C" w:rsidDel="00DF030F">
          <w:rPr>
            <w:rFonts w:eastAsia="Times New Roman" w:cstheme="minorHAnsi"/>
            <w:color w:val="000000"/>
            <w:lang w:val="en-CA"/>
          </w:rPr>
          <w:t>Further research should be conducted on whether th</w:t>
        </w:r>
        <w:r w:rsidR="00E23601" w:rsidDel="00DF030F">
          <w:rPr>
            <w:rFonts w:eastAsia="Times New Roman" w:cstheme="minorHAnsi"/>
            <w:color w:val="000000"/>
            <w:lang w:val="en-CA"/>
          </w:rPr>
          <w:t>e extremes of high and low</w:t>
        </w:r>
        <w:r w:rsidR="00901C7C" w:rsidDel="00DF030F">
          <w:rPr>
            <w:rFonts w:eastAsia="Times New Roman" w:cstheme="minorHAnsi"/>
            <w:color w:val="000000"/>
            <w:lang w:val="en-CA"/>
          </w:rPr>
          <w:t xml:space="preserve"> stomach fullness</w:t>
        </w:r>
        <w:r w:rsidR="00E23601" w:rsidDel="00DF030F">
          <w:rPr>
            <w:rFonts w:eastAsia="Times New Roman" w:cstheme="minorHAnsi"/>
            <w:color w:val="000000"/>
            <w:lang w:val="en-CA"/>
          </w:rPr>
          <w:t xml:space="preserve"> of outmigrating salmon</w:t>
        </w:r>
        <w:r w:rsidR="00901C7C" w:rsidDel="00DF030F">
          <w:rPr>
            <w:rFonts w:eastAsia="Times New Roman" w:cstheme="minorHAnsi"/>
            <w:color w:val="000000"/>
            <w:lang w:val="en-CA"/>
          </w:rPr>
          <w:t xml:space="preserve"> persists over time</w:t>
        </w:r>
        <w:r w:rsidR="00E23601" w:rsidDel="00DF030F">
          <w:rPr>
            <w:rFonts w:eastAsia="Times New Roman" w:cstheme="minorHAnsi"/>
            <w:color w:val="000000"/>
            <w:lang w:val="en-CA"/>
          </w:rPr>
          <w:t xml:space="preserve"> and how their foraging strategies change.</w:t>
        </w:r>
      </w:moveFrom>
    </w:p>
    <w:moveFromRangeEnd w:id="880"/>
    <w:p w14:paraId="2C5D6A77" w14:textId="77777777" w:rsidR="00B010C1" w:rsidRPr="003C4653" w:rsidRDefault="00B010C1" w:rsidP="00266C78">
      <w:pPr>
        <w:spacing w:line="480" w:lineRule="auto"/>
        <w:rPr>
          <w:rFonts w:eastAsia="Times New Roman" w:cstheme="minorHAnsi"/>
          <w:color w:val="000000"/>
          <w:lang w:val="en-CA"/>
        </w:rPr>
      </w:pPr>
    </w:p>
    <w:p w14:paraId="16CA1187" w14:textId="77777777" w:rsidR="00B010C1" w:rsidRPr="003C4653" w:rsidRDefault="00B010C1" w:rsidP="00266C78">
      <w:pPr>
        <w:spacing w:line="480" w:lineRule="auto"/>
        <w:rPr>
          <w:rFonts w:eastAsia="Times New Roman" w:cstheme="minorHAnsi"/>
          <w:b/>
          <w:bCs/>
          <w:color w:val="000000"/>
          <w:lang w:val="en-CA"/>
        </w:rPr>
      </w:pPr>
      <w:commentRangeStart w:id="884"/>
      <w:r w:rsidRPr="003C4653">
        <w:rPr>
          <w:rFonts w:eastAsia="Times New Roman" w:cstheme="minorHAnsi"/>
          <w:b/>
          <w:bCs/>
          <w:color w:val="000000"/>
          <w:lang w:val="en-CA"/>
        </w:rPr>
        <w:t>References</w:t>
      </w:r>
      <w:commentRangeEnd w:id="884"/>
      <w:r w:rsidR="006F6A4C">
        <w:rPr>
          <w:rStyle w:val="CommentReference"/>
        </w:rPr>
        <w:commentReference w:id="884"/>
      </w:r>
    </w:p>
    <w:p w14:paraId="5A27298A" w14:textId="05ED52A0" w:rsidR="00830B94" w:rsidRPr="00830B94" w:rsidRDefault="003D1980" w:rsidP="00830B94">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830B94" w:rsidRPr="00830B94">
        <w:rPr>
          <w:rFonts w:ascii="Calibri" w:hAnsi="Calibri" w:cs="Calibri"/>
          <w:noProof/>
        </w:rPr>
        <w:t xml:space="preserve">Batten, S. D., Ruggerone, G. T., &amp; Ortiz, I. (2018). Pink Salmon induce a trophic cascade in plankton populations in the southern Bering Sea and around the Aleutian Islands. </w:t>
      </w:r>
      <w:r w:rsidR="00830B94" w:rsidRPr="00830B94">
        <w:rPr>
          <w:rFonts w:ascii="Calibri" w:hAnsi="Calibri" w:cs="Calibri"/>
          <w:i/>
          <w:iCs/>
          <w:noProof/>
        </w:rPr>
        <w:t>Fisheries Oceanography</w:t>
      </w:r>
      <w:r w:rsidR="00830B94" w:rsidRPr="00830B94">
        <w:rPr>
          <w:rFonts w:ascii="Calibri" w:hAnsi="Calibri" w:cs="Calibri"/>
          <w:noProof/>
        </w:rPr>
        <w:t xml:space="preserve">, </w:t>
      </w:r>
      <w:r w:rsidR="00830B94" w:rsidRPr="00830B94">
        <w:rPr>
          <w:rFonts w:ascii="Calibri" w:hAnsi="Calibri" w:cs="Calibri"/>
          <w:i/>
          <w:iCs/>
          <w:noProof/>
        </w:rPr>
        <w:t>27</w:t>
      </w:r>
      <w:r w:rsidR="00830B94" w:rsidRPr="00830B94">
        <w:rPr>
          <w:rFonts w:ascii="Calibri" w:hAnsi="Calibri" w:cs="Calibri"/>
          <w:noProof/>
        </w:rPr>
        <w:t>(6), 548–559. https://doi.org/10.1111/fog.12276</w:t>
      </w:r>
    </w:p>
    <w:p w14:paraId="2B71889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(2017). What the past tells us about the future of Pacific salmon research. </w:t>
      </w:r>
      <w:r w:rsidRPr="00830B94">
        <w:rPr>
          <w:rFonts w:ascii="Calibri" w:hAnsi="Calibri" w:cs="Calibri"/>
          <w:i/>
          <w:iCs/>
          <w:noProof/>
        </w:rPr>
        <w:t>Fish and Fisheries</w:t>
      </w:r>
      <w:r w:rsidRPr="00830B94">
        <w:rPr>
          <w:rFonts w:ascii="Calibri" w:hAnsi="Calibri" w:cs="Calibri"/>
          <w:noProof/>
        </w:rPr>
        <w:t xml:space="preserve">, </w:t>
      </w:r>
      <w:r w:rsidRPr="00830B94">
        <w:rPr>
          <w:rFonts w:ascii="Calibri" w:hAnsi="Calibri" w:cs="Calibri"/>
          <w:i/>
          <w:iCs/>
          <w:noProof/>
        </w:rPr>
        <w:t>18</w:t>
      </w:r>
      <w:r w:rsidRPr="00830B94">
        <w:rPr>
          <w:rFonts w:ascii="Calibri" w:hAnsi="Calibri" w:cs="Calibri"/>
          <w:noProof/>
        </w:rPr>
        <w:t>(6), 1161–1175. https://doi.org/10.1111/faf.12231</w:t>
      </w:r>
    </w:p>
    <w:p w14:paraId="3D930E6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&amp; Mahnken, C. (2001). A critical size and period hypothesis to explain natural regulation of salmon abundance and the linkage to climate and climate change. </w:t>
      </w:r>
      <w:r w:rsidRPr="00830B94">
        <w:rPr>
          <w:rFonts w:ascii="Calibri" w:hAnsi="Calibri" w:cs="Calibri"/>
          <w:i/>
          <w:iCs/>
          <w:noProof/>
        </w:rPr>
        <w:t>Progress in Oceanography</w:t>
      </w:r>
      <w:r w:rsidRPr="00830B94">
        <w:rPr>
          <w:rFonts w:ascii="Calibri" w:hAnsi="Calibri" w:cs="Calibri"/>
          <w:noProof/>
        </w:rPr>
        <w:t xml:space="preserve">, </w:t>
      </w:r>
      <w:r w:rsidRPr="00830B94">
        <w:rPr>
          <w:rFonts w:ascii="Calibri" w:hAnsi="Calibri" w:cs="Calibri"/>
          <w:i/>
          <w:iCs/>
          <w:noProof/>
        </w:rPr>
        <w:t>49</w:t>
      </w:r>
      <w:r w:rsidRPr="00830B94">
        <w:rPr>
          <w:rFonts w:ascii="Calibri" w:hAnsi="Calibri" w:cs="Calibri"/>
          <w:noProof/>
        </w:rPr>
        <w:t>(1–4), 423–437. https://doi.org/10.1016/S0079-6611(01)00034-9</w:t>
      </w:r>
    </w:p>
    <w:p w14:paraId="4D9C930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Pearsall, I. a, &amp; Healey, M. C. (2003). A history of the research on the early marine life of Pacific salmon off Canada’s Pacific coast. </w:t>
      </w:r>
      <w:r w:rsidRPr="00830B94">
        <w:rPr>
          <w:rFonts w:ascii="Calibri" w:hAnsi="Calibri" w:cs="Calibri"/>
          <w:i/>
          <w:iCs/>
          <w:noProof/>
        </w:rPr>
        <w:t>NPAFC Bulletin</w:t>
      </w:r>
      <w:r w:rsidRPr="00830B94">
        <w:rPr>
          <w:rFonts w:ascii="Calibri" w:hAnsi="Calibri" w:cs="Calibri"/>
          <w:noProof/>
        </w:rPr>
        <w:t xml:space="preserve">, </w:t>
      </w:r>
      <w:r w:rsidRPr="00830B94">
        <w:rPr>
          <w:rFonts w:ascii="Calibri" w:hAnsi="Calibri" w:cs="Calibri"/>
          <w:i/>
          <w:iCs/>
          <w:noProof/>
        </w:rPr>
        <w:t>3</w:t>
      </w:r>
      <w:r w:rsidRPr="00830B94">
        <w:rPr>
          <w:rFonts w:ascii="Calibri" w:hAnsi="Calibri" w:cs="Calibri"/>
          <w:noProof/>
        </w:rPr>
        <w:t>(3), 1–40.</w:t>
      </w:r>
    </w:p>
    <w:p w14:paraId="0AC17F4A"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Sweeting, R. M., Neville, C. M., &amp; Lange, K. L. (2010). Competitive Interactions Between Pink Salmon and Other Juvenile Pacific Salmon in the Strait of Georgia. </w:t>
      </w:r>
      <w:r w:rsidRPr="00830B94">
        <w:rPr>
          <w:rFonts w:ascii="Calibri" w:hAnsi="Calibri" w:cs="Calibri"/>
          <w:i/>
          <w:iCs/>
          <w:noProof/>
        </w:rPr>
        <w:t>NPAFC Doc. 1284</w:t>
      </w:r>
      <w:r w:rsidRPr="00830B94">
        <w:rPr>
          <w:rFonts w:ascii="Calibri" w:hAnsi="Calibri" w:cs="Calibri"/>
          <w:noProof/>
        </w:rPr>
        <w:t xml:space="preserve">, </w:t>
      </w:r>
      <w:r w:rsidRPr="00830B94">
        <w:rPr>
          <w:rFonts w:ascii="Calibri" w:hAnsi="Calibri" w:cs="Calibri"/>
          <w:i/>
          <w:iCs/>
          <w:noProof/>
        </w:rPr>
        <w:t>January</w:t>
      </w:r>
      <w:r w:rsidRPr="00830B94">
        <w:rPr>
          <w:rFonts w:ascii="Calibri" w:hAnsi="Calibri" w:cs="Calibri"/>
          <w:noProof/>
        </w:rPr>
        <w:t>.</w:t>
      </w:r>
    </w:p>
    <w:p w14:paraId="3C3CE425"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Brodeur, R. D. (1990). </w:t>
      </w:r>
      <w:r w:rsidRPr="00830B94">
        <w:rPr>
          <w:rFonts w:ascii="Calibri" w:hAnsi="Calibri" w:cs="Calibri"/>
          <w:i/>
          <w:iCs/>
          <w:noProof/>
        </w:rPr>
        <w:t>A synthesis of the food habits and feeding ecoloy of salmonids in marine waters of the North Pacific</w:t>
      </w:r>
      <w:r w:rsidRPr="00830B94">
        <w:rPr>
          <w:rFonts w:ascii="Calibri" w:hAnsi="Calibri" w:cs="Calibri"/>
          <w:noProof/>
        </w:rPr>
        <w:t xml:space="preserve">. </w:t>
      </w:r>
      <w:r w:rsidRPr="00830B94">
        <w:rPr>
          <w:rFonts w:ascii="Calibri" w:hAnsi="Calibri" w:cs="Calibri"/>
          <w:i/>
          <w:iCs/>
          <w:noProof/>
        </w:rPr>
        <w:t>(INPFC Doc.) FRI</w:t>
      </w:r>
      <w:r w:rsidRPr="00830B94">
        <w:rPr>
          <w:rFonts w:ascii="Calibri" w:hAnsi="Calibri" w:cs="Calibri"/>
          <w:noProof/>
        </w:rPr>
        <w:t>-</w:t>
      </w:r>
      <w:r w:rsidRPr="00830B94">
        <w:rPr>
          <w:rFonts w:ascii="Calibri" w:hAnsi="Calibri" w:cs="Calibri"/>
          <w:i/>
          <w:iCs/>
          <w:noProof/>
        </w:rPr>
        <w:t>UW</w:t>
      </w:r>
      <w:r w:rsidRPr="00830B94">
        <w:rPr>
          <w:rFonts w:ascii="Calibri" w:hAnsi="Calibri" w:cs="Calibri"/>
          <w:noProof/>
        </w:rPr>
        <w:t>-</w:t>
      </w:r>
      <w:r w:rsidRPr="00830B94">
        <w:rPr>
          <w:rFonts w:ascii="Calibri" w:hAnsi="Calibri" w:cs="Calibri"/>
          <w:i/>
          <w:iCs/>
          <w:noProof/>
        </w:rPr>
        <w:t>9016</w:t>
      </w:r>
      <w:r w:rsidRPr="00830B94">
        <w:rPr>
          <w:rFonts w:ascii="Calibri" w:hAnsi="Calibri" w:cs="Calibri"/>
          <w:noProof/>
        </w:rPr>
        <w:t>, 38 p. https://doi.org/FRI-UW-9016</w:t>
      </w:r>
    </w:p>
    <w:p w14:paraId="0709240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Brodeur, R. D. a, Daly, E. A., Sturdevant, M. V., Miller, T. W., Moss, J. H., Thiess, M. E., Trudel, M., Weitkamp, L. A., Armstrong, J., &amp; Norton, E. C. (2007). Regional comparisons of juvenile salmon feeding in coastal marine waters off the West Coast of North America. </w:t>
      </w:r>
      <w:r w:rsidRPr="00830B94">
        <w:rPr>
          <w:rFonts w:ascii="Calibri" w:hAnsi="Calibri" w:cs="Calibri"/>
          <w:i/>
          <w:iCs/>
          <w:noProof/>
        </w:rPr>
        <w:t>American Fisheries Society Symposium</w:t>
      </w:r>
      <w:r w:rsidRPr="00830B94">
        <w:rPr>
          <w:rFonts w:ascii="Calibri" w:hAnsi="Calibri" w:cs="Calibri"/>
          <w:noProof/>
        </w:rPr>
        <w:t xml:space="preserve">, </w:t>
      </w:r>
      <w:r w:rsidRPr="00830B94">
        <w:rPr>
          <w:rFonts w:ascii="Calibri" w:hAnsi="Calibri" w:cs="Calibri"/>
          <w:i/>
          <w:iCs/>
          <w:noProof/>
        </w:rPr>
        <w:t>57</w:t>
      </w:r>
      <w:r w:rsidRPr="00830B94">
        <w:rPr>
          <w:rFonts w:ascii="Calibri" w:hAnsi="Calibri" w:cs="Calibri"/>
          <w:noProof/>
        </w:rPr>
        <w:t>(February 2015), 183.</w:t>
      </w:r>
    </w:p>
    <w:p w14:paraId="04B6F59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Chase, J. M., &amp; Leibold, M. A. (2003). Introduction: History, context, and purpose. In </w:t>
      </w:r>
      <w:r w:rsidRPr="00830B94">
        <w:rPr>
          <w:rFonts w:ascii="Calibri" w:hAnsi="Calibri" w:cs="Calibri"/>
          <w:i/>
          <w:iCs/>
          <w:noProof/>
        </w:rPr>
        <w:t>Ecological Niches: Linking Classical and Contemporary Approaches</w:t>
      </w:r>
      <w:r w:rsidRPr="00830B94">
        <w:rPr>
          <w:rFonts w:ascii="Calibri" w:hAnsi="Calibri" w:cs="Calibri"/>
          <w:noProof/>
        </w:rPr>
        <w:t xml:space="preserve"> (pp. 1–18).</w:t>
      </w:r>
    </w:p>
    <w:p w14:paraId="79F735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Chebanova, V. V., Frenkel, S. E., &amp; Zelenikhina, G. S. (2018). Relation of feeding in juvenile chum salmon (Oncorhynchus keta) and pink salmon (o. gorbuscha) to abundance of zooplankton in coastal waters of the prostor bay (iturup island). </w:t>
      </w:r>
      <w:r w:rsidRPr="00830B94">
        <w:rPr>
          <w:rFonts w:ascii="Calibri" w:hAnsi="Calibri" w:cs="Calibri"/>
          <w:i/>
          <w:iCs/>
          <w:noProof/>
        </w:rPr>
        <w:t>Journal of Ichthyology</w:t>
      </w:r>
      <w:r w:rsidRPr="00830B94">
        <w:rPr>
          <w:rFonts w:ascii="Calibri" w:hAnsi="Calibri" w:cs="Calibri"/>
          <w:noProof/>
        </w:rPr>
        <w:t xml:space="preserve">, </w:t>
      </w:r>
      <w:r w:rsidRPr="00830B94">
        <w:rPr>
          <w:rFonts w:ascii="Calibri" w:hAnsi="Calibri" w:cs="Calibri"/>
          <w:i/>
          <w:iCs/>
          <w:noProof/>
        </w:rPr>
        <w:t>58</w:t>
      </w:r>
      <w:r w:rsidRPr="00830B94">
        <w:rPr>
          <w:rFonts w:ascii="Calibri" w:hAnsi="Calibri" w:cs="Calibri"/>
          <w:noProof/>
        </w:rPr>
        <w:t>(5), 741–750. https://doi.org/10.1134/s0032945218050041</w:t>
      </w:r>
    </w:p>
    <w:p w14:paraId="1BCAA06C"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Chipps, S. R., &amp; Garvey, J. E. (2006). Assessment of Food Habits and Feeding Patterns. </w:t>
      </w:r>
      <w:r w:rsidRPr="00830B94">
        <w:rPr>
          <w:rFonts w:ascii="Calibri" w:hAnsi="Calibri" w:cs="Calibri"/>
          <w:i/>
          <w:iCs/>
          <w:noProof/>
        </w:rPr>
        <w:t>American Fischery Society</w:t>
      </w:r>
      <w:r w:rsidRPr="00830B94">
        <w:rPr>
          <w:rFonts w:ascii="Calibri" w:hAnsi="Calibri" w:cs="Calibri"/>
          <w:noProof/>
        </w:rPr>
        <w:t xml:space="preserve">, </w:t>
      </w:r>
      <w:r w:rsidRPr="00830B94">
        <w:rPr>
          <w:rFonts w:ascii="Calibri" w:hAnsi="Calibri" w:cs="Calibri"/>
          <w:i/>
          <w:iCs/>
          <w:noProof/>
        </w:rPr>
        <w:t>May</w:t>
      </w:r>
      <w:r w:rsidRPr="00830B94">
        <w:rPr>
          <w:rFonts w:ascii="Calibri" w:hAnsi="Calibri" w:cs="Calibri"/>
          <w:noProof/>
        </w:rPr>
        <w:t>, 42.</w:t>
      </w:r>
    </w:p>
    <w:p w14:paraId="47791DA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Daly, E. A., Moss, J. H., Fergusson, E., &amp; Debenham, C. (2019). Feeding ecology of salmon in eastern and central Gulf of Alaska. </w:t>
      </w:r>
      <w:r w:rsidRPr="00830B94">
        <w:rPr>
          <w:rFonts w:ascii="Calibri" w:hAnsi="Calibri" w:cs="Calibri"/>
          <w:i/>
          <w:iCs/>
          <w:noProof/>
        </w:rPr>
        <w:t>Deep-Sea Research Part II: Topical Studies in Oceanography</w:t>
      </w:r>
      <w:r w:rsidRPr="00830B94">
        <w:rPr>
          <w:rFonts w:ascii="Calibri" w:hAnsi="Calibri" w:cs="Calibri"/>
          <w:noProof/>
        </w:rPr>
        <w:t xml:space="preserve">, </w:t>
      </w:r>
      <w:r w:rsidRPr="00830B94">
        <w:rPr>
          <w:rFonts w:ascii="Calibri" w:hAnsi="Calibri" w:cs="Calibri"/>
          <w:i/>
          <w:iCs/>
          <w:noProof/>
        </w:rPr>
        <w:t>165</w:t>
      </w:r>
      <w:r w:rsidRPr="00830B94">
        <w:rPr>
          <w:rFonts w:ascii="Calibri" w:hAnsi="Calibri" w:cs="Calibri"/>
          <w:noProof/>
        </w:rPr>
        <w:t>(June), 329–339. https://doi.org/10.1016/j.dsr2.2019.06.006</w:t>
      </w:r>
    </w:p>
    <w:p w14:paraId="0C74A33C"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DFO. (2020). </w:t>
      </w:r>
      <w:r w:rsidRPr="00830B94">
        <w:rPr>
          <w:rFonts w:ascii="Calibri" w:hAnsi="Calibri" w:cs="Calibri"/>
          <w:i/>
          <w:iCs/>
          <w:noProof/>
        </w:rPr>
        <w:t>Salmon Southern BC Integrated Fisheries Management Plan</w:t>
      </w:r>
      <w:r w:rsidRPr="00830B94">
        <w:rPr>
          <w:rFonts w:ascii="Calibri" w:hAnsi="Calibri" w:cs="Calibri"/>
          <w:noProof/>
        </w:rPr>
        <w:t>. http://www2.mar.dfo-mpo.gc.ca/fisheries/res/imp/2000grndfish.htm</w:t>
      </w:r>
    </w:p>
    <w:p w14:paraId="71A6F469"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Garner, K., &amp; Parfitt, B. (2006). First Nations, Salmon Fisheries and the Rising Importance of Conservation. In </w:t>
      </w:r>
      <w:r w:rsidRPr="00830B94">
        <w:rPr>
          <w:rFonts w:ascii="Calibri" w:hAnsi="Calibri" w:cs="Calibri"/>
          <w:i/>
          <w:iCs/>
          <w:noProof/>
        </w:rPr>
        <w:t>Report to the Pacific Fisheries Resource Conservation Council</w:t>
      </w:r>
      <w:r w:rsidRPr="00830B94">
        <w:rPr>
          <w:rFonts w:ascii="Calibri" w:hAnsi="Calibri" w:cs="Calibri"/>
          <w:noProof/>
        </w:rPr>
        <w:t>.</w:t>
      </w:r>
    </w:p>
    <w:p w14:paraId="2CFB4227"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Gill, A. B. (2003). The dynamics of prey choice in fish: The importance of prey size and satiation. </w:t>
      </w:r>
      <w:r w:rsidRPr="00830B94">
        <w:rPr>
          <w:rFonts w:ascii="Calibri" w:hAnsi="Calibri" w:cs="Calibri"/>
          <w:i/>
          <w:iCs/>
          <w:noProof/>
        </w:rPr>
        <w:t>Journal of Fish Biology</w:t>
      </w:r>
      <w:r w:rsidRPr="00830B94">
        <w:rPr>
          <w:rFonts w:ascii="Calibri" w:hAnsi="Calibri" w:cs="Calibri"/>
          <w:noProof/>
        </w:rPr>
        <w:t xml:space="preserve">, </w:t>
      </w:r>
      <w:r w:rsidRPr="00830B94">
        <w:rPr>
          <w:rFonts w:ascii="Calibri" w:hAnsi="Calibri" w:cs="Calibri"/>
          <w:i/>
          <w:iCs/>
          <w:noProof/>
        </w:rPr>
        <w:t>63</w:t>
      </w:r>
      <w:r w:rsidRPr="00830B94">
        <w:rPr>
          <w:rFonts w:ascii="Calibri" w:hAnsi="Calibri" w:cs="Calibri"/>
          <w:noProof/>
        </w:rPr>
        <w:t>(SUPPL. A), 105–116. https://doi.org/10.1111/j.1095-8649.2003.00214.x</w:t>
      </w:r>
    </w:p>
    <w:p w14:paraId="3E259C1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Godin, J. G. J. (1981). Daily patterns of feeding behavior, daily rations, and diets of juvenile pink salmon (oncorhynchus gorbuscha) in two marine bays of british columbia. </w:t>
      </w:r>
      <w:r w:rsidRPr="00830B94">
        <w:rPr>
          <w:rFonts w:ascii="Calibri" w:hAnsi="Calibri" w:cs="Calibri"/>
          <w:i/>
          <w:iCs/>
          <w:noProof/>
        </w:rPr>
        <w:t>Canadian Journal of Fisheries and Aquatic Sciences</w:t>
      </w:r>
      <w:r w:rsidRPr="00830B94">
        <w:rPr>
          <w:rFonts w:ascii="Calibri" w:hAnsi="Calibri" w:cs="Calibri"/>
          <w:noProof/>
        </w:rPr>
        <w:t xml:space="preserve">, </w:t>
      </w:r>
      <w:r w:rsidRPr="00830B94">
        <w:rPr>
          <w:rFonts w:ascii="Calibri" w:hAnsi="Calibri" w:cs="Calibri"/>
          <w:i/>
          <w:iCs/>
          <w:noProof/>
        </w:rPr>
        <w:t>38</w:t>
      </w:r>
      <w:r w:rsidRPr="00830B94">
        <w:rPr>
          <w:rFonts w:ascii="Calibri" w:hAnsi="Calibri" w:cs="Calibri"/>
          <w:noProof/>
        </w:rPr>
        <w:t>(1), 10–15. https://doi.org/10.1139/f81-002</w:t>
      </w:r>
    </w:p>
    <w:p w14:paraId="43E335D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Groot, C., &amp; Margolis, L. (1991). </w:t>
      </w:r>
      <w:r w:rsidRPr="00830B94">
        <w:rPr>
          <w:rFonts w:ascii="Calibri" w:hAnsi="Calibri" w:cs="Calibri"/>
          <w:i/>
          <w:iCs/>
          <w:noProof/>
        </w:rPr>
        <w:t>Pacific salmon life histories</w:t>
      </w:r>
      <w:r w:rsidRPr="00830B94">
        <w:rPr>
          <w:rFonts w:ascii="Calibri" w:hAnsi="Calibri" w:cs="Calibri"/>
          <w:noProof/>
        </w:rPr>
        <w:t>. University of British Columbia Press.</w:t>
      </w:r>
    </w:p>
    <w:p w14:paraId="7E94639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Hardin, G. (1960). The Competitive Exclusion Principle. </w:t>
      </w:r>
      <w:r w:rsidRPr="00830B94">
        <w:rPr>
          <w:rFonts w:ascii="Calibri" w:hAnsi="Calibri" w:cs="Calibri"/>
          <w:i/>
          <w:iCs/>
          <w:noProof/>
        </w:rPr>
        <w:t>Science</w:t>
      </w:r>
      <w:r w:rsidRPr="00830B94">
        <w:rPr>
          <w:rFonts w:ascii="Calibri" w:hAnsi="Calibri" w:cs="Calibri"/>
          <w:noProof/>
        </w:rPr>
        <w:t xml:space="preserve">, </w:t>
      </w:r>
      <w:r w:rsidRPr="00830B94">
        <w:rPr>
          <w:rFonts w:ascii="Calibri" w:hAnsi="Calibri" w:cs="Calibri"/>
          <w:i/>
          <w:iCs/>
          <w:noProof/>
        </w:rPr>
        <w:t>131</w:t>
      </w:r>
      <w:r w:rsidRPr="00830B94">
        <w:rPr>
          <w:rFonts w:ascii="Calibri" w:hAnsi="Calibri" w:cs="Calibri"/>
          <w:noProof/>
        </w:rPr>
        <w:t>, 1292–1297.</w:t>
      </w:r>
    </w:p>
    <w:p w14:paraId="1DBEBCA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Healey, M. C. (2009). Resilient salmon, resilient fisheries for British Columbia, Canada. </w:t>
      </w:r>
      <w:r w:rsidRPr="00830B94">
        <w:rPr>
          <w:rFonts w:ascii="Calibri" w:hAnsi="Calibri" w:cs="Calibri"/>
          <w:i/>
          <w:iCs/>
          <w:noProof/>
        </w:rPr>
        <w:t>Ecology and Society</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(1). https://doi.org/10.5751/ES-02619-140102</w:t>
      </w:r>
    </w:p>
    <w:p w14:paraId="3958301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Hunt, B. P. V., Johnson, B. T., Godwin, S. C., Krkošek, M., Pakhomov, E. A., &amp; Rogers, L. A. (2018). The Hakai Institute Juvenile Salmon Program : Early Life History Drivers of Marine Survival in Sockeye , Pink and Chum Salmon in British Columbia. </w:t>
      </w:r>
      <w:r w:rsidRPr="00830B94">
        <w:rPr>
          <w:rFonts w:ascii="Calibri" w:hAnsi="Calibri" w:cs="Calibri"/>
          <w:i/>
          <w:iCs/>
          <w:noProof/>
        </w:rPr>
        <w:t>North Pacific Anadromous Fish Commission</w:t>
      </w:r>
      <w:r w:rsidRPr="00830B94">
        <w:rPr>
          <w:rFonts w:ascii="Calibri" w:hAnsi="Calibri" w:cs="Calibri"/>
          <w:noProof/>
        </w:rPr>
        <w:t>, 14.</w:t>
      </w:r>
    </w:p>
    <w:p w14:paraId="073A42B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James, S. E. (2019). </w:t>
      </w:r>
      <w:r w:rsidRPr="00830B94">
        <w:rPr>
          <w:rFonts w:ascii="Calibri" w:hAnsi="Calibri" w:cs="Calibri"/>
          <w:i/>
          <w:iCs/>
          <w:noProof/>
        </w:rPr>
        <w:t>Foraging Ecology of Juvenile Fraser River Sockeye Salmon Across Mixed and Stratified Regions of the Early Marine Migration</w:t>
      </w:r>
      <w:r w:rsidRPr="00830B94">
        <w:rPr>
          <w:rFonts w:ascii="Calibri" w:hAnsi="Calibri" w:cs="Calibri"/>
          <w:noProof/>
        </w:rPr>
        <w:t>. https://doi.org/10.1017/CBO9781107415324.004</w:t>
      </w:r>
    </w:p>
    <w:p w14:paraId="611D53B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James, S. E., Pakhomov, E. A., Mahara, N., &amp; Hunt, B. P. V. (2020). Running the trophic gauntlet: Empirical support for reduced foraging success in juvenile salmon in tidally mixed coastal waters.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29</w:t>
      </w:r>
      <w:r w:rsidRPr="00830B94">
        <w:rPr>
          <w:rFonts w:ascii="Calibri" w:hAnsi="Calibri" w:cs="Calibri"/>
          <w:noProof/>
        </w:rPr>
        <w:t>(3), 0–2. https://doi.org/10.1111/fog.12471</w:t>
      </w:r>
    </w:p>
    <w:p w14:paraId="3D20B3D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Jenkins, E. (2011). </w:t>
      </w:r>
      <w:r w:rsidRPr="00830B94">
        <w:rPr>
          <w:rFonts w:ascii="Calibri" w:hAnsi="Calibri" w:cs="Calibri"/>
          <w:i/>
          <w:iCs/>
          <w:noProof/>
        </w:rPr>
        <w:t>Trophic niche and foodweb dynamics within and among juvenile salmon species in years of contrasting ocean conditions</w:t>
      </w:r>
      <w:r w:rsidRPr="00830B94">
        <w:rPr>
          <w:rFonts w:ascii="Calibri" w:hAnsi="Calibri" w:cs="Calibri"/>
          <w:noProof/>
        </w:rPr>
        <w:t>.</w:t>
      </w:r>
    </w:p>
    <w:p w14:paraId="2AA1548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Johnson, S. P., &amp; Schindler, D. E. (2009). Trophic ecology of Pacific salmon (Oncorhynchus spp.) in the ocean: A synthesis of stable isotope research. </w:t>
      </w:r>
      <w:r w:rsidRPr="00830B94">
        <w:rPr>
          <w:rFonts w:ascii="Calibri" w:hAnsi="Calibri" w:cs="Calibri"/>
          <w:i/>
          <w:iCs/>
          <w:noProof/>
        </w:rPr>
        <w:t>Ecological Research</w:t>
      </w:r>
      <w:r w:rsidRPr="00830B94">
        <w:rPr>
          <w:rFonts w:ascii="Calibri" w:hAnsi="Calibri" w:cs="Calibri"/>
          <w:noProof/>
        </w:rPr>
        <w:t xml:space="preserve">, </w:t>
      </w:r>
      <w:r w:rsidRPr="00830B94">
        <w:rPr>
          <w:rFonts w:ascii="Calibri" w:hAnsi="Calibri" w:cs="Calibri"/>
          <w:i/>
          <w:iCs/>
          <w:noProof/>
        </w:rPr>
        <w:t>24</w:t>
      </w:r>
      <w:r w:rsidRPr="00830B94">
        <w:rPr>
          <w:rFonts w:ascii="Calibri" w:hAnsi="Calibri" w:cs="Calibri"/>
          <w:noProof/>
        </w:rPr>
        <w:t>(4), 855–863. https://doi.org/10.1007/s11284-008-0559-0</w:t>
      </w:r>
    </w:p>
    <w:p w14:paraId="0A352CDE"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Khangaonkar, T., Long, W., &amp; Xu, W. (2017). Assessment of circulation and inter-basin transport in the Salish Sea including Johnstone Strait and Discovery Islands pathways. </w:t>
      </w:r>
      <w:r w:rsidRPr="00830B94">
        <w:rPr>
          <w:rFonts w:ascii="Calibri" w:hAnsi="Calibri" w:cs="Calibri"/>
          <w:i/>
          <w:iCs/>
          <w:noProof/>
        </w:rPr>
        <w:t>Ocean Modelling</w:t>
      </w:r>
      <w:r w:rsidRPr="00830B94">
        <w:rPr>
          <w:rFonts w:ascii="Calibri" w:hAnsi="Calibri" w:cs="Calibri"/>
          <w:noProof/>
        </w:rPr>
        <w:t xml:space="preserve">, </w:t>
      </w:r>
      <w:r w:rsidRPr="00830B94">
        <w:rPr>
          <w:rFonts w:ascii="Calibri" w:hAnsi="Calibri" w:cs="Calibri"/>
          <w:i/>
          <w:iCs/>
          <w:noProof/>
        </w:rPr>
        <w:t>109</w:t>
      </w:r>
      <w:r w:rsidRPr="00830B94">
        <w:rPr>
          <w:rFonts w:ascii="Calibri" w:hAnsi="Calibri" w:cs="Calibri"/>
          <w:noProof/>
        </w:rPr>
        <w:t>, 11–32. https://doi.org/10.1016/j.ocemod.2016.11.004</w:t>
      </w:r>
    </w:p>
    <w:p w14:paraId="3507085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Krebs, C. J. (2013). Niche measures and resource preferences. In </w:t>
      </w:r>
      <w:r w:rsidRPr="00830B94">
        <w:rPr>
          <w:rFonts w:ascii="Calibri" w:hAnsi="Calibri" w:cs="Calibri"/>
          <w:i/>
          <w:iCs/>
          <w:noProof/>
        </w:rPr>
        <w:t>Ecological Methodology</w:t>
      </w:r>
      <w:r w:rsidRPr="00830B94">
        <w:rPr>
          <w:rFonts w:ascii="Calibri" w:hAnsi="Calibri" w:cs="Calibri"/>
          <w:noProof/>
        </w:rPr>
        <w:t xml:space="preserve"> (pp. 597–651).</w:t>
      </w:r>
    </w:p>
    <w:p w14:paraId="69D85E6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Levings, C. D. (2016). </w:t>
      </w:r>
      <w:r w:rsidRPr="00830B94">
        <w:rPr>
          <w:rFonts w:ascii="Calibri" w:hAnsi="Calibri" w:cs="Calibri"/>
          <w:i/>
          <w:iCs/>
          <w:noProof/>
        </w:rPr>
        <w:t>Ecology of salmonids in estuaries around the world: adaptations, habitats, and conservation</w:t>
      </w:r>
      <w:r w:rsidRPr="00830B94">
        <w:rPr>
          <w:rFonts w:ascii="Calibri" w:hAnsi="Calibri" w:cs="Calibri"/>
          <w:noProof/>
        </w:rPr>
        <w:t>. University of British Columbia Press.</w:t>
      </w:r>
    </w:p>
    <w:p w14:paraId="2CA9887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Mackas, D. L., Thomson, R. E., &amp; Galbraith, M. (2001). Changes in the zooplankton community of the British Columbia continental margin, 1985-1999, and their covariation with oceanographic conditions. </w:t>
      </w:r>
      <w:r w:rsidRPr="00830B94">
        <w:rPr>
          <w:rFonts w:ascii="Calibri" w:hAnsi="Calibri" w:cs="Calibri"/>
          <w:i/>
          <w:iCs/>
          <w:noProof/>
        </w:rPr>
        <w:t>Canadian Journal of Fisheries and Aquatic Sciences</w:t>
      </w:r>
      <w:r w:rsidRPr="00830B94">
        <w:rPr>
          <w:rFonts w:ascii="Calibri" w:hAnsi="Calibri" w:cs="Calibri"/>
          <w:noProof/>
        </w:rPr>
        <w:t xml:space="preserve">, </w:t>
      </w:r>
      <w:r w:rsidRPr="00830B94">
        <w:rPr>
          <w:rFonts w:ascii="Calibri" w:hAnsi="Calibri" w:cs="Calibri"/>
          <w:i/>
          <w:iCs/>
          <w:noProof/>
        </w:rPr>
        <w:t>58</w:t>
      </w:r>
      <w:r w:rsidRPr="00830B94">
        <w:rPr>
          <w:rFonts w:ascii="Calibri" w:hAnsi="Calibri" w:cs="Calibri"/>
          <w:noProof/>
        </w:rPr>
        <w:t>(4), 685–702. https://search.proquest.com/docview/219273927?pq-origsite=summon&amp;accountid=14656</w:t>
      </w:r>
    </w:p>
    <w:p w14:paraId="7EE596F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Mahara, N. (2018). </w:t>
      </w:r>
      <w:r w:rsidRPr="00830B94">
        <w:rPr>
          <w:rFonts w:ascii="Calibri" w:hAnsi="Calibri" w:cs="Calibri"/>
          <w:i/>
          <w:iCs/>
          <w:noProof/>
        </w:rPr>
        <w:t>Zooplankton Community Composition Across a Range of Productivity Regimes in Coastal British Columbia</w:t>
      </w:r>
      <w:r w:rsidRPr="00830B94">
        <w:rPr>
          <w:rFonts w:ascii="Calibri" w:hAnsi="Calibri" w:cs="Calibri"/>
          <w:noProof/>
        </w:rPr>
        <w:t>.</w:t>
      </w:r>
    </w:p>
    <w:p w14:paraId="48DDA2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Malick, M. J., &amp; Cox, S. P. (2016). Regional-scale declines in productivity of pink and chum salmon stocks in western North America. </w:t>
      </w:r>
      <w:r w:rsidRPr="00830B94">
        <w:rPr>
          <w:rFonts w:ascii="Calibri" w:hAnsi="Calibri" w:cs="Calibri"/>
          <w:i/>
          <w:iCs/>
          <w:noProof/>
        </w:rPr>
        <w:t>PLoS ONE</w:t>
      </w:r>
      <w:r w:rsidRPr="00830B94">
        <w:rPr>
          <w:rFonts w:ascii="Calibri" w:hAnsi="Calibri" w:cs="Calibri"/>
          <w:noProof/>
        </w:rPr>
        <w:t xml:space="preserve">, </w:t>
      </w:r>
      <w:r w:rsidRPr="00830B94">
        <w:rPr>
          <w:rFonts w:ascii="Calibri" w:hAnsi="Calibri" w:cs="Calibri"/>
          <w:i/>
          <w:iCs/>
          <w:noProof/>
        </w:rPr>
        <w:t>11</w:t>
      </w:r>
      <w:r w:rsidRPr="00830B94">
        <w:rPr>
          <w:rFonts w:ascii="Calibri" w:hAnsi="Calibri" w:cs="Calibri"/>
          <w:noProof/>
        </w:rPr>
        <w:t>(1), 1–23. https://doi.org/10.1371/journal.pone.0146009</w:t>
      </w:r>
    </w:p>
    <w:p w14:paraId="79AE077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Marushka, L., Kenny, T. A., Batal, M., Cheung, W. W. L., Fediuk, K., Golden, C. D., Salomon, A. K., Sadik, T., Weatherdon, L. V., &amp; Chan, H. M. (2019). Potential impacts of climate-related decline of seafood harvest on nutritional status of coastal First Nations in British Columbia, Canada. </w:t>
      </w:r>
      <w:r w:rsidRPr="00830B94">
        <w:rPr>
          <w:rFonts w:ascii="Calibri" w:hAnsi="Calibri" w:cs="Calibri"/>
          <w:i/>
          <w:iCs/>
          <w:noProof/>
        </w:rPr>
        <w:t>PLoS ONE</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(2), 1–24. https://doi.org/10.1371/journal.pone.0211473</w:t>
      </w:r>
    </w:p>
    <w:p w14:paraId="246068F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Mckinnell, S., Curchitser, E., Groot, K., Kaeriyama, M., &amp; Trudel, M. (2014). Oceanic and atmospheric extremes motivate a new hypothesis for variable marine survival of Fraser River sockeye salmon.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23</w:t>
      </w:r>
      <w:r w:rsidRPr="00830B94">
        <w:rPr>
          <w:rFonts w:ascii="Calibri" w:hAnsi="Calibri" w:cs="Calibri"/>
          <w:noProof/>
        </w:rPr>
        <w:t>(4), 322–341. https://doi.org/10.1111/fog.12063</w:t>
      </w:r>
    </w:p>
    <w:p w14:paraId="21A6DF29"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Mcqueen, D., &amp; Ware, D. (2006). </w:t>
      </w:r>
      <w:r w:rsidRPr="00830B94">
        <w:rPr>
          <w:rFonts w:ascii="Calibri" w:hAnsi="Calibri" w:cs="Calibri"/>
          <w:i/>
          <w:iCs/>
          <w:noProof/>
        </w:rPr>
        <w:t>Handbook of Physical, Chemical, Phytoplankton, and Zooplankton Data from Hecate Strait, Dixon Entrance, Goose Island Bank and Queen Charlotte Sound</w:t>
      </w:r>
      <w:r w:rsidRPr="00830B94">
        <w:rPr>
          <w:rFonts w:ascii="Calibri" w:hAnsi="Calibri" w:cs="Calibri"/>
          <w:noProof/>
        </w:rPr>
        <w:t>. 133. http://skeenasalmonprogram.ca/libraryfiles/lib_236.pdf</w:t>
      </w:r>
    </w:p>
    <w:p w14:paraId="19CBFA2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Pearson, W. H., Deriso, R. B., Elston, R. A., Hook, S. E., Parker, K. R., &amp; Anderson, J. W. (2012). Hypotheses concerning the decline and poor recovery of Pacific herring in Prince William Sound, Alaska. </w:t>
      </w:r>
      <w:r w:rsidRPr="00830B94">
        <w:rPr>
          <w:rFonts w:ascii="Calibri" w:hAnsi="Calibri" w:cs="Calibri"/>
          <w:i/>
          <w:iCs/>
          <w:noProof/>
        </w:rPr>
        <w:t>Reviews in Fish Biology and Fisheries</w:t>
      </w:r>
      <w:r w:rsidRPr="00830B94">
        <w:rPr>
          <w:rFonts w:ascii="Calibri" w:hAnsi="Calibri" w:cs="Calibri"/>
          <w:noProof/>
        </w:rPr>
        <w:t xml:space="preserve">, </w:t>
      </w:r>
      <w:r w:rsidRPr="00830B94">
        <w:rPr>
          <w:rFonts w:ascii="Calibri" w:hAnsi="Calibri" w:cs="Calibri"/>
          <w:i/>
          <w:iCs/>
          <w:noProof/>
        </w:rPr>
        <w:t>22</w:t>
      </w:r>
      <w:r w:rsidRPr="00830B94">
        <w:rPr>
          <w:rFonts w:ascii="Calibri" w:hAnsi="Calibri" w:cs="Calibri"/>
          <w:noProof/>
        </w:rPr>
        <w:t>(1), 95–135. https://doi.org/10.1007/s11160-011-9225-7</w:t>
      </w:r>
    </w:p>
    <w:p w14:paraId="4149080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Pocheville, A. (2015). The ecological niche: History and recent controversies. In </w:t>
      </w:r>
      <w:r w:rsidRPr="00830B94">
        <w:rPr>
          <w:rFonts w:ascii="Calibri" w:hAnsi="Calibri" w:cs="Calibri"/>
          <w:i/>
          <w:iCs/>
          <w:noProof/>
        </w:rPr>
        <w:t>Handbook of Evolutionary Thinking in the Sciences</w:t>
      </w:r>
      <w:r w:rsidRPr="00830B94">
        <w:rPr>
          <w:rFonts w:ascii="Calibri" w:hAnsi="Calibri" w:cs="Calibri"/>
          <w:noProof/>
        </w:rPr>
        <w:t xml:space="preserve"> (Issue January). https://doi.org/10.1007/978-94-017-9014-7_26</w:t>
      </w:r>
    </w:p>
    <w:p w14:paraId="29C5EE87"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Quinn, T. P. (2018). </w:t>
      </w:r>
      <w:r w:rsidRPr="00830B94">
        <w:rPr>
          <w:rFonts w:ascii="Calibri" w:hAnsi="Calibri" w:cs="Calibri"/>
          <w:i/>
          <w:iCs/>
          <w:noProof/>
        </w:rPr>
        <w:t>The behaviour and ecology of Pacific salmon and trout</w:t>
      </w:r>
      <w:r w:rsidRPr="00830B94">
        <w:rPr>
          <w:rFonts w:ascii="Calibri" w:hAnsi="Calibri" w:cs="Calibri"/>
          <w:noProof/>
        </w:rPr>
        <w:t xml:space="preserve"> (Second). University of Washington Press.</w:t>
      </w:r>
    </w:p>
    <w:p w14:paraId="295C7FC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&amp; Irvine, J. R. (2018). Numbers and Biomass of Natural- and Hatchery-Origin Pink Salmon, Chum Salmon, and Sockeye Salmon in the North Pacific Ocean, 1925–2015. </w:t>
      </w:r>
      <w:r w:rsidRPr="00830B94">
        <w:rPr>
          <w:rFonts w:ascii="Calibri" w:hAnsi="Calibri" w:cs="Calibri"/>
          <w:i/>
          <w:iCs/>
          <w:noProof/>
        </w:rPr>
        <w:t>Marine and Coastal Fisheries</w:t>
      </w:r>
      <w:r w:rsidRPr="00830B94">
        <w:rPr>
          <w:rFonts w:ascii="Calibri" w:hAnsi="Calibri" w:cs="Calibri"/>
          <w:noProof/>
        </w:rPr>
        <w:t xml:space="preserve">, </w:t>
      </w:r>
      <w:r w:rsidRPr="00830B94">
        <w:rPr>
          <w:rFonts w:ascii="Calibri" w:hAnsi="Calibri" w:cs="Calibri"/>
          <w:i/>
          <w:iCs/>
          <w:noProof/>
        </w:rPr>
        <w:t>10</w:t>
      </w:r>
      <w:r w:rsidRPr="00830B94">
        <w:rPr>
          <w:rFonts w:ascii="Calibri" w:hAnsi="Calibri" w:cs="Calibri"/>
          <w:noProof/>
        </w:rPr>
        <w:t>(2), 152–168. https://doi.org/10.1002/mcf2.10023</w:t>
      </w:r>
    </w:p>
    <w:p w14:paraId="5C9F64EA"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&amp; Nielsen, J. L. (2004). Evidence for competitive dominance of Pink salmon (Oncorhynchus gorbuscha) over other Salmonids in the North Pacific Ocean. </w:t>
      </w:r>
      <w:r w:rsidRPr="00830B94">
        <w:rPr>
          <w:rFonts w:ascii="Calibri" w:hAnsi="Calibri" w:cs="Calibri"/>
          <w:i/>
          <w:iCs/>
          <w:noProof/>
        </w:rPr>
        <w:t>Reviews in Fish Biology and Fisheries</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(3), 371–390. https://doi.org/10.1007/s11160-004-6927-0</w:t>
      </w:r>
    </w:p>
    <w:p w14:paraId="69EF3A8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Springer, A. M., Shaul, L. D., &amp; van Vliet, G. B. (2019). Unprecedented biennial pattern of birth and mortality in an endangered apex predator, the southern resident killer whale, in the eastern North Pacific Ocean. </w:t>
      </w:r>
      <w:r w:rsidRPr="00830B94">
        <w:rPr>
          <w:rFonts w:ascii="Calibri" w:hAnsi="Calibri" w:cs="Calibri"/>
          <w:i/>
          <w:iCs/>
          <w:noProof/>
        </w:rPr>
        <w:t>Marine Ecology Progress Series</w:t>
      </w:r>
      <w:r w:rsidRPr="00830B94">
        <w:rPr>
          <w:rFonts w:ascii="Calibri" w:hAnsi="Calibri" w:cs="Calibri"/>
          <w:noProof/>
        </w:rPr>
        <w:t xml:space="preserve">, </w:t>
      </w:r>
      <w:r w:rsidRPr="00830B94">
        <w:rPr>
          <w:rFonts w:ascii="Calibri" w:hAnsi="Calibri" w:cs="Calibri"/>
          <w:i/>
          <w:iCs/>
          <w:noProof/>
        </w:rPr>
        <w:t>608</w:t>
      </w:r>
      <w:r w:rsidRPr="00830B94">
        <w:rPr>
          <w:rFonts w:ascii="Calibri" w:hAnsi="Calibri" w:cs="Calibri"/>
          <w:noProof/>
        </w:rPr>
        <w:t>(1), 291–296. https://doi.org/10.3354/meps12835</w:t>
      </w:r>
    </w:p>
    <w:p w14:paraId="19A4240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Sibert, J. R. (1979). Detritus and Juvenile Salmon Production in the Nanaimo Estuary: II. Meiofauna Available as Food to Juvenile Chum Salmon (Oncorhynchus keta). </w:t>
      </w:r>
      <w:r w:rsidRPr="00830B94">
        <w:rPr>
          <w:rFonts w:ascii="Calibri" w:hAnsi="Calibri" w:cs="Calibri"/>
          <w:i/>
          <w:iCs/>
          <w:noProof/>
        </w:rPr>
        <w:t>Journal of the Fisheries Research Board of Canada</w:t>
      </w:r>
      <w:r w:rsidRPr="00830B94">
        <w:rPr>
          <w:rFonts w:ascii="Calibri" w:hAnsi="Calibri" w:cs="Calibri"/>
          <w:noProof/>
        </w:rPr>
        <w:t xml:space="preserve">, </w:t>
      </w:r>
      <w:r w:rsidRPr="00830B94">
        <w:rPr>
          <w:rFonts w:ascii="Calibri" w:hAnsi="Calibri" w:cs="Calibri"/>
          <w:i/>
          <w:iCs/>
          <w:noProof/>
        </w:rPr>
        <w:t>36</w:t>
      </w:r>
      <w:r w:rsidRPr="00830B94">
        <w:rPr>
          <w:rFonts w:ascii="Calibri" w:hAnsi="Calibri" w:cs="Calibri"/>
          <w:noProof/>
        </w:rPr>
        <w:t>(5), 497–503. https://doi.org/10.1139/f79-073</w:t>
      </w:r>
    </w:p>
    <w:p w14:paraId="49061C9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Springer, A. M., Van Vliet, G. B., Bool, N., Crowley, M., Fullagar, P., Lea, M. A., Monash, R., Price, C., Vertigan, C., &amp; Woehler, E. J. (2018). Transhemispheric ecosystem disservices of pink salmon in a Pacific Ocean macrosystem. </w:t>
      </w:r>
      <w:r w:rsidRPr="00830B94">
        <w:rPr>
          <w:rFonts w:ascii="Calibri" w:hAnsi="Calibri" w:cs="Calibri"/>
          <w:i/>
          <w:iCs/>
          <w:noProof/>
        </w:rPr>
        <w:t>Proceedings of the National Academy of Sciences of the United States of America</w:t>
      </w:r>
      <w:r w:rsidRPr="00830B94">
        <w:rPr>
          <w:rFonts w:ascii="Calibri" w:hAnsi="Calibri" w:cs="Calibri"/>
          <w:noProof/>
        </w:rPr>
        <w:t xml:space="preserve">, </w:t>
      </w:r>
      <w:r w:rsidRPr="00830B94">
        <w:rPr>
          <w:rFonts w:ascii="Calibri" w:hAnsi="Calibri" w:cs="Calibri"/>
          <w:i/>
          <w:iCs/>
          <w:noProof/>
        </w:rPr>
        <w:t>115</w:t>
      </w:r>
      <w:r w:rsidRPr="00830B94">
        <w:rPr>
          <w:rFonts w:ascii="Calibri" w:hAnsi="Calibri" w:cs="Calibri"/>
          <w:noProof/>
        </w:rPr>
        <w:t>(22), E5038–E5045. https://doi.org/10.1073/pnas.1720577115</w:t>
      </w:r>
    </w:p>
    <w:p w14:paraId="0A83D215"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Tadokoro, K., Ishida, Y., Davis, N. D., Ueyanagi, S., &amp; Sugimoto, T. (1996). Change in chum salmon (Oncorhynchus keta) stomach contents associated with fluctuation of pink salmon (O. gorbuscha) abundance in the central subarctic Pacific and Bering Sea.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5</w:t>
      </w:r>
      <w:r w:rsidRPr="00830B94">
        <w:rPr>
          <w:rFonts w:ascii="Calibri" w:hAnsi="Calibri" w:cs="Calibri"/>
          <w:noProof/>
        </w:rPr>
        <w:t>(2), 89–99. https://doi.org/10.1111/j.1365-2419.1996.tb00108.x</w:t>
      </w:r>
    </w:p>
    <w:p w14:paraId="7E1F21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Weingartner, T., Eisner, L., Eckert, G. L., &amp; Danielson, S. (2009). Southeast Alaska: Oceanographic habitats and linkages. </w:t>
      </w:r>
      <w:r w:rsidRPr="00830B94">
        <w:rPr>
          <w:rFonts w:ascii="Calibri" w:hAnsi="Calibri" w:cs="Calibri"/>
          <w:i/>
          <w:iCs/>
          <w:noProof/>
        </w:rPr>
        <w:t>Journal of Biogeography</w:t>
      </w:r>
      <w:r w:rsidRPr="00830B94">
        <w:rPr>
          <w:rFonts w:ascii="Calibri" w:hAnsi="Calibri" w:cs="Calibri"/>
          <w:noProof/>
        </w:rPr>
        <w:t xml:space="preserve">, </w:t>
      </w:r>
      <w:r w:rsidRPr="00830B94">
        <w:rPr>
          <w:rFonts w:ascii="Calibri" w:hAnsi="Calibri" w:cs="Calibri"/>
          <w:i/>
          <w:iCs/>
          <w:noProof/>
        </w:rPr>
        <w:t>36</w:t>
      </w:r>
      <w:r w:rsidRPr="00830B94">
        <w:rPr>
          <w:rFonts w:ascii="Calibri" w:hAnsi="Calibri" w:cs="Calibri"/>
          <w:noProof/>
        </w:rPr>
        <w:t>(3), 387–400. https://doi.org/10.1111/j.1365-2699.2008.01994.x</w:t>
      </w:r>
    </w:p>
    <w:p w14:paraId="0B53575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Welch, D. W. (1997). Anatomical specialization in the gut of Pacific salmon (Oncorhynchus): Evidence for oceanic limits to salmon production? </w:t>
      </w:r>
      <w:r w:rsidRPr="00830B94">
        <w:rPr>
          <w:rFonts w:ascii="Calibri" w:hAnsi="Calibri" w:cs="Calibri"/>
          <w:i/>
          <w:iCs/>
          <w:noProof/>
        </w:rPr>
        <w:t>Canadian Journal of Zoology</w:t>
      </w:r>
      <w:r w:rsidRPr="00830B94">
        <w:rPr>
          <w:rFonts w:ascii="Calibri" w:hAnsi="Calibri" w:cs="Calibri"/>
          <w:noProof/>
        </w:rPr>
        <w:t xml:space="preserve">, </w:t>
      </w:r>
      <w:r w:rsidRPr="00830B94">
        <w:rPr>
          <w:rFonts w:ascii="Calibri" w:hAnsi="Calibri" w:cs="Calibri"/>
          <w:i/>
          <w:iCs/>
          <w:noProof/>
        </w:rPr>
        <w:t>75</w:t>
      </w:r>
      <w:r w:rsidRPr="00830B94">
        <w:rPr>
          <w:rFonts w:ascii="Calibri" w:hAnsi="Calibri" w:cs="Calibri"/>
          <w:noProof/>
        </w:rPr>
        <w:t>(6), 936–942. https://doi.org/10.1139/z97-112</w:t>
      </w:r>
    </w:p>
    <w:p w14:paraId="1749F27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Wyllie de Echeverria, V. R., &amp; Thornton, T. F. (2019). Using traditional ecological knowledge to understand and adapt to climate and biodiversity change on the Pacific coast of North America. </w:t>
      </w:r>
      <w:r w:rsidRPr="00830B94">
        <w:rPr>
          <w:rFonts w:ascii="Calibri" w:hAnsi="Calibri" w:cs="Calibri"/>
          <w:i/>
          <w:iCs/>
          <w:noProof/>
        </w:rPr>
        <w:t>Ambio</w:t>
      </w:r>
      <w:r w:rsidRPr="00830B94">
        <w:rPr>
          <w:rFonts w:ascii="Calibri" w:hAnsi="Calibri" w:cs="Calibri"/>
          <w:noProof/>
        </w:rPr>
        <w:t xml:space="preserve">, </w:t>
      </w:r>
      <w:r w:rsidRPr="00830B94">
        <w:rPr>
          <w:rFonts w:ascii="Calibri" w:hAnsi="Calibri" w:cs="Calibri"/>
          <w:i/>
          <w:iCs/>
          <w:noProof/>
        </w:rPr>
        <w:t>48</w:t>
      </w:r>
      <w:r w:rsidRPr="00830B94">
        <w:rPr>
          <w:rFonts w:ascii="Calibri" w:hAnsi="Calibri" w:cs="Calibri"/>
          <w:noProof/>
        </w:rPr>
        <w:t>(12), 1447–1469. https://doi.org/10.1007/s13280-019-01218-6</w:t>
      </w:r>
    </w:p>
    <w:p w14:paraId="50F4B1C7" w14:textId="0AE81EAC" w:rsidR="00B010C1" w:rsidRPr="003C4653" w:rsidRDefault="003D1980" w:rsidP="00830B94">
      <w:pPr>
        <w:widowControl w:val="0"/>
        <w:autoSpaceDE w:val="0"/>
        <w:autoSpaceDN w:val="0"/>
        <w:adjustRightInd w:val="0"/>
        <w:spacing w:line="480" w:lineRule="auto"/>
        <w:ind w:left="480" w:hanging="480"/>
        <w:rPr>
          <w:rFonts w:eastAsia="Times New Roman" w:cstheme="minorHAnsi"/>
          <w:color w:val="000000"/>
          <w:lang w:val="en-CA"/>
        </w:rPr>
      </w:pPr>
      <w:r>
        <w:rPr>
          <w:rFonts w:eastAsia="Times New Roman" w:cstheme="minorHAnsi"/>
          <w:color w:val="000000"/>
          <w:lang w:val="en-CA"/>
        </w:rPr>
        <w:fldChar w:fldCharType="end"/>
      </w:r>
    </w:p>
    <w:p w14:paraId="5654EFD7" w14:textId="77777777" w:rsidR="00B010C1" w:rsidRDefault="00FA0237" w:rsidP="00266C78">
      <w:pPr>
        <w:spacing w:line="480" w:lineRule="auto"/>
        <w:rPr>
          <w:rFonts w:eastAsia="Times New Roman" w:cstheme="minorHAnsi"/>
          <w:b/>
          <w:bCs/>
          <w:lang w:val="en-CA"/>
        </w:rPr>
      </w:pPr>
      <w:r w:rsidRPr="00FA0237">
        <w:rPr>
          <w:rFonts w:eastAsia="Times New Roman" w:cstheme="minorHAnsi"/>
          <w:b/>
          <w:bCs/>
          <w:lang w:val="en-CA"/>
        </w:rPr>
        <w:t>Figures</w:t>
      </w:r>
    </w:p>
    <w:p w14:paraId="1381EF10" w14:textId="77777777" w:rsidR="00595870" w:rsidRDefault="00595870" w:rsidP="00266C78">
      <w:pPr>
        <w:spacing w:line="480" w:lineRule="auto"/>
        <w:rPr>
          <w:rFonts w:eastAsia="Times New Roman" w:cstheme="minorHAnsi"/>
          <w:b/>
          <w:bCs/>
          <w:lang w:val="en-CA"/>
        </w:rPr>
      </w:pPr>
    </w:p>
    <w:p w14:paraId="7ABCF820" w14:textId="77777777" w:rsidR="00FA0237" w:rsidRDefault="007D0D96" w:rsidP="00266C78">
      <w:pPr>
        <w:spacing w:line="480" w:lineRule="auto"/>
        <w:rPr>
          <w:rFonts w:eastAsia="Times New Roman" w:cstheme="minorHAnsi"/>
          <w:b/>
          <w:bCs/>
          <w:lang w:val="en-CA"/>
        </w:rPr>
      </w:pPr>
      <w:r>
        <w:rPr>
          <w:rFonts w:eastAsia="Times New Roman" w:cstheme="minorHAnsi"/>
          <w:b/>
          <w:bCs/>
          <w:noProof/>
          <w:lang w:val="en-CA" w:eastAsia="en-CA"/>
        </w:rPr>
        <w:drawing>
          <wp:inline distT="0" distB="0" distL="0" distR="0" wp14:anchorId="2C29536C" wp14:editId="48722CC7">
            <wp:extent cx="5943600" cy="424561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t_m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E87D01F" w14:textId="77777777" w:rsidR="00677CC7" w:rsidRDefault="00677CC7" w:rsidP="00266C78">
      <w:pPr>
        <w:spacing w:line="480" w:lineRule="auto"/>
        <w:rPr>
          <w:rFonts w:eastAsia="Times New Roman" w:cstheme="minorHAnsi"/>
          <w:b/>
          <w:bCs/>
          <w:lang w:val="en-CA"/>
        </w:rPr>
      </w:pPr>
    </w:p>
    <w:p w14:paraId="7B480FB2" w14:textId="77777777" w:rsidR="007D0D96" w:rsidRPr="00FA0237" w:rsidRDefault="007D0D96" w:rsidP="00266C78">
      <w:pPr>
        <w:spacing w:line="480" w:lineRule="auto"/>
        <w:rPr>
          <w:rFonts w:eastAsia="Times New Roman" w:cstheme="minorHAnsi"/>
          <w:b/>
          <w:bCs/>
          <w:lang w:val="en-CA"/>
        </w:rPr>
      </w:pPr>
      <w:r>
        <w:rPr>
          <w:rFonts w:eastAsia="Times New Roman" w:cstheme="minorHAnsi"/>
          <w:b/>
          <w:bCs/>
          <w:lang w:val="en-CA"/>
        </w:rPr>
        <w:t xml:space="preserve">Figure 1: </w:t>
      </w:r>
      <w:r w:rsidR="00E62560" w:rsidRPr="00477EF3">
        <w:rPr>
          <w:rFonts w:eastAsia="Times New Roman" w:cstheme="minorHAnsi"/>
          <w:lang w:val="en-CA"/>
        </w:rPr>
        <w:t>Map of salmon survey stations in the Discovery Islands and Johnstone Strait. Inset map</w:t>
      </w:r>
      <w:r w:rsidR="00677CC7">
        <w:rPr>
          <w:rFonts w:eastAsia="Times New Roman" w:cstheme="minorHAnsi"/>
          <w:lang w:val="en-CA"/>
        </w:rPr>
        <w:t xml:space="preserve"> (left)</w:t>
      </w:r>
      <w:r w:rsidR="00E62560" w:rsidRPr="00477EF3">
        <w:rPr>
          <w:rFonts w:eastAsia="Times New Roman" w:cstheme="minorHAnsi"/>
          <w:lang w:val="en-CA"/>
        </w:rPr>
        <w:t xml:space="preserve"> shows the British Columbia coast with the study region highlighted by the red box.</w:t>
      </w:r>
    </w:p>
    <w:p w14:paraId="168F2916" w14:textId="77777777" w:rsidR="00FA0237" w:rsidRDefault="00FA0237" w:rsidP="00266C78">
      <w:pPr>
        <w:spacing w:line="480" w:lineRule="auto"/>
        <w:rPr>
          <w:rFonts w:eastAsia="Times New Roman" w:cstheme="minorHAnsi"/>
          <w:lang w:val="en-CA"/>
        </w:rPr>
      </w:pPr>
    </w:p>
    <w:p w14:paraId="0D27E991" w14:textId="77777777" w:rsidR="00FA0237" w:rsidRDefault="00EC5DAE"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F2CA043" wp14:editId="4E0D1F9A">
            <wp:extent cx="5943600" cy="51396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alinity_spatia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14:paraId="4F381879" w14:textId="77777777" w:rsidR="00FA0237" w:rsidRDefault="00FA0237" w:rsidP="00266C78">
      <w:pPr>
        <w:spacing w:line="480" w:lineRule="auto"/>
        <w:rPr>
          <w:rFonts w:eastAsia="Times New Roman" w:cstheme="minorHAnsi"/>
          <w:lang w:val="en-CA"/>
        </w:rPr>
      </w:pPr>
    </w:p>
    <w:p w14:paraId="360FA7A9" w14:textId="77777777" w:rsidR="00477EF3" w:rsidRDefault="00477EF3" w:rsidP="00266C78">
      <w:pPr>
        <w:spacing w:line="480" w:lineRule="auto"/>
        <w:rPr>
          <w:rFonts w:eastAsia="Times New Roman" w:cstheme="minorHAnsi"/>
          <w:lang w:val="en-CA"/>
        </w:rPr>
      </w:pPr>
      <w:r w:rsidRPr="00677CC7">
        <w:rPr>
          <w:rFonts w:eastAsia="Times New Roman" w:cstheme="minorHAnsi"/>
          <w:b/>
          <w:bCs/>
          <w:lang w:val="en-CA"/>
        </w:rPr>
        <w:t>Figure 2:</w:t>
      </w:r>
      <w:r>
        <w:rPr>
          <w:rFonts w:eastAsia="Times New Roman" w:cstheme="minorHAnsi"/>
          <w:lang w:val="en-CA"/>
        </w:rPr>
        <w:t xml:space="preserve"> </w:t>
      </w:r>
      <w:r w:rsidR="00677CC7">
        <w:rPr>
          <w:rFonts w:eastAsia="Times New Roman" w:cstheme="minorHAnsi"/>
          <w:lang w:val="en-CA"/>
        </w:rPr>
        <w:t xml:space="preserve">Temperature (left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black</w:t>
      </w:r>
      <w:r w:rsidR="00677CC7">
        <w:rPr>
          <w:rFonts w:eastAsia="Times New Roman" w:cstheme="minorHAnsi"/>
          <w:lang w:val="en-CA"/>
        </w:rPr>
        <w:t xml:space="preserve">) and salinity (right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red</w:t>
      </w:r>
      <w:r w:rsidR="00677CC7">
        <w:rPr>
          <w:rFonts w:eastAsia="Times New Roman" w:cstheme="minorHAnsi"/>
          <w:lang w:val="en-CA"/>
        </w:rPr>
        <w:t>)</w:t>
      </w:r>
      <w:r>
        <w:rPr>
          <w:rFonts w:eastAsia="Times New Roman" w:cstheme="minorHAnsi"/>
          <w:lang w:val="en-CA"/>
        </w:rPr>
        <w:t xml:space="preserve"> </w:t>
      </w:r>
      <w:r w:rsidR="00EC5DAE">
        <w:rPr>
          <w:rFonts w:eastAsia="Times New Roman" w:cstheme="minorHAnsi"/>
          <w:lang w:val="en-CA"/>
        </w:rPr>
        <w:t>values</w:t>
      </w:r>
      <w:r w:rsidR="00677CC7">
        <w:rPr>
          <w:rFonts w:eastAsia="Times New Roman" w:cstheme="minorHAnsi"/>
          <w:lang w:val="en-CA"/>
        </w:rPr>
        <w:t xml:space="preserve"> paired with</w:t>
      </w:r>
      <w:r w:rsidR="003C25AC">
        <w:rPr>
          <w:rFonts w:eastAsia="Times New Roman" w:cstheme="minorHAnsi"/>
          <w:lang w:val="en-CA"/>
        </w:rPr>
        <w:t xml:space="preserve"> the</w:t>
      </w:r>
      <w:r w:rsidR="00677CC7">
        <w:rPr>
          <w:rFonts w:eastAsia="Times New Roman" w:cstheme="minorHAnsi"/>
          <w:lang w:val="en-CA"/>
        </w:rPr>
        <w:t xml:space="preserve"> salmon </w:t>
      </w:r>
      <w:r w:rsidR="003C25AC">
        <w:rPr>
          <w:rFonts w:eastAsia="Times New Roman" w:cstheme="minorHAnsi"/>
          <w:lang w:val="en-CA"/>
        </w:rPr>
        <w:t>surveys</w:t>
      </w:r>
      <w:r w:rsidR="00677CC7">
        <w:rPr>
          <w:rFonts w:eastAsia="Times New Roman" w:cstheme="minorHAnsi"/>
          <w:lang w:val="en-CA"/>
        </w:rPr>
        <w:t xml:space="preserve">, </w:t>
      </w:r>
      <w:r w:rsidR="003C25AC">
        <w:rPr>
          <w:rFonts w:eastAsia="Times New Roman" w:cstheme="minorHAnsi"/>
          <w:lang w:val="en-CA"/>
        </w:rPr>
        <w:t xml:space="preserve">the </w:t>
      </w:r>
      <w:r w:rsidR="00677CC7">
        <w:rPr>
          <w:rFonts w:eastAsia="Times New Roman" w:cstheme="minorHAnsi"/>
          <w:lang w:val="en-CA"/>
        </w:rPr>
        <w:t>sites are</w:t>
      </w:r>
      <w:r w:rsidR="00A357F0">
        <w:rPr>
          <w:rFonts w:eastAsia="Times New Roman" w:cstheme="minorHAnsi"/>
          <w:lang w:val="en-CA"/>
        </w:rPr>
        <w:t xml:space="preserve"> listed </w:t>
      </w:r>
      <w:r w:rsidR="00677CC7">
        <w:rPr>
          <w:rFonts w:eastAsia="Times New Roman" w:cstheme="minorHAnsi"/>
          <w:lang w:val="en-CA"/>
        </w:rPr>
        <w:t>in the same order on the x-axis as they appear on the map.</w:t>
      </w:r>
    </w:p>
    <w:p w14:paraId="119FBFBC" w14:textId="77777777" w:rsidR="00677CC7" w:rsidRDefault="00677CC7" w:rsidP="00266C78">
      <w:pPr>
        <w:spacing w:line="480" w:lineRule="auto"/>
        <w:rPr>
          <w:rFonts w:eastAsia="Times New Roman" w:cstheme="minorHAnsi"/>
          <w:lang w:val="en-CA"/>
        </w:rPr>
      </w:pPr>
    </w:p>
    <w:p w14:paraId="388B51C2" w14:textId="77777777" w:rsidR="00FA0237" w:rsidRDefault="00FA0237" w:rsidP="00266C78">
      <w:pPr>
        <w:spacing w:line="480" w:lineRule="auto"/>
        <w:rPr>
          <w:rFonts w:eastAsia="Times New Roman" w:cstheme="minorHAnsi"/>
          <w:lang w:val="en-CA"/>
        </w:rPr>
      </w:pPr>
    </w:p>
    <w:p w14:paraId="53CC5DBC" w14:textId="180E314F" w:rsidR="00FA0237" w:rsidRDefault="00FA0237" w:rsidP="00266C78">
      <w:pPr>
        <w:spacing w:line="480" w:lineRule="auto"/>
        <w:rPr>
          <w:rFonts w:eastAsia="Times New Roman" w:cstheme="minorHAnsi"/>
          <w:lang w:val="en-CA"/>
        </w:rPr>
      </w:pPr>
    </w:p>
    <w:p w14:paraId="6234E277" w14:textId="16EFA60A" w:rsidR="00595870" w:rsidRDefault="003D4064"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02C19B56" wp14:editId="1C999001">
            <wp:extent cx="5943600" cy="51327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xa_comp_spatial.png"/>
                    <pic:cNvPicPr/>
                  </pic:nvPicPr>
                  <pic:blipFill>
                    <a:blip r:embed="rId13"/>
                    <a:stretch>
                      <a:fillRect/>
                    </a:stretch>
                  </pic:blipFill>
                  <pic:spPr>
                    <a:xfrm>
                      <a:off x="0" y="0"/>
                      <a:ext cx="5943600" cy="5132705"/>
                    </a:xfrm>
                    <a:prstGeom prst="rect">
                      <a:avLst/>
                    </a:prstGeom>
                  </pic:spPr>
                </pic:pic>
              </a:graphicData>
            </a:graphic>
          </wp:inline>
        </w:drawing>
      </w:r>
    </w:p>
    <w:p w14:paraId="21E0E206" w14:textId="77777777" w:rsidR="00FA0237" w:rsidRDefault="00677CC7" w:rsidP="00266C78">
      <w:pPr>
        <w:spacing w:line="480" w:lineRule="auto"/>
        <w:rPr>
          <w:rFonts w:eastAsia="Times New Roman" w:cstheme="minorHAnsi"/>
          <w:lang w:val="en-CA"/>
        </w:rPr>
      </w:pPr>
      <w:r w:rsidRPr="00A357F0">
        <w:rPr>
          <w:rFonts w:eastAsia="Times New Roman" w:cstheme="minorHAnsi"/>
          <w:b/>
          <w:bCs/>
          <w:lang w:val="en-CA"/>
        </w:rPr>
        <w:t>Figure 3:</w:t>
      </w:r>
      <w:r>
        <w:rPr>
          <w:rFonts w:eastAsia="Times New Roman" w:cstheme="minorHAnsi"/>
          <w:lang w:val="en-CA"/>
        </w:rPr>
        <w:t xml:space="preserve"> </w:t>
      </w:r>
      <w:r w:rsidR="00A357F0">
        <w:rPr>
          <w:rFonts w:eastAsia="Times New Roman" w:cstheme="minorHAnsi"/>
          <w:lang w:val="en-CA"/>
        </w:rPr>
        <w:t>Average r</w:t>
      </w:r>
      <w:r>
        <w:rPr>
          <w:rFonts w:eastAsia="Times New Roman" w:cstheme="minorHAnsi"/>
          <w:lang w:val="en-CA"/>
        </w:rPr>
        <w:t xml:space="preserve">elative biomass of </w:t>
      </w:r>
      <w:r w:rsidR="00A357F0">
        <w:rPr>
          <w:rFonts w:eastAsia="Times New Roman" w:cstheme="minorHAnsi"/>
          <w:lang w:val="en-CA"/>
        </w:rPr>
        <w:t xml:space="preserve">the </w:t>
      </w:r>
      <w:r>
        <w:rPr>
          <w:rFonts w:eastAsia="Times New Roman" w:cstheme="minorHAnsi"/>
          <w:lang w:val="en-CA"/>
        </w:rPr>
        <w:t>main prey groups</w:t>
      </w:r>
      <w:r w:rsidR="00A357F0">
        <w:rPr>
          <w:rFonts w:eastAsia="Times New Roman" w:cstheme="minorHAnsi"/>
          <w:lang w:val="en-CA"/>
        </w:rPr>
        <w:t xml:space="preserve"> for juvenile</w:t>
      </w:r>
      <w:r>
        <w:rPr>
          <w:rFonts w:eastAsia="Times New Roman" w:cstheme="minorHAnsi"/>
          <w:lang w:val="en-CA"/>
        </w:rPr>
        <w:t xml:space="preserve"> pink (top) and chum salmon (bottom)</w:t>
      </w:r>
      <w:r w:rsidR="00A357F0">
        <w:rPr>
          <w:rFonts w:eastAsia="Times New Roman" w:cstheme="minorHAnsi"/>
          <w:lang w:val="en-CA"/>
        </w:rPr>
        <w:t xml:space="preserve">, </w:t>
      </w:r>
      <w:r w:rsidR="003C25AC">
        <w:rPr>
          <w:rFonts w:eastAsia="Times New Roman" w:cstheme="minorHAnsi"/>
          <w:lang w:val="en-CA"/>
        </w:rPr>
        <w:t xml:space="preserve">the </w:t>
      </w:r>
      <w:r w:rsidR="00A357F0">
        <w:rPr>
          <w:rFonts w:eastAsia="Times New Roman" w:cstheme="minorHAnsi"/>
          <w:lang w:val="en-CA"/>
        </w:rPr>
        <w:t>sites are listed in the same order on the x-axis as they appear on the map. ‘Other’ prey group includes amphipods, barnacles, bivalves, cladocerans, pteropods, and more.</w:t>
      </w:r>
    </w:p>
    <w:p w14:paraId="4B4BBE25" w14:textId="77777777" w:rsidR="00FA0237" w:rsidRDefault="00595870"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8B6EAB6" wp14:editId="7C57234D">
            <wp:extent cx="5943600" cy="513270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tial_GF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3CA7399" w14:textId="77777777" w:rsidR="00A357F0" w:rsidRDefault="00A357F0" w:rsidP="00266C78">
      <w:pPr>
        <w:spacing w:line="480" w:lineRule="auto"/>
        <w:rPr>
          <w:rFonts w:eastAsia="Times New Roman" w:cstheme="minorHAnsi"/>
          <w:lang w:val="en-CA"/>
        </w:rPr>
      </w:pPr>
    </w:p>
    <w:p w14:paraId="78C18C78" w14:textId="77777777" w:rsidR="00A357F0" w:rsidRDefault="00A357F0" w:rsidP="00266C78">
      <w:pPr>
        <w:spacing w:line="480" w:lineRule="auto"/>
        <w:rPr>
          <w:rFonts w:eastAsia="Times New Roman" w:cstheme="minorHAnsi"/>
          <w:lang w:val="en-CA"/>
        </w:rPr>
      </w:pPr>
      <w:r>
        <w:rPr>
          <w:rFonts w:eastAsia="Times New Roman" w:cstheme="minorHAnsi"/>
          <w:lang w:val="en-CA"/>
        </w:rPr>
        <w:t>Figure 4: Gut fullness index (food weight / fish body weight * 100)</w:t>
      </w:r>
      <w:r w:rsidR="00610845">
        <w:rPr>
          <w:rFonts w:eastAsia="Times New Roman" w:cstheme="minorHAnsi"/>
          <w:lang w:val="en-CA"/>
        </w:rPr>
        <w:t xml:space="preserve"> </w:t>
      </w:r>
      <w:r w:rsidR="003C25AC">
        <w:rPr>
          <w:rFonts w:eastAsia="Times New Roman" w:cstheme="minorHAnsi"/>
          <w:lang w:val="en-CA"/>
        </w:rPr>
        <w:t>values</w:t>
      </w:r>
      <w:r>
        <w:rPr>
          <w:rFonts w:eastAsia="Times New Roman" w:cstheme="minorHAnsi"/>
          <w:lang w:val="en-CA"/>
        </w:rPr>
        <w:t xml:space="preserve"> </w:t>
      </w:r>
      <w:r w:rsidR="00610845">
        <w:rPr>
          <w:rFonts w:eastAsia="Times New Roman" w:cstheme="minorHAnsi"/>
          <w:lang w:val="en-CA"/>
        </w:rPr>
        <w:t>of juvenile pink and chum salmon</w:t>
      </w:r>
      <w:r w:rsidR="003C25AC">
        <w:rPr>
          <w:rFonts w:eastAsia="Times New Roman" w:cstheme="minorHAnsi"/>
          <w:lang w:val="en-CA"/>
        </w:rPr>
        <w:t xml:space="preserve"> (left y-axis)</w:t>
      </w:r>
      <w:r w:rsidR="00610845">
        <w:rPr>
          <w:rFonts w:eastAsia="Times New Roman" w:cstheme="minorHAnsi"/>
          <w:lang w:val="en-CA"/>
        </w:rPr>
        <w:t xml:space="preserve">, </w:t>
      </w:r>
      <w:r w:rsidR="007F7936">
        <w:rPr>
          <w:rFonts w:eastAsia="Times New Roman" w:cstheme="minorHAnsi"/>
          <w:lang w:val="en-CA"/>
        </w:rPr>
        <w:t>the black bar indicates the mean, boxes show</w:t>
      </w:r>
      <w:r w:rsidR="003C25AC">
        <w:rPr>
          <w:rFonts w:eastAsia="Times New Roman" w:cstheme="minorHAnsi"/>
          <w:lang w:val="en-CA"/>
        </w:rPr>
        <w:t xml:space="preserve"> the</w:t>
      </w:r>
      <w:r w:rsidR="007F7936">
        <w:rPr>
          <w:rFonts w:eastAsia="Times New Roman" w:cstheme="minorHAnsi"/>
          <w:lang w:val="en-CA"/>
        </w:rPr>
        <w:t xml:space="preserve"> inter-quartile range (IQR), whiskers are data within 1.5*IQR and</w:t>
      </w:r>
      <w:r w:rsidR="003C25AC">
        <w:rPr>
          <w:rFonts w:eastAsia="Times New Roman" w:cstheme="minorHAnsi"/>
          <w:lang w:val="en-CA"/>
        </w:rPr>
        <w:t xml:space="preserve"> shown as points are</w:t>
      </w:r>
      <w:r w:rsidR="007F7936">
        <w:rPr>
          <w:rFonts w:eastAsia="Times New Roman" w:cstheme="minorHAnsi"/>
          <w:lang w:val="en-CA"/>
        </w:rPr>
        <w:t xml:space="preserve"> outliers beyond </w:t>
      </w:r>
      <w:r w:rsidR="003C25AC">
        <w:rPr>
          <w:rFonts w:eastAsia="Times New Roman" w:cstheme="minorHAnsi"/>
          <w:lang w:val="en-CA"/>
        </w:rPr>
        <w:t xml:space="preserve">the </w:t>
      </w:r>
      <w:r w:rsidR="007F7936">
        <w:rPr>
          <w:rFonts w:eastAsia="Times New Roman" w:cstheme="minorHAnsi"/>
          <w:lang w:val="en-CA"/>
        </w:rPr>
        <w:t>1.5*IQR</w:t>
      </w:r>
      <w:r w:rsidR="003C25AC">
        <w:rPr>
          <w:rFonts w:eastAsia="Times New Roman" w:cstheme="minorHAnsi"/>
          <w:lang w:val="en-CA"/>
        </w:rPr>
        <w:t xml:space="preserve">. </w:t>
      </w:r>
      <w:commentRangeStart w:id="885"/>
      <w:r w:rsidR="00AE6EE9">
        <w:rPr>
          <w:rFonts w:eastAsia="Times New Roman" w:cstheme="minorHAnsi"/>
          <w:lang w:val="en-CA"/>
        </w:rPr>
        <w:t>T</w:t>
      </w:r>
      <w:r w:rsidR="003C25AC">
        <w:rPr>
          <w:rFonts w:eastAsia="Times New Roman" w:cstheme="minorHAnsi"/>
          <w:lang w:val="en-CA"/>
        </w:rPr>
        <w:t>he dark red</w:t>
      </w:r>
      <w:r w:rsidR="00AE6EE9">
        <w:rPr>
          <w:rFonts w:eastAsia="Times New Roman" w:cstheme="minorHAnsi"/>
          <w:lang w:val="en-CA"/>
        </w:rPr>
        <w:t xml:space="preserve"> line (right y-axis)</w:t>
      </w:r>
      <w:r w:rsidR="003C25AC">
        <w:rPr>
          <w:rFonts w:eastAsia="Times New Roman" w:cstheme="minorHAnsi"/>
          <w:lang w:val="en-CA"/>
        </w:rPr>
        <w:t xml:space="preserve"> is </w:t>
      </w:r>
      <w:r w:rsidR="00AE6EE9">
        <w:rPr>
          <w:rFonts w:eastAsia="Times New Roman" w:cstheme="minorHAnsi"/>
          <w:lang w:val="en-CA"/>
        </w:rPr>
        <w:t xml:space="preserve">the </w:t>
      </w:r>
      <w:r w:rsidR="003C25AC">
        <w:rPr>
          <w:rFonts w:eastAsia="Times New Roman" w:cstheme="minorHAnsi"/>
          <w:lang w:val="en-CA"/>
        </w:rPr>
        <w:t xml:space="preserve">percent similarity </w:t>
      </w:r>
      <w:commentRangeEnd w:id="885"/>
      <w:r w:rsidR="00916329">
        <w:rPr>
          <w:rStyle w:val="CommentReference"/>
        </w:rPr>
        <w:commentReference w:id="885"/>
      </w:r>
      <w:r w:rsidR="003C25AC">
        <w:rPr>
          <w:rFonts w:eastAsia="Times New Roman" w:cstheme="minorHAnsi"/>
          <w:lang w:val="en-CA"/>
        </w:rPr>
        <w:t>or diet overlap index between pink and chum salmon, the sites are listed in the same order on the x-axis as they appear on the map.</w:t>
      </w:r>
    </w:p>
    <w:p w14:paraId="3436DA45" w14:textId="77777777" w:rsidR="00FA0237" w:rsidRDefault="00FA0237" w:rsidP="00266C78">
      <w:pPr>
        <w:spacing w:line="480" w:lineRule="auto"/>
        <w:rPr>
          <w:rFonts w:eastAsia="Times New Roman" w:cstheme="minorHAnsi"/>
          <w:lang w:val="en-CA"/>
        </w:rPr>
      </w:pPr>
      <w:r>
        <w:rPr>
          <w:rFonts w:eastAsia="Times New Roman" w:cstheme="minorHAnsi"/>
          <w:noProof/>
          <w:lang w:val="en-CA"/>
        </w:rPr>
        <w:t xml:space="preserve"> </w:t>
      </w:r>
      <w:r w:rsidR="002C77C0">
        <w:rPr>
          <w:rFonts w:eastAsia="Times New Roman" w:cstheme="minorHAnsi"/>
          <w:noProof/>
          <w:lang w:val="en-CA" w:eastAsia="en-CA"/>
        </w:rPr>
        <w:drawing>
          <wp:inline distT="0" distB="0" distL="0" distR="0" wp14:anchorId="35F24359" wp14:editId="2A0E8945">
            <wp:extent cx="5943600" cy="5132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ial_NMD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7605A84" w14:textId="77777777" w:rsidR="00FA0237" w:rsidRDefault="003C25AC" w:rsidP="00266C78">
      <w:pPr>
        <w:spacing w:line="480" w:lineRule="auto"/>
        <w:rPr>
          <w:rFonts w:eastAsia="Times New Roman" w:cstheme="minorHAnsi"/>
          <w:lang w:val="en-CA"/>
        </w:rPr>
      </w:pPr>
      <w:r w:rsidRPr="00174E5C">
        <w:rPr>
          <w:rFonts w:eastAsia="Times New Roman" w:cstheme="minorHAnsi"/>
          <w:b/>
          <w:bCs/>
          <w:lang w:val="en-CA"/>
        </w:rPr>
        <w:t>Figure 5:</w:t>
      </w:r>
      <w:r>
        <w:rPr>
          <w:rFonts w:eastAsia="Times New Roman" w:cstheme="minorHAnsi"/>
          <w:lang w:val="en-CA"/>
        </w:rPr>
        <w:t xml:space="preserve"> Non-metric multidimensional scaling (NMDS) plot of juvenile pink and chum salmon diet composition (see text for data transformations)</w:t>
      </w:r>
      <w:r w:rsidR="00A12EDC">
        <w:rPr>
          <w:rFonts w:eastAsia="Times New Roman" w:cstheme="minorHAnsi"/>
          <w:lang w:val="en-CA"/>
        </w:rPr>
        <w:t xml:space="preserve">. </w:t>
      </w:r>
      <w:r w:rsidR="009F0B0F">
        <w:rPr>
          <w:rFonts w:eastAsia="Times New Roman" w:cstheme="minorHAnsi"/>
          <w:lang w:val="en-CA"/>
        </w:rPr>
        <w:t xml:space="preserve">Each data point is a salmon </w:t>
      </w:r>
      <w:r w:rsidR="0087627C">
        <w:rPr>
          <w:rFonts w:eastAsia="Times New Roman" w:cstheme="minorHAnsi"/>
          <w:lang w:val="en-CA"/>
        </w:rPr>
        <w:t>stomach</w:t>
      </w:r>
      <w:r w:rsidR="009F0B0F">
        <w:rPr>
          <w:rFonts w:eastAsia="Times New Roman" w:cstheme="minorHAnsi"/>
          <w:lang w:val="en-CA"/>
        </w:rPr>
        <w:t xml:space="preserve"> and distance between points </w:t>
      </w:r>
      <w:r w:rsidR="00174E5C">
        <w:rPr>
          <w:rFonts w:eastAsia="Times New Roman" w:cstheme="minorHAnsi"/>
          <w:lang w:val="en-CA"/>
        </w:rPr>
        <w:t>express</w:t>
      </w:r>
      <w:r w:rsidR="009F0B0F">
        <w:rPr>
          <w:rFonts w:eastAsia="Times New Roman" w:cstheme="minorHAnsi"/>
          <w:lang w:val="en-CA"/>
        </w:rPr>
        <w:t xml:space="preserve"> dissimilarity</w:t>
      </w:r>
      <w:r w:rsidR="00F9716A">
        <w:rPr>
          <w:rFonts w:eastAsia="Times New Roman" w:cstheme="minorHAnsi"/>
          <w:lang w:val="en-CA"/>
        </w:rPr>
        <w:t>,</w:t>
      </w:r>
      <w:r w:rsidR="009F0B0F">
        <w:rPr>
          <w:rFonts w:eastAsia="Times New Roman" w:cstheme="minorHAnsi"/>
          <w:lang w:val="en-CA"/>
        </w:rPr>
        <w:t xml:space="preserve"> axes have no units</w:t>
      </w:r>
      <w:r w:rsidR="00F9716A">
        <w:rPr>
          <w:rFonts w:eastAsia="Times New Roman" w:cstheme="minorHAnsi"/>
          <w:lang w:val="en-CA"/>
        </w:rPr>
        <w:t>.</w:t>
      </w:r>
      <w:r w:rsidR="009F0B0F">
        <w:rPr>
          <w:rFonts w:eastAsia="Times New Roman" w:cstheme="minorHAnsi"/>
          <w:lang w:val="en-CA"/>
        </w:rPr>
        <w:t xml:space="preserve"> </w:t>
      </w:r>
      <w:r w:rsidR="00F9716A">
        <w:rPr>
          <w:rFonts w:eastAsia="Times New Roman" w:cstheme="minorHAnsi"/>
          <w:lang w:val="en-CA"/>
        </w:rPr>
        <w:t>S</w:t>
      </w:r>
      <w:r w:rsidR="009F0B0F">
        <w:rPr>
          <w:rFonts w:eastAsia="Times New Roman" w:cstheme="minorHAnsi"/>
          <w:lang w:val="en-CA"/>
        </w:rPr>
        <w:t>hapes show salmon species, color displays sample site</w:t>
      </w:r>
      <w:r w:rsidR="00174E5C">
        <w:rPr>
          <w:rFonts w:eastAsia="Times New Roman" w:cstheme="minorHAnsi"/>
          <w:lang w:val="en-CA"/>
        </w:rPr>
        <w:t xml:space="preserve"> and</w:t>
      </w:r>
      <w:r w:rsidR="009F0B0F">
        <w:rPr>
          <w:rFonts w:eastAsia="Times New Roman" w:cstheme="minorHAnsi"/>
          <w:lang w:val="en-CA"/>
        </w:rPr>
        <w:t xml:space="preserve"> ellipses indicate standard deviation of each region</w:t>
      </w:r>
      <w:r w:rsidR="0087627C">
        <w:rPr>
          <w:rFonts w:eastAsia="Times New Roman" w:cstheme="minorHAnsi"/>
          <w:lang w:val="en-CA"/>
        </w:rPr>
        <w:t xml:space="preserve"> (see legends). “</w:t>
      </w:r>
      <w:r w:rsidR="00174E5C">
        <w:rPr>
          <w:rFonts w:eastAsia="Times New Roman" w:cstheme="minorHAnsi"/>
          <w:lang w:val="en-CA"/>
        </w:rPr>
        <w:t>S</w:t>
      </w:r>
      <w:r w:rsidR="0087627C">
        <w:rPr>
          <w:rFonts w:eastAsia="Times New Roman" w:cstheme="minorHAnsi"/>
          <w:lang w:val="en-CA"/>
        </w:rPr>
        <w:t>tress</w:t>
      </w:r>
      <w:r w:rsidR="00174E5C">
        <w:rPr>
          <w:rFonts w:eastAsia="Times New Roman" w:cstheme="minorHAnsi"/>
          <w:lang w:val="en-CA"/>
        </w:rPr>
        <w:t>”</w:t>
      </w:r>
      <w:r w:rsidR="0087627C">
        <w:rPr>
          <w:rFonts w:eastAsia="Times New Roman" w:cstheme="minorHAnsi"/>
          <w:lang w:val="en-CA"/>
        </w:rPr>
        <w:t xml:space="preserve"> is how </w:t>
      </w:r>
      <w:r w:rsidR="00F9716A">
        <w:rPr>
          <w:rFonts w:eastAsia="Times New Roman" w:cstheme="minorHAnsi"/>
          <w:lang w:val="en-CA"/>
        </w:rPr>
        <w:t>well distance</w:t>
      </w:r>
      <w:r w:rsidR="00174E5C">
        <w:rPr>
          <w:rFonts w:eastAsia="Times New Roman" w:cstheme="minorHAnsi"/>
          <w:lang w:val="en-CA"/>
        </w:rPr>
        <w:t>s</w:t>
      </w:r>
      <w:r w:rsidR="00F9716A">
        <w:rPr>
          <w:rFonts w:eastAsia="Times New Roman" w:cstheme="minorHAnsi"/>
          <w:lang w:val="en-CA"/>
        </w:rPr>
        <w:t xml:space="preserve"> between points </w:t>
      </w:r>
      <w:r w:rsidR="00174E5C">
        <w:rPr>
          <w:rFonts w:eastAsia="Times New Roman" w:cstheme="minorHAnsi"/>
          <w:lang w:val="en-CA"/>
        </w:rPr>
        <w:t>are</w:t>
      </w:r>
      <w:r w:rsidR="00F9716A">
        <w:rPr>
          <w:rFonts w:eastAsia="Times New Roman" w:cstheme="minorHAnsi"/>
          <w:lang w:val="en-CA"/>
        </w:rPr>
        <w:t xml:space="preserve"> retained when </w:t>
      </w:r>
      <w:r w:rsidR="00D90EF2">
        <w:rPr>
          <w:rFonts w:eastAsia="Times New Roman" w:cstheme="minorHAnsi"/>
          <w:lang w:val="en-CA"/>
        </w:rPr>
        <w:t>displayed</w:t>
      </w:r>
      <w:r w:rsidR="00F9716A">
        <w:rPr>
          <w:rFonts w:eastAsia="Times New Roman" w:cstheme="minorHAnsi"/>
          <w:lang w:val="en-CA"/>
        </w:rPr>
        <w:t xml:space="preserve"> in </w:t>
      </w:r>
      <w:r w:rsidR="00174E5C">
        <w:rPr>
          <w:rFonts w:eastAsia="Times New Roman" w:cstheme="minorHAnsi"/>
          <w:lang w:val="en-CA"/>
        </w:rPr>
        <w:t>two</w:t>
      </w:r>
      <w:r w:rsidR="00F9716A">
        <w:rPr>
          <w:rFonts w:eastAsia="Times New Roman" w:cstheme="minorHAnsi"/>
          <w:lang w:val="en-CA"/>
        </w:rPr>
        <w:t>-dimension</w:t>
      </w:r>
      <w:r w:rsidR="00174E5C">
        <w:rPr>
          <w:rFonts w:eastAsia="Times New Roman" w:cstheme="minorHAnsi"/>
          <w:lang w:val="en-CA"/>
        </w:rPr>
        <w:t>s</w:t>
      </w:r>
      <w:r w:rsidR="00F9716A">
        <w:rPr>
          <w:rFonts w:eastAsia="Times New Roman" w:cstheme="minorHAnsi"/>
          <w:lang w:val="en-CA"/>
        </w:rPr>
        <w:t>, stress values under 0.2 are good representations of data.</w:t>
      </w:r>
      <w:r w:rsidR="00174E5C">
        <w:rPr>
          <w:rFonts w:eastAsia="Times New Roman" w:cstheme="minorHAnsi"/>
          <w:lang w:val="en-CA"/>
        </w:rPr>
        <w:t xml:space="preserve"> For this </w:t>
      </w:r>
      <w:r w:rsidR="00D90EF2">
        <w:rPr>
          <w:rFonts w:eastAsia="Times New Roman" w:cstheme="minorHAnsi"/>
          <w:lang w:val="en-CA"/>
        </w:rPr>
        <w:t xml:space="preserve">NMDS </w:t>
      </w:r>
      <w:r w:rsidR="00174E5C">
        <w:rPr>
          <w:rFonts w:eastAsia="Times New Roman" w:cstheme="minorHAnsi"/>
          <w:lang w:val="en-CA"/>
        </w:rPr>
        <w:t>plot,</w:t>
      </w:r>
      <w:r w:rsidR="00D90EF2">
        <w:rPr>
          <w:rFonts w:eastAsia="Times New Roman" w:cstheme="minorHAnsi"/>
          <w:lang w:val="en-CA"/>
        </w:rPr>
        <w:t xml:space="preserve"> the</w:t>
      </w:r>
      <w:r w:rsidR="00174E5C">
        <w:rPr>
          <w:rFonts w:eastAsia="Times New Roman" w:cstheme="minorHAnsi"/>
          <w:lang w:val="en-CA"/>
        </w:rPr>
        <w:t xml:space="preserve"> stress = 0.1</w:t>
      </w:r>
      <w:r w:rsidR="00A37BBE">
        <w:rPr>
          <w:rFonts w:eastAsia="Times New Roman" w:cstheme="minorHAnsi"/>
          <w:lang w:val="en-CA"/>
        </w:rPr>
        <w:t>7.</w:t>
      </w:r>
    </w:p>
    <w:p w14:paraId="067D3E71" w14:textId="77777777" w:rsidR="00FA0237" w:rsidRDefault="008D286A"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0AB4F10A" wp14:editId="5A8FBF5C">
            <wp:extent cx="5943600" cy="79248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_cluster.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DD12947" w14:textId="77777777" w:rsidR="00D90EF2" w:rsidRPr="003C4653" w:rsidRDefault="00D90EF2" w:rsidP="00266C78">
      <w:pPr>
        <w:spacing w:line="480" w:lineRule="auto"/>
        <w:rPr>
          <w:rFonts w:eastAsia="Times New Roman" w:cstheme="minorHAnsi"/>
          <w:lang w:val="en-CA"/>
        </w:rPr>
      </w:pPr>
      <w:r w:rsidRPr="00BE1091">
        <w:rPr>
          <w:rFonts w:eastAsia="Times New Roman" w:cstheme="minorHAnsi"/>
          <w:b/>
          <w:bCs/>
          <w:lang w:val="en-CA"/>
        </w:rPr>
        <w:t>Figure 6:</w:t>
      </w:r>
      <w:r>
        <w:rPr>
          <w:rFonts w:eastAsia="Times New Roman" w:cstheme="minorHAnsi"/>
          <w:lang w:val="en-CA"/>
        </w:rPr>
        <w:t xml:space="preserve"> Cluster analysis of juvenile pink and chum diet composition</w:t>
      </w:r>
      <w:r w:rsidR="00BE1091">
        <w:rPr>
          <w:rFonts w:eastAsia="Times New Roman" w:cstheme="minorHAnsi"/>
          <w:lang w:val="en-CA"/>
        </w:rPr>
        <w:t xml:space="preserve"> using average linkage clustering. D</w:t>
      </w:r>
      <w:r w:rsidR="00CF3DCD">
        <w:rPr>
          <w:rFonts w:eastAsia="Times New Roman" w:cstheme="minorHAnsi"/>
          <w:lang w:val="en-CA"/>
        </w:rPr>
        <w:t>endrogram</w:t>
      </w:r>
      <w:r w:rsidR="00BE1091">
        <w:rPr>
          <w:rFonts w:eastAsia="Times New Roman" w:cstheme="minorHAnsi"/>
          <w:lang w:val="en-CA"/>
        </w:rPr>
        <w:t xml:space="preserve"> </w:t>
      </w:r>
      <w:r w:rsidR="008D286A">
        <w:rPr>
          <w:rFonts w:eastAsia="Times New Roman" w:cstheme="minorHAnsi"/>
          <w:lang w:val="en-CA"/>
        </w:rPr>
        <w:t>label</w:t>
      </w:r>
      <w:r w:rsidR="00DF7973">
        <w:rPr>
          <w:rFonts w:eastAsia="Times New Roman" w:cstheme="minorHAnsi"/>
          <w:lang w:val="en-CA"/>
        </w:rPr>
        <w:t xml:space="preserve"> colors</w:t>
      </w:r>
      <w:r w:rsidR="00CF3DCD">
        <w:rPr>
          <w:rFonts w:eastAsia="Times New Roman" w:cstheme="minorHAnsi"/>
          <w:lang w:val="en-CA"/>
        </w:rPr>
        <w:t xml:space="preserve"> represent </w:t>
      </w:r>
      <w:r w:rsidR="008D286A">
        <w:rPr>
          <w:rFonts w:eastAsia="Times New Roman" w:cstheme="minorHAnsi"/>
          <w:lang w:val="en-CA"/>
        </w:rPr>
        <w:t>sites (</w:t>
      </w:r>
      <w:r w:rsidR="00DF7973">
        <w:rPr>
          <w:rFonts w:eastAsia="Times New Roman" w:cstheme="minorHAnsi"/>
          <w:lang w:val="en-CA"/>
        </w:rPr>
        <w:t xml:space="preserve">same colors as NMDS, </w:t>
      </w:r>
      <w:r w:rsidR="008D286A">
        <w:rPr>
          <w:rFonts w:eastAsia="Times New Roman" w:cstheme="minorHAnsi"/>
          <w:lang w:val="en-CA"/>
        </w:rPr>
        <w:t>this graph is still in progress to visually differentiate species and make it more readable, I’m</w:t>
      </w:r>
      <w:r w:rsidR="00DF7973">
        <w:rPr>
          <w:rFonts w:eastAsia="Times New Roman" w:cstheme="minorHAnsi"/>
          <w:lang w:val="en-CA"/>
        </w:rPr>
        <w:t xml:space="preserve"> still updating it all *</w:t>
      </w:r>
      <w:r w:rsidR="008D286A">
        <w:rPr>
          <w:rFonts w:eastAsia="Times New Roman" w:cstheme="minorHAnsi"/>
          <w:lang w:val="en-CA"/>
        </w:rPr>
        <w:t>).</w:t>
      </w:r>
    </w:p>
    <w:sectPr w:rsidR="00D90EF2" w:rsidRPr="003C4653" w:rsidSect="0037215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evgeny" w:date="2020-05-18T12:11:00Z" w:initials="e">
    <w:p w14:paraId="02BAE0C8" w14:textId="1CE9108F" w:rsidR="003D5843" w:rsidRDefault="003D5843">
      <w:pPr>
        <w:pStyle w:val="CommentText"/>
      </w:pPr>
      <w:r>
        <w:rPr>
          <w:rStyle w:val="CommentReference"/>
        </w:rPr>
        <w:annotationRef/>
      </w:r>
      <w:r>
        <w:t>I like the flavor of this intro.</w:t>
      </w:r>
    </w:p>
  </w:comment>
  <w:comment w:id="6" w:author="Brian" w:date="2020-05-05T23:47:00Z" w:initials="%">
    <w:p w14:paraId="23AAEBF4" w14:textId="77777777" w:rsidR="003D5843" w:rsidRDefault="003D5843">
      <w:pPr>
        <w:pStyle w:val="CommentText"/>
      </w:pPr>
      <w:r>
        <w:rPr>
          <w:rStyle w:val="CommentReference"/>
        </w:rPr>
        <w:annotationRef/>
      </w:r>
      <w:r>
        <w:t>Do you mean that they can grow quickly because they have migrated to productive habitat?</w:t>
      </w:r>
    </w:p>
  </w:comment>
  <w:comment w:id="35" w:author="Brian" w:date="2020-05-10T14:03:00Z" w:initials="%">
    <w:p w14:paraId="6C95B737" w14:textId="32174748" w:rsidR="003D5843" w:rsidRDefault="003D5843">
      <w:pPr>
        <w:pStyle w:val="CommentText"/>
      </w:pPr>
      <w:r>
        <w:rPr>
          <w:rStyle w:val="CommentReference"/>
        </w:rPr>
        <w:annotationRef/>
      </w:r>
      <w:r>
        <w:t xml:space="preserve">Consider providing a clear definition of what this means. This is an </w:t>
      </w:r>
      <w:proofErr w:type="gramStart"/>
      <w:r>
        <w:t>important topics</w:t>
      </w:r>
      <w:proofErr w:type="gramEnd"/>
      <w:r>
        <w:t xml:space="preserve"> that you come back to in your discussion. </w:t>
      </w:r>
    </w:p>
  </w:comment>
  <w:comment w:id="49" w:author="Brian" w:date="2020-05-05T23:53:00Z" w:initials="%">
    <w:p w14:paraId="6F2ABA1E" w14:textId="77777777" w:rsidR="003D5843" w:rsidRDefault="003D5843">
      <w:pPr>
        <w:pStyle w:val="CommentText"/>
      </w:pPr>
      <w:r>
        <w:rPr>
          <w:rStyle w:val="CommentReference"/>
        </w:rPr>
        <w:annotationRef/>
      </w:r>
      <w:r>
        <w:t>Add references</w:t>
      </w:r>
    </w:p>
  </w:comment>
  <w:comment w:id="61" w:author="Brian" w:date="2020-05-05T23:55:00Z" w:initials="%">
    <w:p w14:paraId="5532FFDE" w14:textId="77777777" w:rsidR="003D5843" w:rsidRDefault="003D5843">
      <w:pPr>
        <w:pStyle w:val="CommentText"/>
      </w:pPr>
      <w:r>
        <w:rPr>
          <w:rStyle w:val="CommentReference"/>
        </w:rPr>
        <w:annotationRef/>
      </w:r>
      <w:r>
        <w:t xml:space="preserve">It is likely that competition has favored the development of this trophic specialization. It is difficult to prove though, </w:t>
      </w:r>
      <w:proofErr w:type="gramStart"/>
      <w:r>
        <w:t>Do</w:t>
      </w:r>
      <w:proofErr w:type="gramEnd"/>
      <w:r>
        <w:t xml:space="preserve"> you have a reference for this? </w:t>
      </w:r>
    </w:p>
  </w:comment>
  <w:comment w:id="63" w:author="Brian" w:date="2020-05-06T09:24:00Z" w:initials="%">
    <w:p w14:paraId="643D8FC2" w14:textId="2A1A2996" w:rsidR="003D5843" w:rsidRDefault="003D5843">
      <w:pPr>
        <w:pStyle w:val="CommentText"/>
      </w:pPr>
      <w:r>
        <w:rPr>
          <w:rStyle w:val="CommentReference"/>
        </w:rPr>
        <w:annotationRef/>
      </w:r>
      <w:r>
        <w:t xml:space="preserve">It would be good to compare both of these species to sockeye. This will help to set up your aims and the relevance of your work given that work has already been done on sockeye in this region. </w:t>
      </w:r>
    </w:p>
  </w:comment>
  <w:comment w:id="64" w:author="evgeny" w:date="2020-05-18T12:18:00Z" w:initials="e">
    <w:p w14:paraId="3ADFB57F" w14:textId="2EC6F35F" w:rsidR="003D5843" w:rsidRDefault="003D5843">
      <w:pPr>
        <w:pStyle w:val="CommentText"/>
      </w:pPr>
      <w:r>
        <w:rPr>
          <w:rStyle w:val="CommentReference"/>
        </w:rPr>
        <w:annotationRef/>
      </w:r>
      <w:r>
        <w:t>I would remove this highlighted sentence.</w:t>
      </w:r>
    </w:p>
  </w:comment>
  <w:comment w:id="68" w:author="Brian" w:date="2020-05-06T00:00:00Z" w:initials="%">
    <w:p w14:paraId="6C1FB716" w14:textId="51DF0CFA" w:rsidR="003D5843" w:rsidRDefault="003D5843">
      <w:pPr>
        <w:pStyle w:val="CommentText"/>
      </w:pPr>
      <w:r>
        <w:rPr>
          <w:rStyle w:val="CommentReference"/>
        </w:rPr>
        <w:annotationRef/>
      </w:r>
      <w:r>
        <w:t xml:space="preserve">Are the majority of these fish from the Fraser River? I assume so for pinks. What about chum. I am not sure what the abundance of Fraser Chum is relative to the sum total of small systems. </w:t>
      </w:r>
    </w:p>
  </w:comment>
  <w:comment w:id="78" w:author="Brian" w:date="2020-05-06T08:50:00Z" w:initials="%">
    <w:p w14:paraId="50A3DFA4" w14:textId="1D9C8E81" w:rsidR="003D5843" w:rsidRDefault="003D5843">
      <w:pPr>
        <w:pStyle w:val="CommentText"/>
      </w:pPr>
      <w:r>
        <w:rPr>
          <w:rStyle w:val="CommentReference"/>
        </w:rPr>
        <w:annotationRef/>
      </w:r>
      <w:r>
        <w:t xml:space="preserve">Freshwater influence is greater in the </w:t>
      </w:r>
      <w:proofErr w:type="spellStart"/>
      <w:r>
        <w:t>SoG</w:t>
      </w:r>
      <w:proofErr w:type="spellEnd"/>
      <w:r>
        <w:t xml:space="preserve">. The Fraser is an important source and because of the low mixing, the </w:t>
      </w:r>
      <w:proofErr w:type="gramStart"/>
      <w:r>
        <w:t>low density</w:t>
      </w:r>
      <w:proofErr w:type="gramEnd"/>
      <w:r>
        <w:t xml:space="preserve"> fresh layer sits in the surface and allows heat retention and hence stratification. </w:t>
      </w:r>
    </w:p>
  </w:comment>
  <w:comment w:id="85" w:author="Brian" w:date="2020-05-06T08:54:00Z" w:initials="%">
    <w:p w14:paraId="408F86C6" w14:textId="10178F67" w:rsidR="003D5843" w:rsidRDefault="003D5843">
      <w:pPr>
        <w:pStyle w:val="CommentText"/>
      </w:pPr>
      <w:r>
        <w:rPr>
          <w:rStyle w:val="CommentReference"/>
        </w:rPr>
        <w:annotationRef/>
      </w:r>
      <w:r>
        <w:t xml:space="preserve">Do the DI and JS need to be separated or can we group them as both tidally mixed and food limited? Sam’s paper shows the latter. </w:t>
      </w:r>
    </w:p>
  </w:comment>
  <w:comment w:id="141" w:author="Brian" w:date="2020-05-06T09:20:00Z" w:initials="%">
    <w:p w14:paraId="2817C526" w14:textId="28A5C8FB" w:rsidR="003D5843" w:rsidRDefault="003D5843">
      <w:pPr>
        <w:pStyle w:val="CommentText"/>
      </w:pPr>
      <w:r>
        <w:rPr>
          <w:rStyle w:val="CommentReference"/>
        </w:rPr>
        <w:annotationRef/>
      </w:r>
      <w:r>
        <w:t xml:space="preserve">This is a good and important para. It would be good to expand on the comparability of the DIJS to other areas – can you think of any other examples? </w:t>
      </w:r>
    </w:p>
  </w:comment>
  <w:comment w:id="144" w:author="Brian" w:date="2020-05-06T09:19:00Z" w:initials="%">
    <w:p w14:paraId="63E4AC3C" w14:textId="6AFDDD18" w:rsidR="003D5843" w:rsidRDefault="003D5843">
      <w:pPr>
        <w:pStyle w:val="CommentText"/>
      </w:pPr>
      <w:r>
        <w:rPr>
          <w:rStyle w:val="CommentReference"/>
        </w:rPr>
        <w:annotationRef/>
      </w:r>
      <w:r>
        <w:t>Or “representative of”</w:t>
      </w:r>
    </w:p>
  </w:comment>
  <w:comment w:id="162" w:author="Brian" w:date="2020-05-06T09:19:00Z" w:initials="%">
    <w:p w14:paraId="339B5A96" w14:textId="6E80F284" w:rsidR="003D5843" w:rsidRDefault="003D5843">
      <w:pPr>
        <w:pStyle w:val="CommentText"/>
      </w:pPr>
      <w:r>
        <w:rPr>
          <w:rStyle w:val="CommentReference"/>
        </w:rPr>
        <w:annotationRef/>
      </w:r>
      <w:r>
        <w:t xml:space="preserve">These occur in the southern Dis before one </w:t>
      </w:r>
      <w:proofErr w:type="gramStart"/>
      <w:r>
        <w:t>passes</w:t>
      </w:r>
      <w:proofErr w:type="gramEnd"/>
      <w:r>
        <w:t xml:space="preserve"> over the sills into Discovery Passage and </w:t>
      </w:r>
      <w:proofErr w:type="spellStart"/>
      <w:r>
        <w:t>Okisollo</w:t>
      </w:r>
      <w:proofErr w:type="spellEnd"/>
      <w:r>
        <w:t xml:space="preserve"> Channel. </w:t>
      </w:r>
    </w:p>
  </w:comment>
  <w:comment w:id="163" w:author="Brian" w:date="2020-05-06T09:21:00Z" w:initials="%">
    <w:p w14:paraId="7B1BFD60" w14:textId="40AB1782" w:rsidR="003D5843" w:rsidRDefault="003D5843">
      <w:pPr>
        <w:pStyle w:val="CommentText"/>
      </w:pPr>
      <w:r>
        <w:rPr>
          <w:rStyle w:val="CommentReference"/>
        </w:rPr>
        <w:annotationRef/>
      </w:r>
      <w:r>
        <w:t xml:space="preserve">It would be good to emphasize again why these areas might be important from a foraging perspective. Given that work has already been done on sockeye, what are the expectations for what chum and pink might experience? Given what we know about how they forage and what they forage on, will they face the same challenges as sockeye or not?  </w:t>
      </w:r>
    </w:p>
  </w:comment>
  <w:comment w:id="186" w:author="Brian" w:date="2020-05-06T09:33:00Z" w:initials="%">
    <w:p w14:paraId="562C1305" w14:textId="383E241D" w:rsidR="003D5843" w:rsidRDefault="003D5843">
      <w:pPr>
        <w:pStyle w:val="CommentText"/>
      </w:pPr>
      <w:r>
        <w:rPr>
          <w:rStyle w:val="CommentReference"/>
        </w:rPr>
        <w:annotationRef/>
      </w:r>
      <w:r>
        <w:t>Can you be more specific about what this means?</w:t>
      </w:r>
    </w:p>
  </w:comment>
  <w:comment w:id="193" w:author="Brian" w:date="2020-05-06T09:34:00Z" w:initials="%">
    <w:p w14:paraId="42FC2F4C" w14:textId="6CAC8CB2" w:rsidR="003D5843" w:rsidRDefault="003D5843">
      <w:pPr>
        <w:pStyle w:val="CommentText"/>
      </w:pPr>
      <w:r>
        <w:rPr>
          <w:rStyle w:val="CommentReference"/>
        </w:rPr>
        <w:annotationRef/>
      </w:r>
      <w:r>
        <w:t xml:space="preserve">This should probably be separated as a second </w:t>
      </w:r>
      <w:proofErr w:type="gramStart"/>
      <w:r>
        <w:t>aim,</w:t>
      </w:r>
      <w:proofErr w:type="gramEnd"/>
      <w:r>
        <w:t xml:space="preserve"> I think also addressing the very interesting question that your raise about how competition or niche overlap might vary across regions with different foraging conditions. </w:t>
      </w:r>
    </w:p>
  </w:comment>
  <w:comment w:id="204" w:author="Brian" w:date="2020-05-10T14:25:00Z" w:initials="%">
    <w:p w14:paraId="4D42BF71" w14:textId="182BFA92" w:rsidR="003D5843" w:rsidRDefault="003D5843">
      <w:pPr>
        <w:pStyle w:val="CommentText"/>
      </w:pPr>
      <w:r>
        <w:rPr>
          <w:rStyle w:val="CommentReference"/>
        </w:rPr>
        <w:annotationRef/>
      </w:r>
      <w:r>
        <w:t>These are strongly related to “quantify the diets”</w:t>
      </w:r>
    </w:p>
  </w:comment>
  <w:comment w:id="211" w:author="Brian" w:date="2020-05-06T09:35:00Z" w:initials="%">
    <w:p w14:paraId="314BECFF" w14:textId="2AE25D76" w:rsidR="003D5843" w:rsidRDefault="003D5843">
      <w:pPr>
        <w:pStyle w:val="CommentText"/>
      </w:pPr>
      <w:r>
        <w:rPr>
          <w:rStyle w:val="CommentReference"/>
        </w:rPr>
        <w:annotationRef/>
      </w:r>
      <w:r>
        <w:t xml:space="preserve">I think you can be more specific here about what implications you are talking about – how fish will respond to different foraging conditions. Whether that will lead to more or less competition / foraging success / failure. </w:t>
      </w:r>
    </w:p>
  </w:comment>
  <w:comment w:id="212" w:author="evgeny" w:date="2020-05-18T12:28:00Z" w:initials="e">
    <w:p w14:paraId="3770F1D9" w14:textId="21AAAD8F" w:rsidR="003D5843" w:rsidRDefault="003D5843">
      <w:pPr>
        <w:pStyle w:val="CommentText"/>
      </w:pPr>
      <w:r>
        <w:rPr>
          <w:rStyle w:val="CommentReference"/>
        </w:rPr>
        <w:annotationRef/>
      </w:r>
      <w:r>
        <w:t>Perhaps, it is not needed here.</w:t>
      </w:r>
    </w:p>
  </w:comment>
  <w:comment w:id="272" w:author="Brian" w:date="2020-05-09T17:57:00Z" w:initials="%">
    <w:p w14:paraId="046E3034" w14:textId="40F701E3" w:rsidR="003D5843" w:rsidRDefault="003D5843">
      <w:pPr>
        <w:pStyle w:val="CommentText"/>
      </w:pPr>
      <w:r>
        <w:rPr>
          <w:rStyle w:val="CommentReference"/>
        </w:rPr>
        <w:annotationRef/>
      </w:r>
      <w:r>
        <w:t>For the methods it is important to provide a detailed description of every aspect of the study.</w:t>
      </w:r>
    </w:p>
    <w:p w14:paraId="3E9B4A16" w14:textId="43D106ED" w:rsidR="003D5843" w:rsidRDefault="003D5843">
      <w:pPr>
        <w:pStyle w:val="CommentText"/>
      </w:pPr>
      <w:proofErr w:type="gramStart"/>
      <w:r>
        <w:t>Basically</w:t>
      </w:r>
      <w:proofErr w:type="gramEnd"/>
      <w:r>
        <w:t xml:space="preserve"> this is a recipe for someone to understand exactly what you did and how it could be repeated. </w:t>
      </w:r>
    </w:p>
  </w:comment>
  <w:comment w:id="295" w:author="evgeny" w:date="2020-05-18T12:29:00Z" w:initials="e">
    <w:p w14:paraId="3D886BEF" w14:textId="47DC6DF0" w:rsidR="003D5843" w:rsidRDefault="003D5843">
      <w:pPr>
        <w:pStyle w:val="CommentText"/>
      </w:pPr>
      <w:r>
        <w:rPr>
          <w:rStyle w:val="CommentReference"/>
        </w:rPr>
        <w:annotationRef/>
      </w:r>
      <w:r>
        <w:t>It would be good to cite here the program description published as NPAFC document.</w:t>
      </w:r>
    </w:p>
  </w:comment>
  <w:comment w:id="279" w:author="Brian" w:date="2020-05-10T10:06:00Z" w:initials="%">
    <w:p w14:paraId="1810D433" w14:textId="2C3973DC" w:rsidR="003D5843" w:rsidRDefault="003D5843">
      <w:pPr>
        <w:pStyle w:val="CommentText"/>
      </w:pPr>
      <w:r>
        <w:rPr>
          <w:rStyle w:val="CommentReference"/>
        </w:rPr>
        <w:annotationRef/>
      </w:r>
      <w:r>
        <w:t xml:space="preserve">IN this case it is important to separate what the JSP does vs what aspect of it you used for this study. </w:t>
      </w:r>
    </w:p>
  </w:comment>
  <w:comment w:id="319" w:author="Brian" w:date="2020-05-10T07:25:00Z" w:initials="%">
    <w:p w14:paraId="09A3BFF2" w14:textId="77777777" w:rsidR="003D5843" w:rsidRDefault="003D5843">
      <w:pPr>
        <w:pStyle w:val="CommentText"/>
      </w:pPr>
      <w:r>
        <w:rPr>
          <w:rStyle w:val="CommentReference"/>
        </w:rPr>
        <w:annotationRef/>
      </w:r>
      <w:r>
        <w:t xml:space="preserve">There is more detail needed here: </w:t>
      </w:r>
    </w:p>
    <w:p w14:paraId="35D32F22" w14:textId="77777777" w:rsidR="003D5843" w:rsidRDefault="003D5843">
      <w:pPr>
        <w:pStyle w:val="CommentText"/>
      </w:pPr>
    </w:p>
    <w:p w14:paraId="0D190985" w14:textId="72CEEAC8" w:rsidR="003D5843" w:rsidRDefault="003D5843">
      <w:pPr>
        <w:pStyle w:val="CommentText"/>
      </w:pPr>
      <w:r>
        <w:t xml:space="preserve">Where was sampling conducted?  (include reference to map). </w:t>
      </w:r>
    </w:p>
    <w:p w14:paraId="2C14E174" w14:textId="77777777" w:rsidR="003D5843" w:rsidRDefault="003D5843">
      <w:pPr>
        <w:pStyle w:val="CommentText"/>
      </w:pPr>
      <w:r>
        <w:t>How many stations were sampled?</w:t>
      </w:r>
    </w:p>
    <w:p w14:paraId="78CA64CE" w14:textId="624D8EE3" w:rsidR="003D5843" w:rsidRDefault="003D5843">
      <w:pPr>
        <w:pStyle w:val="CommentText"/>
      </w:pPr>
      <w:r>
        <w:t xml:space="preserve">What was the sampling frequency? </w:t>
      </w:r>
    </w:p>
    <w:p w14:paraId="546F7DAB" w14:textId="0AEA9B3B" w:rsidR="003D5843" w:rsidRDefault="003D5843">
      <w:pPr>
        <w:pStyle w:val="CommentText"/>
      </w:pPr>
      <w:r>
        <w:t xml:space="preserve">What regions do you associate each station with? </w:t>
      </w:r>
    </w:p>
    <w:p w14:paraId="6551CB99" w14:textId="67BE8C23" w:rsidR="003D5843" w:rsidRDefault="003D5843">
      <w:pPr>
        <w:pStyle w:val="CommentText"/>
      </w:pPr>
      <w:r>
        <w:t xml:space="preserve">What were the sampling dates? (this can go </w:t>
      </w:r>
      <w:proofErr w:type="gramStart"/>
      <w:r>
        <w:t>in  table</w:t>
      </w:r>
      <w:proofErr w:type="gramEnd"/>
      <w:r>
        <w:t xml:space="preserve"> with other relevant information including the number of fish actually analyzed at each site) </w:t>
      </w:r>
    </w:p>
    <w:p w14:paraId="1DE01908" w14:textId="1412FFDF" w:rsidR="003D5843" w:rsidRDefault="003D5843">
      <w:pPr>
        <w:pStyle w:val="CommentText"/>
      </w:pPr>
    </w:p>
    <w:p w14:paraId="37EEC9BB" w14:textId="5A4E8753" w:rsidR="003D5843" w:rsidRDefault="003D5843">
      <w:pPr>
        <w:pStyle w:val="CommentText"/>
      </w:pPr>
      <w:r>
        <w:t xml:space="preserve">Why were these dates selected? </w:t>
      </w:r>
    </w:p>
    <w:p w14:paraId="34A840FE" w14:textId="77777777" w:rsidR="003D5843" w:rsidRDefault="003D5843">
      <w:pPr>
        <w:pStyle w:val="CommentText"/>
      </w:pPr>
    </w:p>
    <w:p w14:paraId="08C36D07" w14:textId="77777777" w:rsidR="003D5843" w:rsidRDefault="003D5843">
      <w:pPr>
        <w:pStyle w:val="CommentText"/>
      </w:pPr>
      <w:r>
        <w:t xml:space="preserve">Systematically explain each sample / data type collected. </w:t>
      </w:r>
    </w:p>
    <w:p w14:paraId="2FD4819D" w14:textId="77777777" w:rsidR="003D5843" w:rsidRDefault="003D5843">
      <w:pPr>
        <w:pStyle w:val="CommentText"/>
      </w:pPr>
    </w:p>
    <w:p w14:paraId="415EA76D" w14:textId="13228EFF" w:rsidR="003D5843" w:rsidRDefault="003D5843">
      <w:pPr>
        <w:pStyle w:val="CommentText"/>
      </w:pPr>
      <w:r>
        <w:t xml:space="preserve">Give the seine net dimensions but you can refer to Hunt et al 2018 for detailed methods. </w:t>
      </w:r>
    </w:p>
    <w:p w14:paraId="1902B8B4" w14:textId="77777777" w:rsidR="003D5843" w:rsidRDefault="003D5843">
      <w:pPr>
        <w:pStyle w:val="CommentText"/>
      </w:pPr>
    </w:p>
    <w:p w14:paraId="7324DC53" w14:textId="77777777" w:rsidR="003D5843" w:rsidRDefault="003D5843">
      <w:pPr>
        <w:pStyle w:val="CommentText"/>
      </w:pPr>
      <w:r>
        <w:t xml:space="preserve">Size of zooplankton net and how it was deployed. </w:t>
      </w:r>
    </w:p>
    <w:p w14:paraId="783E8FE0" w14:textId="77777777" w:rsidR="003D5843" w:rsidRDefault="003D5843">
      <w:pPr>
        <w:pStyle w:val="CommentText"/>
      </w:pPr>
    </w:p>
    <w:p w14:paraId="203AB076" w14:textId="77777777" w:rsidR="003D5843" w:rsidRDefault="003D5843">
      <w:pPr>
        <w:pStyle w:val="CommentText"/>
      </w:pPr>
      <w:r>
        <w:t>What were the YSI and CTD used? How were they deployed? Where was data collected (surface / water column).</w:t>
      </w:r>
    </w:p>
    <w:p w14:paraId="6BDBB2CF" w14:textId="77777777" w:rsidR="003D5843" w:rsidRDefault="003D5843">
      <w:pPr>
        <w:pStyle w:val="CommentText"/>
      </w:pPr>
    </w:p>
    <w:p w14:paraId="13FD5EE9" w14:textId="4A75FE00" w:rsidR="003D5843" w:rsidRDefault="003D5843">
      <w:pPr>
        <w:pStyle w:val="CommentText"/>
      </w:pPr>
      <w:r>
        <w:t>How were fish preserved on the boat and stored in the lab?</w:t>
      </w:r>
    </w:p>
  </w:comment>
  <w:comment w:id="431" w:author="Brian" w:date="2020-05-10T07:52:00Z" w:initials="%">
    <w:p w14:paraId="19969ACE" w14:textId="5835956D" w:rsidR="003D5843" w:rsidRDefault="003D5843">
      <w:pPr>
        <w:pStyle w:val="CommentText"/>
      </w:pPr>
      <w:r>
        <w:rPr>
          <w:rStyle w:val="CommentReference"/>
        </w:rPr>
        <w:annotationRef/>
      </w:r>
      <w:r>
        <w:t xml:space="preserve">Suggest </w:t>
      </w:r>
      <w:proofErr w:type="gramStart"/>
      <w:r>
        <w:t>to separate</w:t>
      </w:r>
      <w:proofErr w:type="gramEnd"/>
      <w:r>
        <w:t xml:space="preserve"> the fish and zoo processing text. </w:t>
      </w:r>
    </w:p>
  </w:comment>
  <w:comment w:id="453" w:author="Brian" w:date="2020-05-10T07:53:00Z" w:initials="%">
    <w:p w14:paraId="4A78DA3C" w14:textId="5E8E6C0C" w:rsidR="003D5843" w:rsidRDefault="003D5843">
      <w:pPr>
        <w:pStyle w:val="CommentText"/>
      </w:pPr>
      <w:r>
        <w:rPr>
          <w:rStyle w:val="CommentReference"/>
        </w:rPr>
        <w:annotationRef/>
      </w:r>
      <w:r>
        <w:t xml:space="preserve">What type of water? </w:t>
      </w:r>
    </w:p>
  </w:comment>
  <w:comment w:id="467" w:author="Brian" w:date="2020-05-10T07:55:00Z" w:initials="%">
    <w:p w14:paraId="212A3075" w14:textId="7188FDAD" w:rsidR="003D5843" w:rsidRDefault="003D5843">
      <w:pPr>
        <w:pStyle w:val="CommentText"/>
      </w:pPr>
      <w:r>
        <w:rPr>
          <w:rStyle w:val="CommentReference"/>
        </w:rPr>
        <w:annotationRef/>
      </w:r>
      <w:r>
        <w:t>State that this was wet weight. Indicate what it was weighed on and the measurement resolution</w:t>
      </w:r>
    </w:p>
  </w:comment>
  <w:comment w:id="484" w:author="Brian" w:date="2020-05-10T10:28:00Z" w:initials="%">
    <w:p w14:paraId="2B9A9EC9" w14:textId="13B62FF0" w:rsidR="003D5843" w:rsidRDefault="003D5843">
      <w:pPr>
        <w:pStyle w:val="CommentText"/>
      </w:pPr>
      <w:r>
        <w:rPr>
          <w:rStyle w:val="CommentReference"/>
        </w:rPr>
        <w:annotationRef/>
      </w:r>
      <w:r>
        <w:t xml:space="preserve">Define what you mean by gelatinous and other – the two general categories. </w:t>
      </w:r>
    </w:p>
  </w:comment>
  <w:comment w:id="485" w:author="Brian" w:date="2020-05-10T08:02:00Z" w:initials="%">
    <w:p w14:paraId="2D45311A" w14:textId="184E2C66" w:rsidR="003D5843" w:rsidRDefault="003D5843">
      <w:pPr>
        <w:pStyle w:val="CommentText"/>
      </w:pPr>
      <w:r>
        <w:rPr>
          <w:rStyle w:val="CommentReference"/>
        </w:rPr>
        <w:annotationRef/>
      </w:r>
      <w:r>
        <w:t xml:space="preserve">Clearly outline the digestive states used.  </w:t>
      </w:r>
    </w:p>
  </w:comment>
  <w:comment w:id="525" w:author="Brian" w:date="2020-05-10T08:05:00Z" w:initials="%">
    <w:p w14:paraId="0517EC10" w14:textId="2147EDAE" w:rsidR="003D5843" w:rsidRDefault="003D5843">
      <w:pPr>
        <w:pStyle w:val="CommentText"/>
      </w:pPr>
      <w:r>
        <w:rPr>
          <w:rStyle w:val="CommentReference"/>
        </w:rPr>
        <w:annotationRef/>
      </w:r>
      <w:r>
        <w:t>Was this done on a species by species basis?</w:t>
      </w:r>
    </w:p>
  </w:comment>
  <w:comment w:id="528" w:author="Brian" w:date="2020-05-10T08:06:00Z" w:initials="%">
    <w:p w14:paraId="5F75FEDB" w14:textId="53BD7989" w:rsidR="003D5843" w:rsidRDefault="003D5843">
      <w:pPr>
        <w:pStyle w:val="CommentText"/>
      </w:pPr>
      <w:r>
        <w:rPr>
          <w:rStyle w:val="CommentReference"/>
        </w:rPr>
        <w:annotationRef/>
      </w:r>
      <w:r>
        <w:t xml:space="preserve">You can leave this out. </w:t>
      </w:r>
    </w:p>
  </w:comment>
  <w:comment w:id="562" w:author="Brian" w:date="2020-05-10T08:13:00Z" w:initials="%">
    <w:p w14:paraId="6B0EFA4D" w14:textId="6FC29E4F" w:rsidR="003D5843" w:rsidRDefault="003D5843">
      <w:pPr>
        <w:pStyle w:val="CommentText"/>
      </w:pPr>
      <w:r>
        <w:rPr>
          <w:rStyle w:val="CommentReference"/>
        </w:rPr>
        <w:annotationRef/>
      </w:r>
      <w:r>
        <w:t>Indicate which size fractions.</w:t>
      </w:r>
    </w:p>
  </w:comment>
  <w:comment w:id="566" w:author="Brian" w:date="2020-05-10T08:16:00Z" w:initials="%">
    <w:p w14:paraId="184030FE" w14:textId="73086BA5" w:rsidR="003D5843" w:rsidRDefault="003D5843">
      <w:pPr>
        <w:pStyle w:val="CommentText"/>
      </w:pPr>
      <w:r>
        <w:rPr>
          <w:rStyle w:val="CommentReference"/>
        </w:rPr>
        <w:annotationRef/>
      </w:r>
      <w:r>
        <w:t xml:space="preserve">Give units. </w:t>
      </w:r>
    </w:p>
  </w:comment>
  <w:comment w:id="665" w:author="Brian" w:date="2020-05-10T13:55:00Z" w:initials="%">
    <w:p w14:paraId="1BF75ECC" w14:textId="086E6246" w:rsidR="003D5843" w:rsidRDefault="003D5843">
      <w:pPr>
        <w:pStyle w:val="CommentText"/>
      </w:pPr>
      <w:r>
        <w:rPr>
          <w:rStyle w:val="CommentReference"/>
        </w:rPr>
        <w:annotationRef/>
      </w:r>
      <w:r>
        <w:t xml:space="preserve">Feeding intensity suggests a measure of feeding rate. I am not convinced that we can use this for GFI.  </w:t>
      </w:r>
    </w:p>
  </w:comment>
  <w:comment w:id="716" w:author="Brian" w:date="2020-05-10T10:44:00Z" w:initials="%">
    <w:p w14:paraId="4FE2F33B" w14:textId="48BF2FC5" w:rsidR="003D5843" w:rsidRDefault="003D5843">
      <w:pPr>
        <w:pStyle w:val="CommentText"/>
      </w:pPr>
      <w:r>
        <w:rPr>
          <w:rStyle w:val="CommentReference"/>
        </w:rPr>
        <w:annotationRef/>
      </w:r>
      <w:r>
        <w:t>Why 60%?</w:t>
      </w:r>
    </w:p>
  </w:comment>
  <w:comment w:id="642" w:author="Brian" w:date="2020-05-10T10:07:00Z" w:initials="%">
    <w:p w14:paraId="048A83BE" w14:textId="77777777" w:rsidR="003D5843" w:rsidRDefault="003D5843">
      <w:pPr>
        <w:pStyle w:val="CommentText"/>
      </w:pPr>
      <w:r>
        <w:rPr>
          <w:rStyle w:val="CommentReference"/>
        </w:rPr>
        <w:annotationRef/>
      </w:r>
      <w:r>
        <w:t xml:space="preserve">It might help to show the equations for each index. </w:t>
      </w:r>
    </w:p>
    <w:p w14:paraId="331E97AD" w14:textId="64C2DFF5" w:rsidR="003D5843" w:rsidRDefault="003D5843">
      <w:pPr>
        <w:pStyle w:val="CommentText"/>
      </w:pPr>
      <w:r>
        <w:t xml:space="preserve">This will allow the reader to see exactly what went into each metric and how they compare. </w:t>
      </w:r>
    </w:p>
  </w:comment>
  <w:comment w:id="723" w:author="Brian" w:date="2020-05-10T10:18:00Z" w:initials="%">
    <w:p w14:paraId="7DA2B925" w14:textId="17C59B26" w:rsidR="003D5843" w:rsidRDefault="003D5843">
      <w:pPr>
        <w:pStyle w:val="CommentText"/>
      </w:pPr>
      <w:r>
        <w:rPr>
          <w:rStyle w:val="CommentReference"/>
        </w:rPr>
        <w:annotationRef/>
      </w:r>
      <w:r>
        <w:t>This is a loaded term. How would one define oceanic – is it based on properties or location relative to the coast?</w:t>
      </w:r>
    </w:p>
    <w:p w14:paraId="12DDB4F5" w14:textId="5E73DEAA" w:rsidR="003D5843" w:rsidRDefault="003D5843">
      <w:pPr>
        <w:pStyle w:val="CommentText"/>
      </w:pPr>
    </w:p>
    <w:p w14:paraId="1E31FA6C" w14:textId="3D3E1AAC" w:rsidR="003D5843" w:rsidRDefault="003D5843">
      <w:pPr>
        <w:pStyle w:val="CommentText"/>
      </w:pPr>
      <w:r>
        <w:t xml:space="preserve">Johnstone Strait and other locations in the Dis are saltier and colder because of deep mixing. This does not necessarily make them more oceanic. </w:t>
      </w:r>
    </w:p>
  </w:comment>
  <w:comment w:id="722" w:author="Brian" w:date="2020-05-10T10:12:00Z" w:initials="%">
    <w:p w14:paraId="43B9A348" w14:textId="77777777" w:rsidR="003D5843" w:rsidRDefault="003D5843">
      <w:pPr>
        <w:pStyle w:val="CommentText"/>
      </w:pPr>
      <w:r>
        <w:rPr>
          <w:rStyle w:val="CommentReference"/>
        </w:rPr>
        <w:annotationRef/>
      </w:r>
      <w:r>
        <w:t xml:space="preserve">Are you preferring to previous studies? If </w:t>
      </w:r>
      <w:proofErr w:type="gramStart"/>
      <w:r>
        <w:t>so</w:t>
      </w:r>
      <w:proofErr w:type="gramEnd"/>
      <w:r>
        <w:t xml:space="preserve"> this does not belong in the results The results should focus on your data and analyses. </w:t>
      </w:r>
    </w:p>
    <w:p w14:paraId="7C0FBB2B" w14:textId="77777777" w:rsidR="003D5843" w:rsidRDefault="003D5843">
      <w:pPr>
        <w:pStyle w:val="CommentText"/>
      </w:pPr>
    </w:p>
    <w:p w14:paraId="23169D49" w14:textId="53594A33" w:rsidR="003D5843" w:rsidRDefault="003D5843">
      <w:pPr>
        <w:pStyle w:val="CommentText"/>
      </w:pPr>
      <w:r>
        <w:t xml:space="preserve">That being said, after going through your </w:t>
      </w:r>
      <w:proofErr w:type="spellStart"/>
      <w:r>
        <w:t>oceanog</w:t>
      </w:r>
      <w:proofErr w:type="spellEnd"/>
      <w:r>
        <w:t xml:space="preserve"> results you can make a general overview statement about your data and how it compares to previous work. </w:t>
      </w:r>
    </w:p>
  </w:comment>
  <w:comment w:id="726" w:author="Brian" w:date="2020-05-10T10:15:00Z" w:initials="%">
    <w:p w14:paraId="22276A20" w14:textId="77777777" w:rsidR="003D5843" w:rsidRDefault="003D5843">
      <w:pPr>
        <w:pStyle w:val="CommentText"/>
      </w:pPr>
      <w:r>
        <w:rPr>
          <w:rStyle w:val="CommentReference"/>
        </w:rPr>
        <w:annotationRef/>
      </w:r>
      <w:r>
        <w:t xml:space="preserve">Your data only speak to the moment (time and place when they were collected). </w:t>
      </w:r>
    </w:p>
    <w:p w14:paraId="0CCCEDD7" w14:textId="77777777" w:rsidR="003D5843" w:rsidRDefault="003D5843">
      <w:pPr>
        <w:pStyle w:val="CommentText"/>
      </w:pPr>
    </w:p>
    <w:p w14:paraId="77FCB1A4" w14:textId="77777777" w:rsidR="003D5843" w:rsidRDefault="003D5843">
      <w:pPr>
        <w:pStyle w:val="CommentText"/>
      </w:pPr>
      <w:r>
        <w:t>Use past tense throughout when referring to your data.</w:t>
      </w:r>
    </w:p>
    <w:p w14:paraId="5FC55E3F" w14:textId="77777777" w:rsidR="003D5843" w:rsidRDefault="003D5843">
      <w:pPr>
        <w:pStyle w:val="CommentText"/>
      </w:pPr>
    </w:p>
    <w:p w14:paraId="0E684E8C" w14:textId="3986BB3B" w:rsidR="003D5843" w:rsidRDefault="003D5843">
      <w:pPr>
        <w:pStyle w:val="CommentText"/>
      </w:pPr>
      <w:r>
        <w:t xml:space="preserve">When one is presenting an overview of </w:t>
      </w:r>
      <w:proofErr w:type="gramStart"/>
      <w:r>
        <w:t>ones</w:t>
      </w:r>
      <w:proofErr w:type="gramEnd"/>
      <w:r>
        <w:t xml:space="preserve"> work, and one has sufficient data, it is possible to make generalizations </w:t>
      </w:r>
    </w:p>
  </w:comment>
  <w:comment w:id="729" w:author="Brian" w:date="2020-05-10T10:17:00Z" w:initials="%">
    <w:p w14:paraId="16E08F94" w14:textId="01E3077B" w:rsidR="003D5843" w:rsidRDefault="003D5843">
      <w:pPr>
        <w:pStyle w:val="CommentText"/>
      </w:pPr>
      <w:r>
        <w:rPr>
          <w:rStyle w:val="CommentReference"/>
        </w:rPr>
        <w:annotationRef/>
      </w:r>
      <w:r>
        <w:t>Past tense throughout</w:t>
      </w:r>
    </w:p>
  </w:comment>
  <w:comment w:id="732" w:author="Brian" w:date="2020-05-10T10:21:00Z" w:initials="%">
    <w:p w14:paraId="12921A7E" w14:textId="1F65A4D8" w:rsidR="003D5843" w:rsidRDefault="003D5843">
      <w:pPr>
        <w:pStyle w:val="CommentText"/>
      </w:pPr>
      <w:r>
        <w:rPr>
          <w:rStyle w:val="CommentReference"/>
        </w:rPr>
        <w:annotationRef/>
      </w:r>
      <w:r>
        <w:t xml:space="preserve">I think you need to show a figure here, since you refer to the zooplankton component in the methods. It is not sufficient to make a statement in the results without evidence. </w:t>
      </w:r>
    </w:p>
    <w:p w14:paraId="1971BA54" w14:textId="3B05E369" w:rsidR="003D5843" w:rsidRDefault="003D5843">
      <w:pPr>
        <w:pStyle w:val="CommentText"/>
      </w:pPr>
    </w:p>
    <w:p w14:paraId="6BF20424" w14:textId="2E8B286D" w:rsidR="003D5843" w:rsidRDefault="003D5843">
      <w:pPr>
        <w:pStyle w:val="CommentText"/>
      </w:pPr>
      <w:r>
        <w:t xml:space="preserve">What about the distribution of “prey sized” zooplankton? </w:t>
      </w:r>
    </w:p>
  </w:comment>
  <w:comment w:id="733" w:author="Brian" w:date="2020-05-10T10:35:00Z" w:initials="%">
    <w:p w14:paraId="659B8F18" w14:textId="2A1BF4ED" w:rsidR="003D5843" w:rsidRDefault="003D5843">
      <w:pPr>
        <w:pStyle w:val="CommentText"/>
      </w:pPr>
      <w:r>
        <w:rPr>
          <w:rStyle w:val="CommentReference"/>
        </w:rPr>
        <w:annotationRef/>
      </w:r>
      <w:r>
        <w:t xml:space="preserve">Please include a table with the number of fish that you caught at each station in this study. You can include the sampling dates. </w:t>
      </w:r>
    </w:p>
  </w:comment>
  <w:comment w:id="734" w:author="Brian" w:date="2020-05-10T10:23:00Z" w:initials="%">
    <w:p w14:paraId="203D5C41" w14:textId="77777777" w:rsidR="003D5843" w:rsidRDefault="003D5843">
      <w:pPr>
        <w:pStyle w:val="CommentText"/>
      </w:pPr>
      <w:r>
        <w:rPr>
          <w:rStyle w:val="CommentReference"/>
        </w:rPr>
        <w:annotationRef/>
      </w:r>
      <w:r>
        <w:t>The Dis and JS and not homogenous regions, so you need to provide a bit more detail on how prey were distributed relative to stations and / or sub-regions.</w:t>
      </w:r>
    </w:p>
    <w:p w14:paraId="0D047442" w14:textId="77777777" w:rsidR="003D5843" w:rsidRDefault="003D5843">
      <w:pPr>
        <w:pStyle w:val="CommentText"/>
      </w:pPr>
    </w:p>
    <w:p w14:paraId="5BBC6D03" w14:textId="6D7AE9BB" w:rsidR="003D5843" w:rsidRDefault="003D5843">
      <w:pPr>
        <w:pStyle w:val="CommentText"/>
      </w:pPr>
      <w:r>
        <w:t xml:space="preserve">For example, here it is not clear that you mean euphausiids were associated with one station north of the Dis – JS2. Is this still JS? Technically it is north of </w:t>
      </w:r>
      <w:proofErr w:type="gramStart"/>
      <w:r>
        <w:t>JS, and</w:t>
      </w:r>
      <w:proofErr w:type="gramEnd"/>
      <w:r>
        <w:t xml:space="preserve"> is actually unique in the excessive mixing that goes on there (more so than JS proper). It is a real hotspot. </w:t>
      </w:r>
    </w:p>
    <w:p w14:paraId="127A214B" w14:textId="77777777" w:rsidR="003D5843" w:rsidRDefault="003D5843">
      <w:pPr>
        <w:pStyle w:val="CommentText"/>
      </w:pPr>
    </w:p>
    <w:p w14:paraId="0DFC8A05" w14:textId="1A672B7D" w:rsidR="003D5843" w:rsidRDefault="003D5843">
      <w:pPr>
        <w:pStyle w:val="CommentText"/>
      </w:pPr>
      <w:r>
        <w:t xml:space="preserve">When describing the results for Figure 3 it would help </w:t>
      </w:r>
      <w:proofErr w:type="spellStart"/>
      <w:r>
        <w:t>t</w:t>
      </w:r>
      <w:proofErr w:type="spellEnd"/>
      <w:r>
        <w:t xml:space="preserve"> cite the % values in the text. </w:t>
      </w:r>
    </w:p>
  </w:comment>
  <w:comment w:id="751" w:author="Brian" w:date="2020-05-10T10:31:00Z" w:initials="%">
    <w:p w14:paraId="02FC0CFE" w14:textId="319818B0" w:rsidR="003D5843" w:rsidRDefault="003D5843">
      <w:pPr>
        <w:pStyle w:val="CommentText"/>
      </w:pPr>
      <w:r>
        <w:rPr>
          <w:rStyle w:val="CommentReference"/>
        </w:rPr>
        <w:annotationRef/>
      </w:r>
      <w:r>
        <w:t xml:space="preserve">For these general statements you could cite some summary states (%) for the study area. E.g., Pink salmon had a mean calanoid contribution of ~ 50%.  </w:t>
      </w:r>
    </w:p>
  </w:comment>
  <w:comment w:id="755" w:author="Brian" w:date="2020-05-10T10:33:00Z" w:initials="%">
    <w:p w14:paraId="32F7D7A1" w14:textId="41E95344" w:rsidR="003D5843" w:rsidRDefault="003D5843">
      <w:pPr>
        <w:pStyle w:val="CommentText"/>
      </w:pPr>
      <w:r>
        <w:rPr>
          <w:rStyle w:val="CommentReference"/>
        </w:rPr>
        <w:annotationRef/>
      </w:r>
      <w:r>
        <w:t xml:space="preserve">I might be good to use Gut Fullness here rather than feeding intensity. </w:t>
      </w:r>
    </w:p>
    <w:p w14:paraId="410402B1" w14:textId="51E828E6" w:rsidR="003D5843" w:rsidRDefault="003D5843">
      <w:pPr>
        <w:pStyle w:val="CommentText"/>
      </w:pPr>
    </w:p>
    <w:p w14:paraId="5275EF46" w14:textId="5011BD9E" w:rsidR="003D5843" w:rsidRDefault="003D5843">
      <w:pPr>
        <w:pStyle w:val="CommentText"/>
      </w:pPr>
      <w:r>
        <w:t xml:space="preserve">Have you thought about including a table for your three indices values by species and station? </w:t>
      </w:r>
    </w:p>
    <w:p w14:paraId="53A4357B" w14:textId="75F720CE" w:rsidR="003D5843" w:rsidRDefault="003D5843">
      <w:pPr>
        <w:pStyle w:val="CommentText"/>
      </w:pPr>
      <w:r>
        <w:t xml:space="preserve">You can also show the number of empty stomachs. </w:t>
      </w:r>
    </w:p>
    <w:p w14:paraId="24B27513" w14:textId="6D4225A7" w:rsidR="003D5843" w:rsidRDefault="003D5843">
      <w:pPr>
        <w:pStyle w:val="CommentText"/>
      </w:pPr>
    </w:p>
    <w:p w14:paraId="1DAB6A03" w14:textId="050ADFE3" w:rsidR="003D5843" w:rsidRDefault="003D5843">
      <w:pPr>
        <w:pStyle w:val="CommentText"/>
      </w:pPr>
      <w:r>
        <w:t xml:space="preserve">It is always good to have actual numbers presented. </w:t>
      </w:r>
    </w:p>
  </w:comment>
  <w:comment w:id="758" w:author="Brian" w:date="2020-05-10T10:38:00Z" w:initials="%">
    <w:p w14:paraId="11AA5B37" w14:textId="70F8CCD8" w:rsidR="003D5843" w:rsidRDefault="003D5843">
      <w:pPr>
        <w:pStyle w:val="CommentText"/>
      </w:pPr>
      <w:r>
        <w:rPr>
          <w:rStyle w:val="CommentReference"/>
        </w:rPr>
        <w:annotationRef/>
      </w:r>
      <w:r>
        <w:t xml:space="preserve">Make sure that the reader </w:t>
      </w:r>
      <w:proofErr w:type="gramStart"/>
      <w:r>
        <w:t>know</w:t>
      </w:r>
      <w:proofErr w:type="gramEnd"/>
      <w:r>
        <w:t xml:space="preserve"> what these are? </w:t>
      </w:r>
    </w:p>
  </w:comment>
  <w:comment w:id="774" w:author="Brian" w:date="2020-05-10T10:42:00Z" w:initials="%">
    <w:p w14:paraId="0D3BC775" w14:textId="7D1369C6" w:rsidR="003D5843" w:rsidRDefault="003D5843">
      <w:pPr>
        <w:pStyle w:val="CommentText"/>
      </w:pPr>
      <w:r>
        <w:rPr>
          <w:rStyle w:val="CommentReference"/>
        </w:rPr>
        <w:annotationRef/>
      </w:r>
      <w:r>
        <w:t xml:space="preserve">Include numbers in a table – you can report on them as % in the text if you wish </w:t>
      </w:r>
    </w:p>
  </w:comment>
  <w:comment w:id="776" w:author="Brian" w:date="2020-05-10T13:43:00Z" w:initials="%">
    <w:p w14:paraId="3F693719" w14:textId="7F62196F" w:rsidR="003D5843" w:rsidRDefault="003D5843">
      <w:pPr>
        <w:pStyle w:val="CommentText"/>
      </w:pPr>
      <w:r>
        <w:rPr>
          <w:rStyle w:val="CommentReference"/>
        </w:rPr>
        <w:annotationRef/>
      </w:r>
      <w:r>
        <w:t xml:space="preserve">You have good content in this para. Make sure be go through the results of the ordination and cluster methodically so that you can compare and contrast.  </w:t>
      </w:r>
    </w:p>
    <w:p w14:paraId="133D8C92" w14:textId="663BD726" w:rsidR="003D5843" w:rsidRDefault="003D5843">
      <w:pPr>
        <w:pStyle w:val="CommentText"/>
      </w:pPr>
    </w:p>
    <w:p w14:paraId="04AC1170" w14:textId="77777777" w:rsidR="003D5843" w:rsidRDefault="003D5843">
      <w:pPr>
        <w:pStyle w:val="CommentText"/>
      </w:pPr>
      <w:r>
        <w:t xml:space="preserve">There are two important factors: </w:t>
      </w:r>
    </w:p>
    <w:p w14:paraId="155D17B1" w14:textId="2A3AD07D" w:rsidR="003D5843" w:rsidRDefault="003D5843" w:rsidP="00893A55">
      <w:pPr>
        <w:pStyle w:val="CommentText"/>
        <w:numPr>
          <w:ilvl w:val="0"/>
          <w:numId w:val="1"/>
        </w:numPr>
      </w:pPr>
      <w:r>
        <w:t xml:space="preserve"> Space</w:t>
      </w:r>
    </w:p>
    <w:p w14:paraId="20B9AF1D" w14:textId="3B1B87F0" w:rsidR="003D5843" w:rsidRDefault="003D5843" w:rsidP="00893A55">
      <w:pPr>
        <w:pStyle w:val="CommentText"/>
        <w:numPr>
          <w:ilvl w:val="0"/>
          <w:numId w:val="1"/>
        </w:numPr>
      </w:pPr>
      <w:r>
        <w:t xml:space="preserve"> Species </w:t>
      </w:r>
    </w:p>
    <w:p w14:paraId="79D2003C" w14:textId="2D5D1E22" w:rsidR="003D5843" w:rsidRDefault="003D5843">
      <w:pPr>
        <w:pStyle w:val="CommentText"/>
      </w:pPr>
    </w:p>
    <w:p w14:paraId="6859C635" w14:textId="025D34B5" w:rsidR="003D5843" w:rsidRDefault="003D5843">
      <w:pPr>
        <w:pStyle w:val="CommentText"/>
      </w:pPr>
      <w:r>
        <w:t xml:space="preserve">Both approaches show a clear separation between regions. </w:t>
      </w:r>
    </w:p>
    <w:p w14:paraId="4CBBAEB0" w14:textId="66019A24" w:rsidR="003D5843" w:rsidRDefault="003D5843">
      <w:pPr>
        <w:pStyle w:val="CommentText"/>
      </w:pPr>
      <w:r>
        <w:t xml:space="preserve">Both also show higher overlap between species in the Dis that JS. </w:t>
      </w:r>
    </w:p>
    <w:p w14:paraId="6DA0F022" w14:textId="6D2B0A7E" w:rsidR="003D5843" w:rsidRDefault="003D5843">
      <w:pPr>
        <w:pStyle w:val="CommentText"/>
      </w:pPr>
      <w:r>
        <w:t xml:space="preserve">It is interesting that at JS2 there is higher overlap than the other JS stations. IN the cluster analysis pink and chum separate out together at JS2. </w:t>
      </w:r>
    </w:p>
    <w:p w14:paraId="107313B8" w14:textId="723F9096" w:rsidR="003D5843" w:rsidRDefault="003D5843">
      <w:pPr>
        <w:pStyle w:val="CommentText"/>
      </w:pPr>
      <w:r>
        <w:t xml:space="preserve">One could use a SIMPROF test to identify significant clusters. </w:t>
      </w:r>
    </w:p>
    <w:p w14:paraId="52CFF312" w14:textId="46866DC2" w:rsidR="003D5843" w:rsidRDefault="003D5843">
      <w:pPr>
        <w:pStyle w:val="CommentText"/>
      </w:pPr>
      <w:r>
        <w:t xml:space="preserve">A SIMPER analysis would identify which prey groups contribute to separations. This would add to the information in Figure 1.  </w:t>
      </w:r>
    </w:p>
    <w:p w14:paraId="2E2D7BA7" w14:textId="21ED8DC9" w:rsidR="003D5843" w:rsidRDefault="003D5843">
      <w:pPr>
        <w:pStyle w:val="CommentText"/>
      </w:pPr>
    </w:p>
    <w:p w14:paraId="316522E0" w14:textId="4C4BD527" w:rsidR="003D5843" w:rsidRDefault="003D5843">
      <w:pPr>
        <w:pStyle w:val="CommentText"/>
      </w:pPr>
      <w:r>
        <w:t xml:space="preserve">It is interesting that in the Dis the dissimilarity within stations appears higher than JS (looking at the cluster), and it is only really D07 chum that separate out clearly.  </w:t>
      </w:r>
    </w:p>
  </w:comment>
  <w:comment w:id="809" w:author="Brian" w:date="2020-05-10T13:59:00Z" w:initials="%">
    <w:p w14:paraId="2AAB0AEF" w14:textId="6AEAE560" w:rsidR="003D5843" w:rsidRDefault="003D5843">
      <w:pPr>
        <w:pStyle w:val="CommentText"/>
      </w:pPr>
      <w:r>
        <w:rPr>
          <w:rStyle w:val="CommentReference"/>
        </w:rPr>
        <w:annotationRef/>
      </w:r>
      <w:r>
        <w:t>You could start with a short re-cap: This study examined…</w:t>
      </w:r>
    </w:p>
    <w:p w14:paraId="506E92CE" w14:textId="4FBFBF6F" w:rsidR="003D5843" w:rsidRDefault="003D5843">
      <w:pPr>
        <w:pStyle w:val="CommentText"/>
      </w:pPr>
      <w:r>
        <w:t xml:space="preserve">You can then layout the key points (messages) at a high level. The discussion to follow can tackle each of these sequentially.  </w:t>
      </w:r>
    </w:p>
    <w:p w14:paraId="0A1FE683" w14:textId="04DAD342" w:rsidR="003D5843" w:rsidRDefault="003D5843">
      <w:pPr>
        <w:pStyle w:val="CommentText"/>
      </w:pPr>
    </w:p>
    <w:p w14:paraId="59E75022" w14:textId="16F25EC6" w:rsidR="003D5843" w:rsidRDefault="003D5843">
      <w:pPr>
        <w:pStyle w:val="CommentText"/>
      </w:pPr>
      <w:r>
        <w:t xml:space="preserve">It would be god to provide a </w:t>
      </w:r>
      <w:proofErr w:type="gramStart"/>
      <w:r>
        <w:t>high level</w:t>
      </w:r>
      <w:proofErr w:type="gramEnd"/>
      <w:r>
        <w:t xml:space="preserve"> overview of the study area in the context of the Trophic Gauntlet that captures the prior work that has been done and comparing with your own results.  </w:t>
      </w:r>
    </w:p>
  </w:comment>
  <w:comment w:id="823" w:author="Brian" w:date="2020-05-10T14:04:00Z" w:initials="%">
    <w:p w14:paraId="42166BD9" w14:textId="16BB1775" w:rsidR="003D5843" w:rsidRDefault="003D5843">
      <w:pPr>
        <w:pStyle w:val="CommentText"/>
      </w:pPr>
      <w:r>
        <w:rPr>
          <w:rStyle w:val="CommentReference"/>
        </w:rPr>
        <w:annotationRef/>
      </w:r>
      <w:r>
        <w:t xml:space="preserve">How will you define this niche (as opposed to gelatinous predator niche)? </w:t>
      </w:r>
    </w:p>
  </w:comment>
  <w:comment w:id="822" w:author="evgeny" w:date="2020-05-18T12:36:00Z" w:initials="e">
    <w:p w14:paraId="54931D69" w14:textId="54D66DDC" w:rsidR="003D5843" w:rsidRDefault="003D5843">
      <w:pPr>
        <w:pStyle w:val="CommentText"/>
      </w:pPr>
      <w:r>
        <w:rPr>
          <w:rStyle w:val="CommentReference"/>
        </w:rPr>
        <w:annotationRef/>
      </w:r>
      <w:r>
        <w:t>It is a good observation and it seems that pink juveniles were closer to the shore, thus taking advantage of coastal resources.</w:t>
      </w:r>
    </w:p>
  </w:comment>
  <w:comment w:id="825" w:author="Brian" w:date="2020-05-10T14:05:00Z" w:initials="%">
    <w:p w14:paraId="743CE9F4" w14:textId="77777777" w:rsidR="003D5843" w:rsidRDefault="003D5843">
      <w:pPr>
        <w:pStyle w:val="CommentText"/>
      </w:pPr>
      <w:r>
        <w:rPr>
          <w:rStyle w:val="CommentReference"/>
        </w:rPr>
        <w:annotationRef/>
      </w:r>
      <w:r>
        <w:t>Do they rely on a niche or are they just genetically pre-disposed to have a certain niche?</w:t>
      </w:r>
    </w:p>
    <w:p w14:paraId="660E0330" w14:textId="77777777" w:rsidR="003D5843" w:rsidRDefault="003D5843">
      <w:pPr>
        <w:pStyle w:val="CommentText"/>
      </w:pPr>
    </w:p>
    <w:p w14:paraId="16935D1D" w14:textId="77777777" w:rsidR="003D5843" w:rsidRDefault="003D5843">
      <w:pPr>
        <w:pStyle w:val="CommentText"/>
      </w:pPr>
      <w:r>
        <w:t>Are you saying that they have a niche, but that they both show flexibility?</w:t>
      </w:r>
    </w:p>
    <w:p w14:paraId="643AB988" w14:textId="77777777" w:rsidR="003D5843" w:rsidRDefault="003D5843">
      <w:pPr>
        <w:pStyle w:val="CommentText"/>
      </w:pPr>
    </w:p>
    <w:p w14:paraId="227F8F1D" w14:textId="2F61AD17" w:rsidR="003D5843" w:rsidRDefault="003D5843">
      <w:pPr>
        <w:pStyle w:val="CommentText"/>
      </w:pPr>
      <w:r>
        <w:t xml:space="preserve">Are there any papers that deal with this – “niche shifting” in response to foraging conditions.  That could be an interesting concept to pursue. </w:t>
      </w:r>
    </w:p>
  </w:comment>
  <w:comment w:id="839" w:author="Brian" w:date="2020-05-10T13:57:00Z" w:initials="%">
    <w:p w14:paraId="48E65669" w14:textId="3778A6FD" w:rsidR="003D5843" w:rsidRDefault="003D5843">
      <w:pPr>
        <w:pStyle w:val="CommentText"/>
      </w:pPr>
      <w:r>
        <w:rPr>
          <w:rStyle w:val="CommentReference"/>
        </w:rPr>
        <w:annotationRef/>
      </w:r>
      <w:r>
        <w:t xml:space="preserve">This is too subjective a term. </w:t>
      </w:r>
    </w:p>
  </w:comment>
  <w:comment w:id="843" w:author="evgeny" w:date="2020-05-18T12:38:00Z" w:initials="e">
    <w:p w14:paraId="4F1938D8" w14:textId="3C8E435B" w:rsidR="003D5843" w:rsidRDefault="003D5843">
      <w:pPr>
        <w:pStyle w:val="CommentText"/>
      </w:pPr>
      <w:r>
        <w:rPr>
          <w:rStyle w:val="CommentReference"/>
        </w:rPr>
        <w:annotationRef/>
      </w:r>
      <w:r>
        <w:t>It is a common feature of patchy prey distribution and overall opportunistic foraging behavior of fish juveniles. There are many references on this. The interesting point is that pink and chum maintained their differences throughout DI-JS region clearly pointing to already defined/different feeding niches.</w:t>
      </w:r>
    </w:p>
  </w:comment>
  <w:comment w:id="844" w:author="Brian" w:date="2020-05-10T14:10:00Z" w:initials="%">
    <w:p w14:paraId="1D000F9C" w14:textId="5087B23F" w:rsidR="003D5843" w:rsidRDefault="003D5843">
      <w:pPr>
        <w:pStyle w:val="CommentText"/>
      </w:pPr>
      <w:r>
        <w:rPr>
          <w:rStyle w:val="CommentReference"/>
        </w:rPr>
        <w:annotationRef/>
      </w:r>
      <w:r>
        <w:t xml:space="preserve">This is an interesting idea. I am more cautious about this given that the sample size is low. I would have more confidence if we saw the same pattern over and over again.  </w:t>
      </w:r>
    </w:p>
    <w:p w14:paraId="00CDFE05" w14:textId="5894AB28" w:rsidR="003D5843" w:rsidRDefault="003D5843">
      <w:pPr>
        <w:pStyle w:val="CommentText"/>
      </w:pPr>
      <w:r>
        <w:t xml:space="preserve">There could be quite a lot of patchiness within JS, and </w:t>
      </w:r>
      <w:proofErr w:type="gramStart"/>
      <w:r>
        <w:t>site specific</w:t>
      </w:r>
      <w:proofErr w:type="gramEnd"/>
      <w:r>
        <w:t xml:space="preserve"> characteristics that are important (including time of day sampled). </w:t>
      </w:r>
    </w:p>
  </w:comment>
  <w:comment w:id="884" w:author="Brian" w:date="2020-05-10T10:39:00Z" w:initials="%">
    <w:p w14:paraId="13D76385" w14:textId="0384DDB9" w:rsidR="003D5843" w:rsidRDefault="003D5843">
      <w:pPr>
        <w:pStyle w:val="CommentText"/>
      </w:pPr>
      <w:r>
        <w:rPr>
          <w:rStyle w:val="CommentReference"/>
        </w:rPr>
        <w:annotationRef/>
      </w:r>
      <w:r>
        <w:t xml:space="preserve">First and middle names as initials. This probably just relates to the reference style you have chosen. </w:t>
      </w:r>
    </w:p>
  </w:comment>
  <w:comment w:id="885" w:author="Brian" w:date="2020-05-10T10:45:00Z" w:initials="%">
    <w:p w14:paraId="6998679D" w14:textId="69AC2239" w:rsidR="003D5843" w:rsidRDefault="003D5843">
      <w:pPr>
        <w:pStyle w:val="CommentText"/>
      </w:pPr>
      <w:r>
        <w:rPr>
          <w:rStyle w:val="CommentReference"/>
        </w:rPr>
        <w:annotationRef/>
      </w:r>
      <w:r>
        <w:t xml:space="preserve">You could indicate the 60% level on the fig.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AE0C8" w15:done="0"/>
  <w15:commentEx w15:paraId="23AAEBF4" w15:done="0"/>
  <w15:commentEx w15:paraId="6C95B737" w15:done="0"/>
  <w15:commentEx w15:paraId="6F2ABA1E" w15:done="0"/>
  <w15:commentEx w15:paraId="5532FFDE" w15:done="0"/>
  <w15:commentEx w15:paraId="643D8FC2" w15:done="0"/>
  <w15:commentEx w15:paraId="3ADFB57F" w15:paraIdParent="643D8FC2" w15:done="0"/>
  <w15:commentEx w15:paraId="6C1FB716" w15:done="0"/>
  <w15:commentEx w15:paraId="50A3DFA4" w15:done="0"/>
  <w15:commentEx w15:paraId="408F86C6" w15:done="0"/>
  <w15:commentEx w15:paraId="2817C526" w15:done="0"/>
  <w15:commentEx w15:paraId="63E4AC3C" w15:done="0"/>
  <w15:commentEx w15:paraId="339B5A96" w15:done="0"/>
  <w15:commentEx w15:paraId="7B1BFD60" w15:done="0"/>
  <w15:commentEx w15:paraId="562C1305" w15:done="0"/>
  <w15:commentEx w15:paraId="42FC2F4C" w15:done="0"/>
  <w15:commentEx w15:paraId="4D42BF71" w15:done="0"/>
  <w15:commentEx w15:paraId="314BECFF" w15:done="0"/>
  <w15:commentEx w15:paraId="3770F1D9" w15:done="0"/>
  <w15:commentEx w15:paraId="3E9B4A16" w15:done="0"/>
  <w15:commentEx w15:paraId="3D886BEF" w15:done="0"/>
  <w15:commentEx w15:paraId="1810D433" w15:done="0"/>
  <w15:commentEx w15:paraId="13FD5EE9" w15:done="0"/>
  <w15:commentEx w15:paraId="19969ACE" w15:done="0"/>
  <w15:commentEx w15:paraId="4A78DA3C" w15:done="0"/>
  <w15:commentEx w15:paraId="212A3075" w15:done="0"/>
  <w15:commentEx w15:paraId="2B9A9EC9" w15:done="0"/>
  <w15:commentEx w15:paraId="2D45311A" w15:done="0"/>
  <w15:commentEx w15:paraId="0517EC10" w15:done="0"/>
  <w15:commentEx w15:paraId="5F75FEDB" w15:done="0"/>
  <w15:commentEx w15:paraId="6B0EFA4D" w15:done="0"/>
  <w15:commentEx w15:paraId="184030FE" w15:done="0"/>
  <w15:commentEx w15:paraId="1BF75ECC" w15:done="0"/>
  <w15:commentEx w15:paraId="4FE2F33B" w15:done="0"/>
  <w15:commentEx w15:paraId="331E97AD" w15:done="0"/>
  <w15:commentEx w15:paraId="1E31FA6C" w15:done="0"/>
  <w15:commentEx w15:paraId="23169D49" w15:done="0"/>
  <w15:commentEx w15:paraId="0E684E8C" w15:done="0"/>
  <w15:commentEx w15:paraId="16E08F94" w15:done="0"/>
  <w15:commentEx w15:paraId="6BF20424" w15:done="0"/>
  <w15:commentEx w15:paraId="659B8F18" w15:done="0"/>
  <w15:commentEx w15:paraId="0DFC8A05" w15:done="0"/>
  <w15:commentEx w15:paraId="02FC0CFE" w15:done="0"/>
  <w15:commentEx w15:paraId="1DAB6A03" w15:done="0"/>
  <w15:commentEx w15:paraId="11AA5B37" w15:done="0"/>
  <w15:commentEx w15:paraId="0D3BC775" w15:done="0"/>
  <w15:commentEx w15:paraId="316522E0" w15:done="0"/>
  <w15:commentEx w15:paraId="59E75022" w15:done="0"/>
  <w15:commentEx w15:paraId="42166BD9" w15:done="0"/>
  <w15:commentEx w15:paraId="54931D69" w15:done="0"/>
  <w15:commentEx w15:paraId="227F8F1D" w15:done="0"/>
  <w15:commentEx w15:paraId="48E65669" w15:done="0"/>
  <w15:commentEx w15:paraId="4F1938D8" w15:done="0"/>
  <w15:commentEx w15:paraId="00CDFE05" w15:done="0"/>
  <w15:commentEx w15:paraId="13D76385" w15:done="0"/>
  <w15:commentEx w15:paraId="699867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AE0C8" w16cid:durableId="226D070C"/>
  <w16cid:commentId w16cid:paraId="23AAEBF4" w16cid:durableId="226D070D"/>
  <w16cid:commentId w16cid:paraId="6C95B737" w16cid:durableId="226D070E"/>
  <w16cid:commentId w16cid:paraId="6F2ABA1E" w16cid:durableId="226D070F"/>
  <w16cid:commentId w16cid:paraId="5532FFDE" w16cid:durableId="226D0710"/>
  <w16cid:commentId w16cid:paraId="643D8FC2" w16cid:durableId="226D0711"/>
  <w16cid:commentId w16cid:paraId="3ADFB57F" w16cid:durableId="226D0712"/>
  <w16cid:commentId w16cid:paraId="6C1FB716" w16cid:durableId="226D0713"/>
  <w16cid:commentId w16cid:paraId="50A3DFA4" w16cid:durableId="226D0714"/>
  <w16cid:commentId w16cid:paraId="408F86C6" w16cid:durableId="226D0715"/>
  <w16cid:commentId w16cid:paraId="2817C526" w16cid:durableId="226D0716"/>
  <w16cid:commentId w16cid:paraId="63E4AC3C" w16cid:durableId="226D0717"/>
  <w16cid:commentId w16cid:paraId="339B5A96" w16cid:durableId="226D0718"/>
  <w16cid:commentId w16cid:paraId="7B1BFD60" w16cid:durableId="226D0719"/>
  <w16cid:commentId w16cid:paraId="562C1305" w16cid:durableId="226D071A"/>
  <w16cid:commentId w16cid:paraId="42FC2F4C" w16cid:durableId="226D071B"/>
  <w16cid:commentId w16cid:paraId="4D42BF71" w16cid:durableId="226D071C"/>
  <w16cid:commentId w16cid:paraId="314BECFF" w16cid:durableId="226D071D"/>
  <w16cid:commentId w16cid:paraId="3770F1D9" w16cid:durableId="226D071E"/>
  <w16cid:commentId w16cid:paraId="3E9B4A16" w16cid:durableId="226D071F"/>
  <w16cid:commentId w16cid:paraId="3D886BEF" w16cid:durableId="226D0720"/>
  <w16cid:commentId w16cid:paraId="1810D433" w16cid:durableId="226D0721"/>
  <w16cid:commentId w16cid:paraId="13FD5EE9" w16cid:durableId="226D0722"/>
  <w16cid:commentId w16cid:paraId="19969ACE" w16cid:durableId="226D0723"/>
  <w16cid:commentId w16cid:paraId="4A78DA3C" w16cid:durableId="226D0724"/>
  <w16cid:commentId w16cid:paraId="212A3075" w16cid:durableId="226D0725"/>
  <w16cid:commentId w16cid:paraId="2B9A9EC9" w16cid:durableId="226D0726"/>
  <w16cid:commentId w16cid:paraId="2D45311A" w16cid:durableId="226D0727"/>
  <w16cid:commentId w16cid:paraId="0517EC10" w16cid:durableId="226D0728"/>
  <w16cid:commentId w16cid:paraId="5F75FEDB" w16cid:durableId="226D0729"/>
  <w16cid:commentId w16cid:paraId="6B0EFA4D" w16cid:durableId="226D072A"/>
  <w16cid:commentId w16cid:paraId="184030FE" w16cid:durableId="226D072B"/>
  <w16cid:commentId w16cid:paraId="1BF75ECC" w16cid:durableId="226D072C"/>
  <w16cid:commentId w16cid:paraId="4FE2F33B" w16cid:durableId="226D072D"/>
  <w16cid:commentId w16cid:paraId="331E97AD" w16cid:durableId="226D072E"/>
  <w16cid:commentId w16cid:paraId="1E31FA6C" w16cid:durableId="226D072F"/>
  <w16cid:commentId w16cid:paraId="23169D49" w16cid:durableId="226D0730"/>
  <w16cid:commentId w16cid:paraId="0E684E8C" w16cid:durableId="226D0731"/>
  <w16cid:commentId w16cid:paraId="16E08F94" w16cid:durableId="226D0732"/>
  <w16cid:commentId w16cid:paraId="6BF20424" w16cid:durableId="226D0733"/>
  <w16cid:commentId w16cid:paraId="659B8F18" w16cid:durableId="226D0734"/>
  <w16cid:commentId w16cid:paraId="0DFC8A05" w16cid:durableId="226D0735"/>
  <w16cid:commentId w16cid:paraId="02FC0CFE" w16cid:durableId="226D0736"/>
  <w16cid:commentId w16cid:paraId="1DAB6A03" w16cid:durableId="226D0737"/>
  <w16cid:commentId w16cid:paraId="11AA5B37" w16cid:durableId="226D0738"/>
  <w16cid:commentId w16cid:paraId="0D3BC775" w16cid:durableId="226D0739"/>
  <w16cid:commentId w16cid:paraId="316522E0" w16cid:durableId="226D073A"/>
  <w16cid:commentId w16cid:paraId="59E75022" w16cid:durableId="226D073B"/>
  <w16cid:commentId w16cid:paraId="42166BD9" w16cid:durableId="226D073C"/>
  <w16cid:commentId w16cid:paraId="54931D69" w16cid:durableId="226D073D"/>
  <w16cid:commentId w16cid:paraId="227F8F1D" w16cid:durableId="226D073E"/>
  <w16cid:commentId w16cid:paraId="48E65669" w16cid:durableId="226D073F"/>
  <w16cid:commentId w16cid:paraId="4F1938D8" w16cid:durableId="226D0740"/>
  <w16cid:commentId w16cid:paraId="00CDFE05" w16cid:durableId="226D0741"/>
  <w16cid:commentId w16cid:paraId="13D76385" w16cid:durableId="226D0742"/>
  <w16cid:commentId w16cid:paraId="6998679D" w16cid:durableId="226D0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D7AD9" w14:textId="77777777" w:rsidR="005871C0" w:rsidRDefault="005871C0" w:rsidP="003A2A0A">
      <w:r>
        <w:separator/>
      </w:r>
    </w:p>
  </w:endnote>
  <w:endnote w:type="continuationSeparator" w:id="0">
    <w:p w14:paraId="363CC265" w14:textId="77777777" w:rsidR="005871C0" w:rsidRDefault="005871C0"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9A86D" w14:textId="77777777" w:rsidR="005871C0" w:rsidRDefault="005871C0" w:rsidP="003A2A0A">
      <w:r>
        <w:separator/>
      </w:r>
    </w:p>
  </w:footnote>
  <w:footnote w:type="continuationSeparator" w:id="0">
    <w:p w14:paraId="3301F7C3" w14:textId="77777777" w:rsidR="005871C0" w:rsidRDefault="005871C0" w:rsidP="003A2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162A"/>
    <w:multiLevelType w:val="hybridMultilevel"/>
    <w:tmpl w:val="11D8C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essa Fladmark">
    <w15:presenceInfo w15:providerId="Windows Live" w15:userId="5fbc69579e622980"/>
  </w15:person>
  <w15:person w15:author="evgeny">
    <w15:presenceInfo w15:providerId="None" w15:userId="evgeny"/>
  </w15:person>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150"/>
    <w:rsid w:val="00001741"/>
    <w:rsid w:val="000023F5"/>
    <w:rsid w:val="000117C6"/>
    <w:rsid w:val="000205D4"/>
    <w:rsid w:val="00020732"/>
    <w:rsid w:val="000374C3"/>
    <w:rsid w:val="0003790E"/>
    <w:rsid w:val="00040479"/>
    <w:rsid w:val="00063D72"/>
    <w:rsid w:val="00072E9D"/>
    <w:rsid w:val="000921D3"/>
    <w:rsid w:val="000A2946"/>
    <w:rsid w:val="000A705A"/>
    <w:rsid w:val="000B23A6"/>
    <w:rsid w:val="000B7AAD"/>
    <w:rsid w:val="000C742C"/>
    <w:rsid w:val="000D2776"/>
    <w:rsid w:val="001215CF"/>
    <w:rsid w:val="00121E35"/>
    <w:rsid w:val="00143051"/>
    <w:rsid w:val="00155D2E"/>
    <w:rsid w:val="00157162"/>
    <w:rsid w:val="00165D2C"/>
    <w:rsid w:val="00174E5C"/>
    <w:rsid w:val="001856EB"/>
    <w:rsid w:val="001911B4"/>
    <w:rsid w:val="001C45E1"/>
    <w:rsid w:val="001D259B"/>
    <w:rsid w:val="001E3EBB"/>
    <w:rsid w:val="001E4D0E"/>
    <w:rsid w:val="001F37CC"/>
    <w:rsid w:val="00221C19"/>
    <w:rsid w:val="0022733A"/>
    <w:rsid w:val="00235844"/>
    <w:rsid w:val="00241A3C"/>
    <w:rsid w:val="00245286"/>
    <w:rsid w:val="002464A4"/>
    <w:rsid w:val="00250A2E"/>
    <w:rsid w:val="00255712"/>
    <w:rsid w:val="00257D50"/>
    <w:rsid w:val="002606FB"/>
    <w:rsid w:val="00262962"/>
    <w:rsid w:val="00265460"/>
    <w:rsid w:val="00266C78"/>
    <w:rsid w:val="00273643"/>
    <w:rsid w:val="0028260B"/>
    <w:rsid w:val="00286A8E"/>
    <w:rsid w:val="002A6034"/>
    <w:rsid w:val="002B1CEB"/>
    <w:rsid w:val="002B2430"/>
    <w:rsid w:val="002C5E03"/>
    <w:rsid w:val="002C77C0"/>
    <w:rsid w:val="002D5C0C"/>
    <w:rsid w:val="002F6E95"/>
    <w:rsid w:val="003424A0"/>
    <w:rsid w:val="003578BB"/>
    <w:rsid w:val="003616B8"/>
    <w:rsid w:val="00364458"/>
    <w:rsid w:val="00367DCC"/>
    <w:rsid w:val="00372150"/>
    <w:rsid w:val="003761CE"/>
    <w:rsid w:val="003852C1"/>
    <w:rsid w:val="003A2A0A"/>
    <w:rsid w:val="003B6DBD"/>
    <w:rsid w:val="003C25AC"/>
    <w:rsid w:val="003C4653"/>
    <w:rsid w:val="003D1980"/>
    <w:rsid w:val="003D287D"/>
    <w:rsid w:val="003D4064"/>
    <w:rsid w:val="003D5843"/>
    <w:rsid w:val="003E0C2D"/>
    <w:rsid w:val="003E3677"/>
    <w:rsid w:val="003E451F"/>
    <w:rsid w:val="003F2446"/>
    <w:rsid w:val="003F7560"/>
    <w:rsid w:val="00400564"/>
    <w:rsid w:val="00400B2C"/>
    <w:rsid w:val="00407993"/>
    <w:rsid w:val="00426957"/>
    <w:rsid w:val="004415A1"/>
    <w:rsid w:val="004452A5"/>
    <w:rsid w:val="00454A36"/>
    <w:rsid w:val="00477EF3"/>
    <w:rsid w:val="004A33F6"/>
    <w:rsid w:val="004B17CC"/>
    <w:rsid w:val="004C64DC"/>
    <w:rsid w:val="004D4459"/>
    <w:rsid w:val="004E5D64"/>
    <w:rsid w:val="004F586B"/>
    <w:rsid w:val="004F5C82"/>
    <w:rsid w:val="004F7921"/>
    <w:rsid w:val="005130C0"/>
    <w:rsid w:val="00514271"/>
    <w:rsid w:val="0053235E"/>
    <w:rsid w:val="005328F4"/>
    <w:rsid w:val="005630F6"/>
    <w:rsid w:val="005675E6"/>
    <w:rsid w:val="005871C0"/>
    <w:rsid w:val="00595870"/>
    <w:rsid w:val="00596920"/>
    <w:rsid w:val="005B16D6"/>
    <w:rsid w:val="005C4F22"/>
    <w:rsid w:val="005D22F3"/>
    <w:rsid w:val="005D53D1"/>
    <w:rsid w:val="005F1EA6"/>
    <w:rsid w:val="005F4718"/>
    <w:rsid w:val="00606F1A"/>
    <w:rsid w:val="00607408"/>
    <w:rsid w:val="00610845"/>
    <w:rsid w:val="0061405B"/>
    <w:rsid w:val="00663B82"/>
    <w:rsid w:val="00674289"/>
    <w:rsid w:val="00677CC7"/>
    <w:rsid w:val="00680BD2"/>
    <w:rsid w:val="006A527D"/>
    <w:rsid w:val="006F6A4C"/>
    <w:rsid w:val="00720DF7"/>
    <w:rsid w:val="00722B46"/>
    <w:rsid w:val="00736E07"/>
    <w:rsid w:val="00767845"/>
    <w:rsid w:val="00776754"/>
    <w:rsid w:val="0078618D"/>
    <w:rsid w:val="007B6291"/>
    <w:rsid w:val="007D0D96"/>
    <w:rsid w:val="007D1086"/>
    <w:rsid w:val="007F2F83"/>
    <w:rsid w:val="007F46BB"/>
    <w:rsid w:val="007F7936"/>
    <w:rsid w:val="00803D2A"/>
    <w:rsid w:val="00804ABE"/>
    <w:rsid w:val="00810FDA"/>
    <w:rsid w:val="00814F85"/>
    <w:rsid w:val="00830B94"/>
    <w:rsid w:val="00864AFD"/>
    <w:rsid w:val="00864DB4"/>
    <w:rsid w:val="0087469C"/>
    <w:rsid w:val="0087627C"/>
    <w:rsid w:val="00893A55"/>
    <w:rsid w:val="00893DEA"/>
    <w:rsid w:val="008C0658"/>
    <w:rsid w:val="008D286A"/>
    <w:rsid w:val="008D2E0A"/>
    <w:rsid w:val="008D6D7B"/>
    <w:rsid w:val="008E06FB"/>
    <w:rsid w:val="008E677B"/>
    <w:rsid w:val="008E6F8D"/>
    <w:rsid w:val="00901C7C"/>
    <w:rsid w:val="00912321"/>
    <w:rsid w:val="00916329"/>
    <w:rsid w:val="00963331"/>
    <w:rsid w:val="009827BE"/>
    <w:rsid w:val="009A44D9"/>
    <w:rsid w:val="009C0199"/>
    <w:rsid w:val="009C36C9"/>
    <w:rsid w:val="009C420C"/>
    <w:rsid w:val="009E2312"/>
    <w:rsid w:val="009F0B0F"/>
    <w:rsid w:val="00A12EDC"/>
    <w:rsid w:val="00A16692"/>
    <w:rsid w:val="00A350A0"/>
    <w:rsid w:val="00A357F0"/>
    <w:rsid w:val="00A37BBE"/>
    <w:rsid w:val="00A43ACF"/>
    <w:rsid w:val="00A47833"/>
    <w:rsid w:val="00A91C85"/>
    <w:rsid w:val="00A94526"/>
    <w:rsid w:val="00AA5306"/>
    <w:rsid w:val="00AC0B65"/>
    <w:rsid w:val="00AC3D53"/>
    <w:rsid w:val="00AC5BFE"/>
    <w:rsid w:val="00AE60EB"/>
    <w:rsid w:val="00AE6EE9"/>
    <w:rsid w:val="00AF4E2F"/>
    <w:rsid w:val="00B010C1"/>
    <w:rsid w:val="00B0755B"/>
    <w:rsid w:val="00B23FAA"/>
    <w:rsid w:val="00B37033"/>
    <w:rsid w:val="00B63F8C"/>
    <w:rsid w:val="00B70C9F"/>
    <w:rsid w:val="00B72FEC"/>
    <w:rsid w:val="00B73347"/>
    <w:rsid w:val="00B97243"/>
    <w:rsid w:val="00BC5F78"/>
    <w:rsid w:val="00BD3083"/>
    <w:rsid w:val="00BE1091"/>
    <w:rsid w:val="00BE54A2"/>
    <w:rsid w:val="00BE79B2"/>
    <w:rsid w:val="00C26FE7"/>
    <w:rsid w:val="00C36020"/>
    <w:rsid w:val="00C6340E"/>
    <w:rsid w:val="00CA2D11"/>
    <w:rsid w:val="00CA6BD3"/>
    <w:rsid w:val="00CB23BF"/>
    <w:rsid w:val="00CB61B8"/>
    <w:rsid w:val="00CE1947"/>
    <w:rsid w:val="00CE7AC8"/>
    <w:rsid w:val="00CF3DCD"/>
    <w:rsid w:val="00D1190D"/>
    <w:rsid w:val="00D124F8"/>
    <w:rsid w:val="00D14926"/>
    <w:rsid w:val="00D16766"/>
    <w:rsid w:val="00D26BA2"/>
    <w:rsid w:val="00D42931"/>
    <w:rsid w:val="00D472CE"/>
    <w:rsid w:val="00D50544"/>
    <w:rsid w:val="00D648A4"/>
    <w:rsid w:val="00D86058"/>
    <w:rsid w:val="00D90EF2"/>
    <w:rsid w:val="00D91167"/>
    <w:rsid w:val="00DA7A1C"/>
    <w:rsid w:val="00DB41F8"/>
    <w:rsid w:val="00DB4669"/>
    <w:rsid w:val="00DB6F78"/>
    <w:rsid w:val="00DC01E0"/>
    <w:rsid w:val="00DC12B2"/>
    <w:rsid w:val="00DC3D58"/>
    <w:rsid w:val="00DF030F"/>
    <w:rsid w:val="00DF7973"/>
    <w:rsid w:val="00E02EAA"/>
    <w:rsid w:val="00E10448"/>
    <w:rsid w:val="00E23601"/>
    <w:rsid w:val="00E32C78"/>
    <w:rsid w:val="00E43902"/>
    <w:rsid w:val="00E511DA"/>
    <w:rsid w:val="00E51FC4"/>
    <w:rsid w:val="00E62560"/>
    <w:rsid w:val="00E74AF6"/>
    <w:rsid w:val="00EA125D"/>
    <w:rsid w:val="00EA7DF5"/>
    <w:rsid w:val="00EC3E04"/>
    <w:rsid w:val="00EC4917"/>
    <w:rsid w:val="00EC5DAE"/>
    <w:rsid w:val="00EC7D5B"/>
    <w:rsid w:val="00ED6720"/>
    <w:rsid w:val="00EE0173"/>
    <w:rsid w:val="00EE08B1"/>
    <w:rsid w:val="00EE43A3"/>
    <w:rsid w:val="00F265A3"/>
    <w:rsid w:val="00F27A73"/>
    <w:rsid w:val="00F30AAC"/>
    <w:rsid w:val="00F30F64"/>
    <w:rsid w:val="00F53F3B"/>
    <w:rsid w:val="00F65A95"/>
    <w:rsid w:val="00F9716A"/>
    <w:rsid w:val="00FA0237"/>
    <w:rsid w:val="00FA68F1"/>
    <w:rsid w:val="00FB6CCE"/>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7CA965"/>
  <w14:defaultImageDpi w14:val="32767"/>
  <w15:chartTrackingRefBased/>
  <w15:docId w15:val="{C58FA4C0-E3EA-7D4C-8EDF-53807FE7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 w:type="character" w:styleId="CommentReference">
    <w:name w:val="annotation reference"/>
    <w:basedOn w:val="DefaultParagraphFont"/>
    <w:uiPriority w:val="99"/>
    <w:semiHidden/>
    <w:unhideWhenUsed/>
    <w:rsid w:val="0028260B"/>
    <w:rPr>
      <w:sz w:val="16"/>
      <w:szCs w:val="16"/>
    </w:rPr>
  </w:style>
  <w:style w:type="paragraph" w:styleId="CommentText">
    <w:name w:val="annotation text"/>
    <w:basedOn w:val="Normal"/>
    <w:link w:val="CommentTextChar"/>
    <w:uiPriority w:val="99"/>
    <w:semiHidden/>
    <w:unhideWhenUsed/>
    <w:rsid w:val="0028260B"/>
    <w:rPr>
      <w:sz w:val="20"/>
      <w:szCs w:val="20"/>
    </w:rPr>
  </w:style>
  <w:style w:type="character" w:customStyle="1" w:styleId="CommentTextChar">
    <w:name w:val="Comment Text Char"/>
    <w:basedOn w:val="DefaultParagraphFont"/>
    <w:link w:val="CommentText"/>
    <w:uiPriority w:val="99"/>
    <w:semiHidden/>
    <w:rsid w:val="0028260B"/>
    <w:rPr>
      <w:sz w:val="20"/>
      <w:szCs w:val="20"/>
    </w:rPr>
  </w:style>
  <w:style w:type="paragraph" w:styleId="CommentSubject">
    <w:name w:val="annotation subject"/>
    <w:basedOn w:val="CommentText"/>
    <w:next w:val="CommentText"/>
    <w:link w:val="CommentSubjectChar"/>
    <w:uiPriority w:val="99"/>
    <w:semiHidden/>
    <w:unhideWhenUsed/>
    <w:rsid w:val="0028260B"/>
    <w:rPr>
      <w:b/>
      <w:bCs/>
    </w:rPr>
  </w:style>
  <w:style w:type="character" w:customStyle="1" w:styleId="CommentSubjectChar">
    <w:name w:val="Comment Subject Char"/>
    <w:basedOn w:val="CommentTextChar"/>
    <w:link w:val="CommentSubject"/>
    <w:uiPriority w:val="99"/>
    <w:semiHidden/>
    <w:rsid w:val="0028260B"/>
    <w:rPr>
      <w:b/>
      <w:bCs/>
      <w:sz w:val="20"/>
      <w:szCs w:val="20"/>
    </w:rPr>
  </w:style>
  <w:style w:type="paragraph" w:styleId="Revision">
    <w:name w:val="Revision"/>
    <w:hidden/>
    <w:uiPriority w:val="99"/>
    <w:semiHidden/>
    <w:rsid w:val="00F65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261114968">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51607327">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1430-9D11-477A-8F5E-EE9E4A90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30</Pages>
  <Words>24447</Words>
  <Characters>139348</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24</cp:revision>
  <dcterms:created xsi:type="dcterms:W3CDTF">2020-05-18T19:11:00Z</dcterms:created>
  <dcterms:modified xsi:type="dcterms:W3CDTF">2020-06-04T23:55:00Z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http://www.zotero.org/styles/apa</vt:lpwstr>
  </property>
</Properties>
</file>