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2E546" w14:textId="77777777" w:rsidR="00372150" w:rsidRPr="000B7AAD" w:rsidRDefault="00372150" w:rsidP="00266C78">
      <w:pPr>
        <w:spacing w:line="480" w:lineRule="auto"/>
        <w:jc w:val="center"/>
        <w:rPr>
          <w:rFonts w:eastAsia="Times New Roman" w:cstheme="minorHAnsi"/>
          <w:lang w:val="en-CA"/>
        </w:rPr>
      </w:pPr>
      <w:r w:rsidRPr="000B7AAD">
        <w:rPr>
          <w:rFonts w:eastAsia="Times New Roman" w:cstheme="minorHAnsi"/>
          <w:b/>
          <w:bCs/>
          <w:color w:val="000000"/>
          <w:lang w:val="en-CA"/>
        </w:rPr>
        <w:t>…</w:t>
      </w:r>
    </w:p>
    <w:p w14:paraId="54026DBE" w14:textId="77777777" w:rsidR="00372150" w:rsidRPr="000B7AAD" w:rsidRDefault="00372150" w:rsidP="00266C78">
      <w:pPr>
        <w:spacing w:line="480" w:lineRule="auto"/>
        <w:rPr>
          <w:rFonts w:eastAsia="Times New Roman" w:cstheme="minorHAnsi"/>
          <w:lang w:val="en-CA"/>
        </w:rPr>
      </w:pPr>
    </w:p>
    <w:p w14:paraId="7C38FE84" w14:textId="77777777" w:rsidR="000B7AAD" w:rsidRDefault="000B7AAD" w:rsidP="00266C78">
      <w:pPr>
        <w:spacing w:line="480" w:lineRule="auto"/>
        <w:jc w:val="center"/>
        <w:rPr>
          <w:rFonts w:eastAsia="Times New Roman" w:cstheme="minorHAnsi"/>
          <w:b/>
          <w:bCs/>
          <w:color w:val="000000"/>
          <w:lang w:val="en-CA"/>
        </w:rPr>
      </w:pPr>
      <w:r w:rsidRPr="000B7AAD">
        <w:rPr>
          <w:rFonts w:eastAsia="Times New Roman" w:cstheme="minorHAnsi"/>
          <w:b/>
          <w:bCs/>
          <w:color w:val="000000"/>
          <w:lang w:val="en-CA"/>
        </w:rPr>
        <w:t>Competition or Coexistence? Pink and chum salmon trophic interactions through a dynamic and challenging section of the early marine migration route in coastal B</w:t>
      </w:r>
      <w:r w:rsidR="00D1190D">
        <w:rPr>
          <w:rFonts w:eastAsia="Times New Roman" w:cstheme="minorHAnsi"/>
          <w:b/>
          <w:bCs/>
          <w:color w:val="000000"/>
          <w:lang w:val="en-CA"/>
        </w:rPr>
        <w:t>ritish Columbia</w:t>
      </w:r>
    </w:p>
    <w:p w14:paraId="31890EC2" w14:textId="77777777" w:rsidR="00BE1091" w:rsidRDefault="00BE1091" w:rsidP="00266C78">
      <w:pPr>
        <w:spacing w:line="480" w:lineRule="auto"/>
        <w:rPr>
          <w:rFonts w:eastAsia="Times New Roman" w:cstheme="minorHAnsi"/>
          <w:b/>
          <w:bCs/>
          <w:color w:val="000000"/>
          <w:lang w:val="en-CA"/>
        </w:rPr>
      </w:pPr>
    </w:p>
    <w:p w14:paraId="7207E53E"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Vanessa Fladmark</w:t>
      </w:r>
    </w:p>
    <w:p w14:paraId="33F26147" w14:textId="77777777" w:rsidR="00BE1091" w:rsidRDefault="00BE1091" w:rsidP="00266C78">
      <w:pPr>
        <w:spacing w:line="480" w:lineRule="auto"/>
        <w:rPr>
          <w:rFonts w:eastAsia="Times New Roman" w:cstheme="minorHAnsi"/>
          <w:color w:val="000000"/>
          <w:lang w:val="en-CA"/>
        </w:rPr>
      </w:pPr>
    </w:p>
    <w:p w14:paraId="748AAE0B"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MSc thesis:</w:t>
      </w:r>
    </w:p>
    <w:p w14:paraId="0743C041"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Spatial data chapter draft</w:t>
      </w:r>
    </w:p>
    <w:p w14:paraId="4D333296" w14:textId="77777777" w:rsidR="00BE1091" w:rsidRDefault="00BE1091" w:rsidP="00266C78">
      <w:pPr>
        <w:spacing w:line="480" w:lineRule="auto"/>
        <w:rPr>
          <w:rFonts w:eastAsia="Times New Roman" w:cstheme="minorHAnsi"/>
          <w:color w:val="000000"/>
          <w:lang w:val="en-CA"/>
        </w:rPr>
      </w:pPr>
    </w:p>
    <w:p w14:paraId="40288E71" w14:textId="4D941C4A" w:rsidR="00BE1091" w:rsidRPr="00BE1091" w:rsidRDefault="00BE1091" w:rsidP="00266C78">
      <w:pPr>
        <w:spacing w:line="480" w:lineRule="auto"/>
        <w:jc w:val="center"/>
        <w:rPr>
          <w:rFonts w:eastAsia="Times New Roman" w:cstheme="minorHAnsi"/>
          <w:lang w:val="en-CA"/>
        </w:rPr>
      </w:pPr>
      <w:r>
        <w:rPr>
          <w:rFonts w:eastAsia="Times New Roman" w:cstheme="minorHAnsi"/>
          <w:color w:val="000000"/>
          <w:lang w:val="en-CA"/>
        </w:rPr>
        <w:t>V</w:t>
      </w:r>
      <w:r w:rsidRPr="00BE1091">
        <w:rPr>
          <w:rFonts w:eastAsia="Times New Roman" w:cstheme="minorHAnsi"/>
          <w:color w:val="000000"/>
          <w:lang w:val="en-CA"/>
        </w:rPr>
        <w:t>ersion</w:t>
      </w:r>
      <w:r>
        <w:rPr>
          <w:rFonts w:eastAsia="Times New Roman" w:cstheme="minorHAnsi"/>
          <w:color w:val="000000"/>
          <w:lang w:val="en-CA"/>
        </w:rPr>
        <w:t>:</w:t>
      </w:r>
      <w:r w:rsidRPr="00BE1091">
        <w:rPr>
          <w:rFonts w:eastAsia="Times New Roman" w:cstheme="minorHAnsi"/>
          <w:color w:val="000000"/>
          <w:lang w:val="en-CA"/>
        </w:rPr>
        <w:t xml:space="preserve"> </w:t>
      </w:r>
      <w:r w:rsidR="00855CF6">
        <w:rPr>
          <w:rFonts w:eastAsia="Times New Roman" w:cstheme="minorHAnsi"/>
          <w:color w:val="000000"/>
          <w:lang w:val="en-CA"/>
        </w:rPr>
        <w:t>June 18</w:t>
      </w:r>
      <w:del w:id="0" w:author="Vanessa Fladmark" w:date="2020-06-02T09:28:00Z">
        <w:r w:rsidRPr="00BE1091" w:rsidDel="002606FB">
          <w:rPr>
            <w:rFonts w:eastAsia="Times New Roman" w:cstheme="minorHAnsi"/>
            <w:color w:val="000000"/>
            <w:lang w:val="en-CA"/>
          </w:rPr>
          <w:delText>May 4</w:delText>
        </w:r>
      </w:del>
      <w:r w:rsidRPr="00BE1091">
        <w:rPr>
          <w:rFonts w:eastAsia="Times New Roman" w:cstheme="minorHAnsi"/>
          <w:color w:val="000000"/>
          <w:vertAlign w:val="superscript"/>
          <w:lang w:val="en-CA"/>
        </w:rPr>
        <w:t>th</w:t>
      </w:r>
      <w:r w:rsidRPr="00BE1091">
        <w:rPr>
          <w:rFonts w:eastAsia="Times New Roman" w:cstheme="minorHAnsi"/>
          <w:color w:val="000000"/>
          <w:lang w:val="en-CA"/>
        </w:rPr>
        <w:t>, 2020</w:t>
      </w:r>
    </w:p>
    <w:p w14:paraId="6EED58BE" w14:textId="77777777" w:rsidR="00372150" w:rsidRPr="000B7AAD" w:rsidRDefault="00372150" w:rsidP="00266C78">
      <w:pPr>
        <w:spacing w:line="480" w:lineRule="auto"/>
        <w:rPr>
          <w:rFonts w:eastAsia="Times New Roman" w:cstheme="minorHAnsi"/>
          <w:lang w:val="en-CA"/>
        </w:rPr>
      </w:pPr>
    </w:p>
    <w:p w14:paraId="22726D1B" w14:textId="77777777" w:rsidR="00BE1091" w:rsidRPr="00BE1091" w:rsidRDefault="00372150" w:rsidP="00266C78">
      <w:pPr>
        <w:spacing w:line="480" w:lineRule="auto"/>
        <w:jc w:val="center"/>
        <w:rPr>
          <w:rFonts w:eastAsia="Times New Roman" w:cstheme="minorHAnsi"/>
          <w:lang w:val="en-CA"/>
        </w:rPr>
      </w:pPr>
      <w:r w:rsidRPr="000B7AAD">
        <w:rPr>
          <w:rFonts w:eastAsia="Times New Roman" w:cstheme="minorHAnsi"/>
          <w:b/>
          <w:bCs/>
          <w:color w:val="000000"/>
          <w:lang w:val="en-CA"/>
        </w:rPr>
        <w:t>…</w:t>
      </w:r>
    </w:p>
    <w:p w14:paraId="1AD076DC" w14:textId="77777777" w:rsidR="00BE1091" w:rsidRDefault="00BE1091" w:rsidP="00266C78">
      <w:pPr>
        <w:spacing w:line="480" w:lineRule="auto"/>
        <w:rPr>
          <w:rFonts w:eastAsia="Times New Roman" w:cstheme="minorHAnsi"/>
          <w:b/>
          <w:bCs/>
          <w:color w:val="000000"/>
          <w:lang w:val="en-CA"/>
        </w:rPr>
      </w:pPr>
    </w:p>
    <w:p w14:paraId="4A6C856D" w14:textId="77777777" w:rsidR="00BE1091" w:rsidRDefault="00BE1091" w:rsidP="00266C78">
      <w:pPr>
        <w:spacing w:line="480" w:lineRule="auto"/>
        <w:rPr>
          <w:rFonts w:eastAsia="Times New Roman" w:cstheme="minorHAnsi"/>
          <w:b/>
          <w:bCs/>
          <w:color w:val="000000"/>
          <w:lang w:val="en-CA"/>
        </w:rPr>
      </w:pPr>
    </w:p>
    <w:p w14:paraId="40478695" w14:textId="77777777" w:rsidR="00BE1091" w:rsidRDefault="00BE1091" w:rsidP="00266C78">
      <w:pPr>
        <w:spacing w:line="480" w:lineRule="auto"/>
        <w:rPr>
          <w:rFonts w:eastAsia="Times New Roman" w:cstheme="minorHAnsi"/>
          <w:b/>
          <w:bCs/>
          <w:color w:val="000000"/>
          <w:lang w:val="en-CA"/>
        </w:rPr>
      </w:pPr>
    </w:p>
    <w:p w14:paraId="1302CFC2" w14:textId="77777777" w:rsidR="00BE1091" w:rsidRDefault="00BE1091" w:rsidP="00266C78">
      <w:pPr>
        <w:spacing w:line="480" w:lineRule="auto"/>
        <w:rPr>
          <w:rFonts w:eastAsia="Times New Roman" w:cstheme="minorHAnsi"/>
          <w:b/>
          <w:bCs/>
          <w:color w:val="000000"/>
          <w:lang w:val="en-CA"/>
        </w:rPr>
      </w:pPr>
    </w:p>
    <w:p w14:paraId="6DE8FFD8" w14:textId="77777777" w:rsidR="00BE1091" w:rsidRDefault="00BE1091" w:rsidP="00266C78">
      <w:pPr>
        <w:spacing w:line="480" w:lineRule="auto"/>
        <w:rPr>
          <w:rFonts w:eastAsia="Times New Roman" w:cstheme="minorHAnsi"/>
          <w:b/>
          <w:bCs/>
          <w:color w:val="000000"/>
          <w:lang w:val="en-CA"/>
        </w:rPr>
      </w:pPr>
    </w:p>
    <w:p w14:paraId="1EABEE6B" w14:textId="77777777" w:rsidR="00BE1091" w:rsidRDefault="00BE1091" w:rsidP="00266C78">
      <w:pPr>
        <w:spacing w:line="480" w:lineRule="auto"/>
        <w:rPr>
          <w:rFonts w:eastAsia="Times New Roman" w:cstheme="minorHAnsi"/>
          <w:b/>
          <w:bCs/>
          <w:color w:val="000000"/>
          <w:lang w:val="en-CA"/>
        </w:rPr>
      </w:pPr>
    </w:p>
    <w:p w14:paraId="44E6368B" w14:textId="77777777" w:rsidR="00BE1091" w:rsidRDefault="00BE1091" w:rsidP="00266C78">
      <w:pPr>
        <w:spacing w:line="480" w:lineRule="auto"/>
        <w:rPr>
          <w:rFonts w:eastAsia="Times New Roman" w:cstheme="minorHAnsi"/>
          <w:b/>
          <w:bCs/>
          <w:color w:val="000000"/>
          <w:lang w:val="en-CA"/>
        </w:rPr>
      </w:pPr>
    </w:p>
    <w:p w14:paraId="4EC74AC3" w14:textId="77777777" w:rsidR="00BE1091" w:rsidRDefault="00BE1091" w:rsidP="00266C78">
      <w:pPr>
        <w:spacing w:line="480" w:lineRule="auto"/>
        <w:rPr>
          <w:rFonts w:eastAsia="Times New Roman" w:cstheme="minorHAnsi"/>
          <w:b/>
          <w:bCs/>
          <w:color w:val="000000"/>
          <w:lang w:val="en-CA"/>
        </w:rPr>
      </w:pPr>
    </w:p>
    <w:p w14:paraId="4E8BF3A1" w14:textId="77777777" w:rsidR="00BE1091" w:rsidRDefault="00BE1091" w:rsidP="00266C78">
      <w:pPr>
        <w:spacing w:line="480" w:lineRule="auto"/>
        <w:rPr>
          <w:rFonts w:eastAsia="Times New Roman" w:cstheme="minorHAnsi"/>
          <w:b/>
          <w:bCs/>
          <w:color w:val="000000"/>
          <w:lang w:val="en-CA"/>
        </w:rPr>
      </w:pPr>
    </w:p>
    <w:p w14:paraId="6A0E4AB1" w14:textId="77777777" w:rsidR="00372150" w:rsidRPr="000B7AAD" w:rsidRDefault="00372150" w:rsidP="00266C78">
      <w:pPr>
        <w:spacing w:line="480" w:lineRule="auto"/>
        <w:rPr>
          <w:rFonts w:eastAsia="Times New Roman" w:cstheme="minorHAnsi"/>
          <w:lang w:val="en-CA"/>
        </w:rPr>
      </w:pPr>
      <w:r w:rsidRPr="000B7AAD">
        <w:rPr>
          <w:rFonts w:eastAsia="Times New Roman" w:cstheme="minorHAnsi"/>
          <w:b/>
          <w:bCs/>
          <w:color w:val="000000"/>
          <w:lang w:val="en-CA"/>
        </w:rPr>
        <w:lastRenderedPageBreak/>
        <w:t>Chapter 2:</w:t>
      </w:r>
      <w:r w:rsidR="000B7AAD">
        <w:rPr>
          <w:rFonts w:eastAsia="Times New Roman" w:cstheme="minorHAnsi"/>
          <w:b/>
          <w:bCs/>
          <w:color w:val="000000"/>
          <w:lang w:val="en-CA"/>
        </w:rPr>
        <w:t xml:space="preserve"> Juvenile pink and chum salmon divide prey resources in response to low foraging</w:t>
      </w:r>
    </w:p>
    <w:p w14:paraId="41545506" w14:textId="77777777" w:rsidR="00372150" w:rsidRPr="000B7AAD" w:rsidRDefault="00372150" w:rsidP="00266C78">
      <w:pPr>
        <w:spacing w:line="480" w:lineRule="auto"/>
        <w:rPr>
          <w:rFonts w:eastAsia="Times New Roman" w:cstheme="minorHAnsi"/>
          <w:lang w:val="en-CA"/>
        </w:rPr>
      </w:pPr>
    </w:p>
    <w:p w14:paraId="5B4E9029" w14:textId="77777777" w:rsidR="00372150" w:rsidRPr="000B7AAD" w:rsidRDefault="00372150" w:rsidP="00266C78">
      <w:pPr>
        <w:spacing w:line="480" w:lineRule="auto"/>
        <w:rPr>
          <w:rFonts w:eastAsia="Times New Roman" w:cstheme="minorHAnsi"/>
          <w:lang w:val="en-CA"/>
        </w:rPr>
      </w:pPr>
      <w:r w:rsidRPr="000B7AAD">
        <w:rPr>
          <w:rFonts w:eastAsia="Times New Roman" w:cstheme="minorHAnsi"/>
          <w:b/>
          <w:bCs/>
          <w:color w:val="000000"/>
          <w:lang w:val="en-CA"/>
        </w:rPr>
        <w:t>2.1 Introduction</w:t>
      </w:r>
    </w:p>
    <w:p w14:paraId="6FFD4B95" w14:textId="77777777" w:rsidR="00372150" w:rsidRPr="000B7AAD" w:rsidRDefault="00372150" w:rsidP="00266C78">
      <w:pPr>
        <w:spacing w:line="480" w:lineRule="auto"/>
        <w:rPr>
          <w:rFonts w:eastAsia="Times New Roman" w:cstheme="minorHAnsi"/>
          <w:lang w:val="en-CA"/>
        </w:rPr>
      </w:pPr>
    </w:p>
    <w:p w14:paraId="63499966" w14:textId="2D831184" w:rsidR="00BE1091" w:rsidRDefault="00372150" w:rsidP="00266C78">
      <w:pPr>
        <w:spacing w:line="480" w:lineRule="auto"/>
        <w:rPr>
          <w:rFonts w:eastAsia="Times New Roman" w:cstheme="minorHAnsi"/>
          <w:color w:val="000000"/>
          <w:lang w:val="en-CA"/>
        </w:rPr>
      </w:pPr>
      <w:r w:rsidRPr="000B7AAD">
        <w:rPr>
          <w:rFonts w:eastAsia="Times New Roman" w:cstheme="minorHAnsi"/>
          <w:color w:val="000000"/>
          <w:lang w:val="en-CA"/>
        </w:rPr>
        <w:tab/>
      </w:r>
      <w:r w:rsidR="000D2776" w:rsidRPr="000B7AAD">
        <w:rPr>
          <w:rFonts w:eastAsia="Times New Roman" w:cstheme="minorHAnsi"/>
          <w:color w:val="000000"/>
          <w:lang w:val="en-CA"/>
        </w:rPr>
        <w:t>Pacific salmon</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 xml:space="preserve">Oncorhynchus </w:t>
      </w:r>
      <w:r w:rsidR="00EC7D5B" w:rsidRPr="008C0658">
        <w:rPr>
          <w:rFonts w:eastAsia="Times New Roman" w:cstheme="minorHAnsi"/>
          <w:color w:val="000000"/>
          <w:lang w:val="en-CA"/>
        </w:rPr>
        <w:t>spp.</w:t>
      </w:r>
      <w:r w:rsidR="00EC7D5B">
        <w:rPr>
          <w:rFonts w:eastAsia="Times New Roman" w:cstheme="minorHAnsi"/>
          <w:color w:val="000000"/>
          <w:lang w:val="en-CA"/>
        </w:rPr>
        <w:t>)</w:t>
      </w:r>
      <w:r w:rsidR="000D2776" w:rsidRPr="000B7AAD">
        <w:rPr>
          <w:rFonts w:eastAsia="Times New Roman" w:cstheme="minorHAnsi"/>
          <w:color w:val="000000"/>
          <w:lang w:val="en-CA"/>
        </w:rPr>
        <w:t xml:space="preserve"> are </w:t>
      </w:r>
      <w:r w:rsidR="00EE43A3" w:rsidRPr="000B7AAD">
        <w:rPr>
          <w:rFonts w:eastAsia="Times New Roman" w:cstheme="minorHAnsi"/>
          <w:color w:val="000000"/>
          <w:lang w:val="en-CA"/>
        </w:rPr>
        <w:t>irreplaceable</w:t>
      </w:r>
      <w:r w:rsidR="000D2776" w:rsidRPr="000B7AAD">
        <w:rPr>
          <w:rFonts w:eastAsia="Times New Roman" w:cstheme="minorHAnsi"/>
          <w:color w:val="000000"/>
          <w:lang w:val="en-CA"/>
        </w:rPr>
        <w:t xml:space="preserve"> to the cultures</w:t>
      </w:r>
      <w:r w:rsidR="00EC7D5B">
        <w:rPr>
          <w:rFonts w:eastAsia="Times New Roman" w:cstheme="minorHAnsi"/>
          <w:color w:val="000000"/>
          <w:lang w:val="en-CA"/>
        </w:rPr>
        <w:t>, food security</w:t>
      </w:r>
      <w:r w:rsidR="00EE43A3" w:rsidRPr="000B7AAD">
        <w:rPr>
          <w:rFonts w:eastAsia="Times New Roman" w:cstheme="minorHAnsi"/>
          <w:color w:val="000000"/>
          <w:lang w:val="en-CA"/>
        </w:rPr>
        <w:t xml:space="preserve"> </w:t>
      </w:r>
      <w:r w:rsidR="000D2776" w:rsidRPr="000B7AAD">
        <w:rPr>
          <w:rFonts w:eastAsia="Times New Roman" w:cstheme="minorHAnsi"/>
          <w:color w:val="000000"/>
          <w:lang w:val="en-CA"/>
        </w:rPr>
        <w:t>and ecosystems within the Pacific Northwest, migrating from freshwater to the Pacific Ocean then returning to the</w:t>
      </w:r>
      <w:r w:rsidR="00EE43A3" w:rsidRPr="000B7AAD">
        <w:rPr>
          <w:rFonts w:eastAsia="Times New Roman" w:cstheme="minorHAnsi"/>
          <w:color w:val="000000"/>
          <w:lang w:val="en-CA"/>
        </w:rPr>
        <w:t>ir</w:t>
      </w:r>
      <w:r w:rsidR="000D2776" w:rsidRPr="000B7AAD">
        <w:rPr>
          <w:rFonts w:eastAsia="Times New Roman" w:cstheme="minorHAnsi"/>
          <w:color w:val="000000"/>
          <w:lang w:val="en-CA"/>
        </w:rPr>
        <w:t xml:space="preserve"> natal habitats</w:t>
      </w:r>
      <w:r w:rsidR="00C26FE7">
        <w:rPr>
          <w:rFonts w:eastAsia="Times New Roman" w:cstheme="minorHAnsi"/>
          <w:color w:val="000000"/>
          <w:lang w:val="en-CA"/>
        </w:rPr>
        <w:t xml:space="preserve"> </w:t>
      </w:r>
      <w:r w:rsidR="00DF797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{"citationItems":[{"id":"ITEM-1","itemData":{"DOI":"10.1007/s13280-019-01218-6","ISBN":"1328001901218","ISSN":"16547209","abstract":"We investigate the perceptions and impacts of climate change on 11 Indigenous communities in Northern British Columbia and Southeast Alaska. This coastal region constitutes an extremely dynamic and resilient social-ecological system where Indigenous Peoples have been adjusting to changing climate and biodiversity for millennia. The region is a bellwether for biodiversity changes in coastal, forest, and montane environments that link the arctic to more southerly latitudes on the Pacific coast. Ninety-six Elders and resource users were interviewed to record Traditional Ecological Knowledge (TEK) and observations regarding weather, landscape, and resource changes, especially as concerns what we term Cultural Keystone Indicator Species (CKIS), which provide a unique lens into the effects of environmental change. Our findings show that Indigenous residents of these communities are aware of significant environmental changes over their lifetimes, and an acceleration in changes over the last 15–20 years, not only in weather patterns, but also in the behaviour, distributions, and availability of important plants and animals. Within a broader ecological and social context of dwelling, we suggest ways this knowledge can assist communities in responding to future environmental changes using a range of place-based adaptation modes.","author":[{"dropping-particle":"","family":"Wyllie de Echeverria","given":"Victoria Rawn","non-dropping-particle":"","parse-names":false,"suffix":""},{"dropping-particle":"","family":"Thornton","given":"Thomas F.","non-dropping-particle":"","parse-names":false,"suffix":""}],"container-title":"Ambio","id":"ITEM-1","issue":"12","issued":{"date-parts":[["2019"]]},"page":"1447-1469","publisher":"Springer Netherlands","title":"Using traditional ecological knowledge to understand and adapt to climate and biodiversity change on the Pacific coast of North America","type":"article-journal","volume":"48"},"uris":["http://www.mendeley.com/documents/?uuid=d51afbbd-a16b-442b-8499-6fd264a1f7be"]},{"id":"ITEM-2","itemData":{"DOI":"10.1371/journal.pone.0211473","ISBN":"1111111111","ISSN":"19326203","abstract":"Background Traditional food systems are under pressure from various stressors, including climate change which is projected to negatively alter the abundance of marine species harvested by coastal First Nations (FNs) in British Columbia (BC). Objective To model the potential impacts of the climate-related declines in seafood production on the nutritional status of coastal BC FNs. In addition, we projected potential changes in nutrient intakes, under different scenarios of substitution where traditional seafood is replaced with alternative non-traditional foods. Methods The study design is a mixed-method approach that combines two datasets: projected scenarios of climate-related change on seafood catch potential for coastal BC FNs and data derived from the cross-sectional First Nations Food, Nutrition, and Environment Study. The consumption of seafood was estimated using a food frequency questionnaire among 356 FNs. The contribution of seafood consumption to protein, eicosapentaenoic acid (EPA) and docosahexaenoic acid (DHA), vitamins (A, B12, D, niacin), and minerals (zinc, selenium and iron) requirements was assessed using Dietary Reference Intakes (DRIs). Results Traditional seafood consumption provided daily recommendations of EPA+DHA (74–184%) and vitamin B12 (84–152%) and substantial levels of niacin (28–55%), selenium (29–55%), vitamin D (15–30%) and protein (14–30%). Projected climate change was estimated to reduce the intakes of essential nutrients by 21% and 31% under ‘strong mitigation’ (Representative Concentration Pathway, RCP2.6) and ‘business-as-usual’ (RCP8.5) climate change scenarios, respectively, by the year 2050 relative to 2000. The hypothetical substitution of seafood with selected alternative non-traditional foods does not provide adequate amounts of nutrients. Conclusion Traditionally-harvested seafood remains fundamental to the contemporary diet and health of coastal BC FNs. Potential dietary shifts aggravated by climate-related declines in seafood consumption may have significant nutritional and health implications for BC FN. Strategies to improve access to seafood harvest potential in coastal communities are needed to ensure nutritional health and overall well-being and to promote food security and food sovereignty in coastal FNs.","author":[{"dropping-particle":"","family":"Marushka","given":"Lesya","non-dropping-particle":"","parse-names":false,"suffix":""},{"dropping-particle":"","family":"Kenny","given":"Tiff Annie","non-dropping-particle":"","parse-names":false,"suffix":""},{"dropping-particle":"","family":"Batal","given":"Malek","non-dropping-particle":"","parse-names":false,"suffix":""},{"dropping-particle":"","family":"Cheung","given":"William W.L.","non-dropping-particle":"","parse-names":false,"suffix":""},{"dropping-particle":"","family":"Fediuk","given":"Karen","non-dropping-particle":"","parse-names":false,"suffix":""},{"dropping-particle":"","family":"Golden","given":"Christopher D.","non-dropping-particle":"","parse-names":false,"suffix":""},{"dropping-particle":"","family":"Salomon","given":"Anne K.","non-dropping-particle":"","parse-names":false,"suffix":""},{"dropping-particle":"","family":"Sadik","given":"Tonio","non-dropping-particle":"","parse-names":false,"suffix":""},{"dropping-particle":"V.","family":"Weatherdon","given":"Lauren","non-dropping-particle":"","parse-names":false,"suffix":""},{"dropping-particle":"","family":"Chan","given":"Hing Man","non-dropping-particle":"","parse-names":false,"suffix":""}],"container-title":"PLoS ONE","id":"ITEM-2","issue":"2","issued":{"date-parts":[["2019"]]},"page":"1-24","title":"Potential impacts of climate-related decline of seafood harvest on nutritional status of coastal First Nations in British Columbia, Canada","type":"article-journal","volume":"14"},"uris":["http://www.mendeley.com/documents/?uuid=842f572a-2196-4e34-ac36-5df2622e89d3"]},{"id":"ITEM-3","itemData":{"author":[{"dropping-particle":"","family":"Quinn","given":"Thomas P.","non-dropping-particle":"","parse-names":false,"suffix":""}],"edition":"Second","id":"ITEM-3","issued":{"date-parts":[["2018"]]},"number-of-pages":"1-547","publisher":"University of Washington Press","publisher-place":"Seattle","title":"The behaviour and ecology of Pacific salmon and trout","type":"book"},"uris":["http://www.mendeley.com/documents/?uuid=39805030-3885-4885-b3af-283d7f426976"]}],"mendeley":{"formattedCitation":"(Marushka et al., 2019; Quinn, 2018; Wyllie de Echeverria &amp; Thornton, 2019)","plainTextFormattedCitation":"(Marushka et al., 2019; Quinn, 2018; Wyllie de Echeverria &amp; Thornton, 2019)","previouslyFormattedCitation":"(Marushka et al., 2019; Quinn, 2018; Wyllie de Echeverria &amp; Thornton, 2019)"},"properties":{"noteIndex":0},"schema":"https://github.com/citation-style-language/schema/raw/master/csl-citation.json"}</w:instrText>
      </w:r>
      <w:r w:rsidR="00DF7973">
        <w:rPr>
          <w:rFonts w:eastAsia="Times New Roman" w:cstheme="minorHAnsi"/>
          <w:color w:val="000000"/>
          <w:lang w:val="en-CA"/>
        </w:rPr>
        <w:fldChar w:fldCharType="separate"/>
      </w:r>
      <w:r w:rsidR="00DB41F8" w:rsidRPr="00DB41F8">
        <w:rPr>
          <w:rFonts w:eastAsia="Times New Roman" w:cstheme="minorHAnsi"/>
          <w:noProof/>
          <w:color w:val="000000"/>
          <w:lang w:val="en-CA"/>
        </w:rPr>
        <w:t>(Marushka et al., 2019; Quinn, 2018; Wyllie de Echeverria &amp; Thornton, 2019)</w:t>
      </w:r>
      <w:r w:rsidR="00DF7973">
        <w:rPr>
          <w:rFonts w:eastAsia="Times New Roman" w:cstheme="minorHAnsi"/>
          <w:color w:val="000000"/>
          <w:lang w:val="en-CA"/>
        </w:rPr>
        <w:fldChar w:fldCharType="end"/>
      </w:r>
      <w:del w:id="1" w:author="Vanessa Fladmark" w:date="2020-06-03T14:20:00Z">
        <w:r w:rsidR="00DF7973" w:rsidDel="004C64DC">
          <w:rPr>
            <w:rFonts w:eastAsia="Times New Roman" w:cstheme="minorHAnsi"/>
            <w:color w:val="000000"/>
            <w:lang w:val="en-CA"/>
          </w:rPr>
          <w:delText xml:space="preserve"> </w:delText>
        </w:r>
      </w:del>
      <w:r w:rsidR="00DF7973">
        <w:rPr>
          <w:rFonts w:eastAsia="Times New Roman" w:cstheme="minorHAnsi"/>
          <w:color w:val="000000"/>
          <w:lang w:val="en-CA"/>
        </w:rPr>
        <w:t>.</w:t>
      </w:r>
      <w:r w:rsidR="00400564">
        <w:rPr>
          <w:rFonts w:eastAsia="Times New Roman" w:cstheme="minorHAnsi"/>
          <w:color w:val="000000"/>
          <w:lang w:val="en-CA"/>
        </w:rPr>
        <w:t xml:space="preserve"> </w:t>
      </w:r>
      <w:r w:rsidR="008E6F8D">
        <w:rPr>
          <w:rFonts w:eastAsia="Times New Roman" w:cstheme="minorHAnsi"/>
          <w:color w:val="000000"/>
          <w:lang w:val="en-CA"/>
        </w:rPr>
        <w:t>While pink</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O. gorbuscha</w:t>
      </w:r>
      <w:r w:rsidR="00EC7D5B">
        <w:rPr>
          <w:rFonts w:eastAsia="Times New Roman" w:cstheme="minorHAnsi"/>
          <w:color w:val="000000"/>
          <w:lang w:val="en-CA"/>
        </w:rPr>
        <w:t>)</w:t>
      </w:r>
      <w:r w:rsidR="008E6F8D">
        <w:rPr>
          <w:rFonts w:eastAsia="Times New Roman" w:cstheme="minorHAnsi"/>
          <w:color w:val="000000"/>
          <w:lang w:val="en-CA"/>
        </w:rPr>
        <w:t xml:space="preserve"> and chum salmon</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O. keta</w:t>
      </w:r>
      <w:r w:rsidR="00EC7D5B">
        <w:rPr>
          <w:rFonts w:eastAsia="Times New Roman" w:cstheme="minorHAnsi"/>
          <w:color w:val="000000"/>
          <w:lang w:val="en-CA"/>
        </w:rPr>
        <w:t>)</w:t>
      </w:r>
      <w:r w:rsidR="008E6F8D">
        <w:rPr>
          <w:rFonts w:eastAsia="Times New Roman" w:cstheme="minorHAnsi"/>
          <w:color w:val="000000"/>
          <w:lang w:val="en-CA"/>
        </w:rPr>
        <w:t xml:space="preserve"> have the highest abundance and biomass (respectively) of all salmon species due to hatchery production, there have been regional declines in British Columbia</w:t>
      </w:r>
      <w:r w:rsidR="00DF7973">
        <w:rPr>
          <w:rFonts w:eastAsia="Times New Roman" w:cstheme="minorHAnsi"/>
          <w:color w:val="000000"/>
          <w:lang w:val="en-CA"/>
        </w:rPr>
        <w:t xml:space="preserve"> </w:t>
      </w:r>
      <w:r w:rsidR="00DF7973">
        <w:rPr>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{"citationItems":[{"id":"ITEM-1","itemData":{"DOI":"10.1002/mcf2.10023","ISSN":"19425120","abstract":"Numerical abundance and biomass values presented here for Pink Salmon Oncorhynchus gorbuscha, Chum Salmon O. keta, and Sockeye Salmon O. nerka in the North Pacific Ocean span 90 years (1925–2015), representing the most comprehensive compilation of these data to date. In contrast to less populous species of salmon, these species are more abundant now than ever, averaging 665 × 106 adult salmon each year (1.32 × 106 metric tons) during 1990–2015. When immature salmon are included, recent biomass estimates approach 5 × 106 metric tons. Following an initial peak during 1934–1943, abundances were low until the 1977 regime shift benefited each species. During 1990–2015, Pink Salmon dominated adult abundance (67% of total) and biomass (48%), followed by Chum Salmon (20%, 35%) and Sockeye Salmon (13%, 17%). Alaska produced approximately 39% of all Pink Salmon, 22% of Chum Salmon, and 69% of Sockeye Salmon, while Japan and Russia produced most of the remainder. Although production of natural-origin salmon is currently high due to generally favorable ocean conditions in northern regions, approximately 60% of Chum Salmon, 15% of Pink Salmon, and 4% of Sockeye Salmon during 1990–2015 were of hatchery origin. Alaska generated 68% and 95% of hatchery Pink Salmon and Sockeye Salmon, respectively, while Japan produced 75% of hatchery Chum Salmon. Salmon abundance in large areas of Alaska (Prince William Sound and Southeast Alaska), Russia (Sakhalin and Kuril islands), Japan, and South Korea are dominated by hatchery salmon. During 1990–2015, hatchery salmon represented approximately 40% of the total biomass of adult and immature salmon in the ocean. Density-dependent effects are apparent, and carrying capacity may have been reached in recent decades, but interaction effects between hatchery- and natural-origin salmon are difficult to quantify, in part because these fish are rarely separated in catch and escapement statistics. The following management changes are recommended: (1) mark or tag hatchery salmon so that they can be identified after release, (2) estimate hatchery- and natural-origin salmon in catches and escapement, and (3) maintain these statistics in publicly accessible databases.","author":[{"dropping-particle":"","family":"Ruggerone","given":"Gregory T.","non-dropping-particle":"","parse-names":false,"suffix":""},{"dropping-particle":"","family":"Irvine","given":"James R.","non-dropping-particle":"","parse-names":false,"suffix":""}],"container-title":"Marine and Coastal Fisheries","id":"ITEM-1","issue":"2","issued":{"date-parts":[["2018"]]},"page":"152-168","title":"Numbers and Biomass of Natural- and Hatchery-Origin Pink Salmon, Chum Salmon, and Sockeye Salmon in the North Pacific Ocean, 1925–2015","type":"article-journal","volume":"10"},"uris":["http://www.mendeley.com/documents/?uuid=06ac9b34-3e33-45fc-92f8-3b61c627a979"]},{"id":"ITEM-2","itemData":{"DOI":"10.1371/journal.pone.0146009","ISSN":"19326203","abstract":"Sockeye salmon (Oncorhynchus nerka) stocks throughout the southern part of their North American range have experienced declines in productivity over the past two decades. In this study, we tested the hypothesis that pink (O. gorbuscha) and chum (O. keta) salmon stocks have also experienced recent declines in productivity by investigating temporal and spatial trends in productivity of 99 wild North American pink and chum salmon stocks. We used a combination of population dynamics and time series models to quantify individual stock trends as well as common temporal trends in pink and chum salmon productivity across local, regional, and continental spatial scales. Our results indicated widespread declines in productivity of wild chum salmon stocks throughout Washington (WA) and British Columbia (BC) with 81% of stocks showing recent declines in productivity, although the exact form of the trends varied among regions. For pink salmon, the majority of stocks in WA and BC (65%) did not have strong temporal trends in productivity; however, all stocks that did have trends in productivity showed declining productivity since at least brood year 1996. We found weaker evidence of widespread declines in productivity for Alaska pink and chum salmon, with some regions and stocks showing declines in productivity (e.g., Kodiak chum salmon stocks) and others showing increases (e.g., Alaska Peninsula pink salmon stocks). We also found strong positive covariation between stock productivity series at the regional spatial scale for both pink and chum salmon, along with evidence that this regional-scale positive covariation has become stronger since the early 1990s in WA and BC. In general, our results suggest that common processes operating at the regional or multi-regional spatial scales drive productivity of pink and chum salmon stocks in western North America and that the effects of these process on productivity may change over time.","author":[{"dropping-particle":"","family":"Malick","given":"Michael J.","non-dropping-particle":"","parse-names":false,"suffix":""},{"dropping-particle":"","family":"Cox","given":"Sean P.","non-dropping-particle":"","parse-names":false,"suffix":""}],"container-title":"PLoS ONE","id":"ITEM-2","issue":"1","issued":{"date-parts":[["2016"]]},"page":"1-23","title":"Regional-scale declines in productivity of pink and chum salmon stocks in western North America","type":"article-journal","volume":"11"},"uris":["http://www.mendeley.com/documents/?uuid=6e73f511-5dbd-452f-a395-cbd4ce6a13ef"]}],"mendeley":{"formattedCitation":"(Malick &amp; Cox, 2016; Ruggerone &amp; Irvine, 2018)","plainTextFormattedCitation":"(Malick &amp; Cox, 2016; Ruggerone &amp; Irvine, 2018)","previouslyFormattedCitation":"(Malick &amp; Cox, 2016; Ruggerone &amp; Irvine, 2018)"},"properties":{"noteIndex":0},"schema":"https://github.com/citation-style-language/schema/raw/master/csl-citation.json"}</w:instrText>
      </w:r>
      <w:r w:rsidR="00DF7973">
        <w:rPr>
          <w:rFonts w:eastAsia="Times New Roman" w:cstheme="minorHAnsi"/>
          <w:color w:val="000000"/>
          <w:lang w:val="en-CA"/>
        </w:rPr>
        <w:fldChar w:fldCharType="separate"/>
      </w:r>
      <w:r w:rsidR="00DB41F8" w:rsidRPr="00DB41F8">
        <w:rPr>
          <w:rFonts w:eastAsia="Times New Roman" w:cstheme="minorHAnsi"/>
          <w:noProof/>
          <w:color w:val="000000"/>
          <w:lang w:val="en-CA"/>
        </w:rPr>
        <w:t>(Malick &amp; Cox, 2016; Ruggerone &amp; Irvine, 2018)</w:t>
      </w:r>
      <w:r w:rsidR="00DF7973">
        <w:rPr>
          <w:rFonts w:eastAsia="Times New Roman" w:cstheme="minorHAnsi"/>
          <w:color w:val="000000"/>
          <w:lang w:val="en-CA"/>
        </w:rPr>
        <w:fldChar w:fldCharType="end"/>
      </w:r>
      <w:r w:rsidR="008E6F8D">
        <w:rPr>
          <w:rFonts w:eastAsia="Times New Roman" w:cstheme="minorHAnsi"/>
          <w:color w:val="000000"/>
          <w:lang w:val="en-CA"/>
        </w:rPr>
        <w:t>. Commercial fisheries for salmon have decreased in response to declining stocks and tradition</w:t>
      </w:r>
      <w:r w:rsidR="00EC7D5B">
        <w:rPr>
          <w:rFonts w:eastAsia="Times New Roman" w:cstheme="minorHAnsi"/>
          <w:color w:val="000000"/>
          <w:lang w:val="en-CA"/>
        </w:rPr>
        <w:t>al</w:t>
      </w:r>
      <w:r w:rsidR="008E6F8D">
        <w:rPr>
          <w:rFonts w:eastAsia="Times New Roman" w:cstheme="minorHAnsi"/>
          <w:color w:val="000000"/>
          <w:lang w:val="en-CA"/>
        </w:rPr>
        <w:t xml:space="preserve"> harvest for </w:t>
      </w:r>
      <w:r w:rsidR="00EC7D5B">
        <w:rPr>
          <w:rFonts w:eastAsia="Times New Roman" w:cstheme="minorHAnsi"/>
          <w:color w:val="000000"/>
          <w:lang w:val="en-CA"/>
        </w:rPr>
        <w:t>many</w:t>
      </w:r>
      <w:r w:rsidR="008E6F8D">
        <w:rPr>
          <w:rFonts w:eastAsia="Times New Roman" w:cstheme="minorHAnsi"/>
          <w:color w:val="000000"/>
          <w:lang w:val="en-CA"/>
        </w:rPr>
        <w:t xml:space="preserve"> coastal First Nations has also been reduced</w:t>
      </w:r>
      <w:r w:rsidR="001E3EBB">
        <w:rPr>
          <w:rFonts w:eastAsia="Times New Roman" w:cstheme="minorHAnsi"/>
          <w:color w:val="000000"/>
          <w:lang w:val="en-CA"/>
        </w:rPr>
        <w:t xml:space="preserve"> </w:t>
      </w:r>
      <w:r w:rsidR="001E3EBB">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{"citationItems":[{"id":"ITEM-1","itemData":{"DOI":"10.5751/ES-02619-140102","ISSN":"17083087","abstract":"Salmon are inherently resilient species. However, this resiliency has been undermined in British Columbia by a century of centralized, command-and-control management focused initially on maximizing yield and, more recently, on economic efficiency. Community and cultural resiliency have also been undermined, especially by the recent emphasis on economic efficiency, which has concentrated access in the hands of a few and has disenfranchised fishery-dependent communities. Recent declines in both salmon stocks and salmon prices have revealed the systemic failure of the current management system. If salmon and their fisheries are to become viable again, radically new management policies are needed. For the salmon species, the emphasis must shift from maximizing yield to restoring resilience; for salmon fisheries, the emphasis must shift from maximizing economic efficiency to maximizing community and cultural resilience. For the species, an approach is needed that integrates harvest management, habitat management, and habitat enhancement to sustain and enhance resilience. This is best achieved by giving fishing and aboriginal communities greater responsibility and authority to manage the fisheries on which they depend. Co-management arrangements that involve cooperative ownership of major multistock resources like the Fraser River and Skeena River fisheries and community-based quota management of smaller fisheries provide ways to put species conservation much more directly in the hands of the communities most dependent on the well-being and resilience of these fisheries. © 2009 by the author(s).","author":[{"dropping-particle":"","family":"Healey","given":"Michael C.","non-dropping-particle":"","parse-names":false,"suffix":""}],"container-title":"Ecology and Society","id":"ITEM-1","issue":"1","issued":{"date-parts":[["2009"]]},"title":"Resilient salmon, resilient fisheries for British Columbia, Canada","type":"article-journal","volume":"14"},"uris":["http://www.mendeley.com/documents/?uuid=10d8340f-47a5-48be-be9b-4b44fa6def7c"]},{"id":"ITEM-2","itemData":{"ISBN":"1897110286","author":[{"dropping-particle":"","family":"Garner","given":"Kerri","non-dropping-particle":"","parse-names":false,"suffix":""},{"dropping-particle":"","family":"Parfitt","given":"Ben","non-dropping-particle":"","parse-names":false,"suffix":""}],"container-title":"Report to the Pacific Fisheries Resource Conservation Council","id":"ITEM-2","issued":{"date-parts":[["2006"]]},"title":"First Nations, Salmon Fisheries and the Rising Importance of Conservation","type":"report"},"uris":["http://www.mendeley.com/documents/?uuid=dc111ea6-8674-42f4-a019-37338ee4326f"]}],"mendeley":{"formattedCitation":"(Garner &amp; Parfitt, 2006; Healey, 2009)","plainTextFormattedCitation":"(Garner &amp; Parfitt, 2006; Healey, 2009)","previouslyFormattedCitation":"(Garner &amp; Parfitt, 2006; Healey, 2009)"},"properties":{"noteIndex":0},"schema":"https://github.com/citation-style-language/schema/raw/master/csl-citation.json"}</w:instrText>
      </w:r>
      <w:r w:rsidR="001E3EBB">
        <w:rPr>
          <w:rFonts w:eastAsia="Times New Roman" w:cstheme="minorHAnsi"/>
          <w:color w:val="000000"/>
          <w:lang w:val="en-CA"/>
        </w:rPr>
        <w:fldChar w:fldCharType="separate"/>
      </w:r>
      <w:r w:rsidR="00DB41F8" w:rsidRPr="00DB41F8">
        <w:rPr>
          <w:rFonts w:eastAsia="Times New Roman" w:cstheme="minorHAnsi"/>
          <w:noProof/>
          <w:color w:val="000000"/>
          <w:lang w:val="en-CA"/>
        </w:rPr>
        <w:t>(Garner &amp; Parfitt, 2006; Healey, 2009)</w:t>
      </w:r>
      <w:r w:rsidR="001E3EBB">
        <w:rPr>
          <w:rFonts w:eastAsia="Times New Roman" w:cstheme="minorHAnsi"/>
          <w:color w:val="000000"/>
          <w:lang w:val="en-CA"/>
        </w:rPr>
        <w:fldChar w:fldCharType="end"/>
      </w:r>
      <w:r w:rsidR="008E6F8D">
        <w:rPr>
          <w:rFonts w:eastAsia="Times New Roman" w:cstheme="minorHAnsi"/>
          <w:color w:val="000000"/>
          <w:lang w:val="en-CA"/>
        </w:rPr>
        <w:t>.</w:t>
      </w:r>
      <w:r w:rsidR="00EC7D5B">
        <w:rPr>
          <w:rFonts w:eastAsia="Times New Roman" w:cstheme="minorHAnsi"/>
          <w:color w:val="000000"/>
          <w:lang w:val="en-CA"/>
        </w:rPr>
        <w:t xml:space="preserve"> Despite thorough scientific research on salmon, predictions of adults returning to spawn are </w:t>
      </w:r>
      <w:del w:id="2" w:author="Vanessa Fladmark" w:date="2020-05-19T09:15:00Z">
        <w:r w:rsidR="00EC7D5B" w:rsidDel="000374C3">
          <w:rPr>
            <w:rFonts w:eastAsia="Times New Roman" w:cstheme="minorHAnsi"/>
            <w:color w:val="000000"/>
            <w:lang w:val="en-CA"/>
          </w:rPr>
          <w:delText xml:space="preserve">very </w:delText>
        </w:r>
      </w:del>
      <w:ins w:id="3" w:author="Vanessa Fladmark" w:date="2020-05-19T09:15:00Z">
        <w:r w:rsidR="000374C3">
          <w:rPr>
            <w:rFonts w:eastAsia="Times New Roman" w:cstheme="minorHAnsi"/>
            <w:color w:val="000000"/>
            <w:lang w:val="en-CA"/>
          </w:rPr>
          <w:t xml:space="preserve">highly </w:t>
        </w:r>
      </w:ins>
      <w:r w:rsidR="00EC7D5B">
        <w:rPr>
          <w:rFonts w:eastAsia="Times New Roman" w:cstheme="minorHAnsi"/>
          <w:color w:val="000000"/>
          <w:lang w:val="en-CA"/>
        </w:rPr>
        <w:t>variable, often lower than expected, and salmon fisheries become difficult to manage</w:t>
      </w:r>
      <w:r w:rsidR="00DF7973">
        <w:rPr>
          <w:rFonts w:eastAsia="Times New Roman" w:cstheme="minorHAnsi"/>
          <w:color w:val="000000"/>
          <w:lang w:val="en-CA"/>
        </w:rPr>
        <w:t xml:space="preserve"> </w:t>
      </w:r>
      <w:commentRangeStart w:id="4"/>
      <w:r w:rsidR="00DF797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{"citationItems":[{"id":"ITEM-1","itemData":{"DOI":"10.1111/faf.12231","ISSN":"14672979","abstract":"The Larkin lectures are held every two years at the University of British Columbia in recognition of Dr. Peter Larkin's contributions to fisheries science. The lecture I presented in November 2015 coincided with an announcement that the Institute of Fisheries that Peter Larkin founded in the 1960s would be restructured as the “Institute for Oceans and Fisheries” with an emphasis on fisheries and oceans issues important to British Columbia as well as the rest of the world. I decided to look back at research issues that Peter Larkin thought would be important for Pacific salmon (Oncorhynchus spp.) in the future and see what has happened as a way of identifying the complexity that the Institute for Oceans and Fisheries in particular and the science community in general will face. I chose five themes from Peter Larkin's talks: 1 understanding marine survival, 2 ocean carrying capacity, 3 aquaculture, 4 climate, Pacific salmon and climate change and 5 informing the public, and then added my opinion about research priorities for the future. Peter Larkin recognized the future relevance of these examples, but he probably could not have imagined how these and related issues will challenge his renamed institute and the rest of the research community over the next 50 years.","author":[{"dropping-particle":"","family":"Beamish","given":"R.J.","non-dropping-particle":"","parse-names":false,"suffix":""}],"container-title":"Fish and Fisheries","id":"ITEM-1","issue":"6","issued":{"date-parts":[["2017"]]},"page":"1161-1175","title":"What the past tells us about the future of Pacific salmon research","type":"article-journal","volume":"18"},"uris":["http://www.mendeley.com/documents/?uuid=4a51d0b2-48c7-47d9-9109-6accdb919f15"]}],"mendeley":{"formattedCitation":"(Beamish, 2017)","manualFormatting":"(Beamish 2017)","plainTextFormattedCitation":"(Beamish, 2017)","previouslyFormattedCitation":"(Beamish, 2017)"},"properties":{"noteIndex":0},"schema":"https://github.com/citation-style-language/schema/raw/master/csl-citation.json"}</w:instrText>
      </w:r>
      <w:r w:rsidR="00DF7973">
        <w:rPr>
          <w:rFonts w:eastAsia="Times New Roman" w:cstheme="minorHAnsi"/>
          <w:color w:val="000000"/>
          <w:lang w:val="en-CA"/>
        </w:rPr>
        <w:fldChar w:fldCharType="separate"/>
      </w:r>
      <w:r w:rsidR="00DF7973" w:rsidRPr="00DF7973">
        <w:rPr>
          <w:rFonts w:eastAsia="Times New Roman" w:cstheme="minorHAnsi"/>
          <w:noProof/>
          <w:color w:val="000000"/>
          <w:lang w:val="en-CA"/>
        </w:rPr>
        <w:t>(Beamish 2017)</w:t>
      </w:r>
      <w:r w:rsidR="00DF7973">
        <w:rPr>
          <w:rFonts w:eastAsia="Times New Roman" w:cstheme="minorHAnsi"/>
          <w:color w:val="000000"/>
          <w:lang w:val="en-CA"/>
        </w:rPr>
        <w:fldChar w:fldCharType="end"/>
      </w:r>
      <w:commentRangeEnd w:id="4"/>
      <w:r w:rsidR="009C36C9">
        <w:rPr>
          <w:rStyle w:val="CommentReference"/>
        </w:rPr>
        <w:commentReference w:id="4"/>
      </w:r>
      <w:r w:rsidR="00EC7D5B">
        <w:rPr>
          <w:rFonts w:eastAsia="Times New Roman" w:cstheme="minorHAnsi"/>
          <w:color w:val="000000"/>
          <w:lang w:val="en-CA"/>
        </w:rPr>
        <w:t>.</w:t>
      </w:r>
    </w:p>
    <w:p w14:paraId="198ECB14" w14:textId="77777777" w:rsidR="00EE0173" w:rsidRDefault="00EE0173" w:rsidP="00266C78">
      <w:pPr>
        <w:spacing w:line="480" w:lineRule="auto"/>
        <w:rPr>
          <w:rFonts w:eastAsia="Times New Roman" w:cstheme="minorHAnsi"/>
          <w:color w:val="000000"/>
          <w:lang w:val="en-CA"/>
        </w:rPr>
      </w:pPr>
    </w:p>
    <w:p w14:paraId="16117CC2" w14:textId="2D2BFCF6" w:rsidR="000D2776" w:rsidRDefault="00EE0173" w:rsidP="00266C78">
      <w:pPr>
        <w:spacing w:line="480" w:lineRule="auto"/>
        <w:rPr>
          <w:rFonts w:eastAsia="Times New Roman" w:cstheme="minorHAnsi"/>
          <w:color w:val="000000"/>
          <w:lang w:val="en-CA"/>
        </w:rPr>
      </w:pPr>
      <w:r>
        <w:rPr>
          <w:rFonts w:eastAsia="Times New Roman" w:cstheme="minorHAnsi"/>
          <w:color w:val="000000"/>
          <w:lang w:val="en-CA"/>
        </w:rPr>
        <w:tab/>
      </w:r>
      <w:r w:rsidR="000D2776" w:rsidRPr="000B7AAD">
        <w:rPr>
          <w:rFonts w:eastAsia="Times New Roman" w:cstheme="minorHAnsi"/>
          <w:color w:val="000000"/>
          <w:lang w:val="en-CA"/>
        </w:rPr>
        <w:t>Chum and pink salmon are species that leave freshwater early after emergence and head strai</w:t>
      </w:r>
      <w:ins w:id="5" w:author="evgeny" w:date="2020-05-18T12:11:00Z">
        <w:r w:rsidR="002B2430">
          <w:rPr>
            <w:rFonts w:eastAsia="Times New Roman" w:cstheme="minorHAnsi"/>
            <w:color w:val="000000"/>
            <w:lang w:val="en-CA"/>
          </w:rPr>
          <w:t>gh</w:t>
        </w:r>
      </w:ins>
      <w:r w:rsidR="000D2776" w:rsidRPr="000B7AAD">
        <w:rPr>
          <w:rFonts w:eastAsia="Times New Roman" w:cstheme="minorHAnsi"/>
          <w:color w:val="000000"/>
          <w:lang w:val="en-CA"/>
        </w:rPr>
        <w:t xml:space="preserve">t towards the estuary and the ocean and are therefore relatively small </w:t>
      </w:r>
      <w:commentRangeStart w:id="6"/>
      <w:r w:rsidR="000D2776" w:rsidRPr="000B7AAD">
        <w:rPr>
          <w:rFonts w:eastAsia="Times New Roman" w:cstheme="minorHAnsi"/>
          <w:color w:val="000000"/>
          <w:lang w:val="en-CA"/>
        </w:rPr>
        <w:t xml:space="preserve">and </w:t>
      </w:r>
      <w:del w:id="7" w:author="Vanessa Fladmark" w:date="2020-05-18T13:10:00Z">
        <w:r w:rsidR="000D2776" w:rsidRPr="000B7AAD" w:rsidDel="000A2946">
          <w:rPr>
            <w:rFonts w:eastAsia="Times New Roman" w:cstheme="minorHAnsi"/>
            <w:color w:val="000000"/>
            <w:lang w:val="en-CA"/>
          </w:rPr>
          <w:delText xml:space="preserve">can </w:delText>
        </w:r>
      </w:del>
      <w:ins w:id="8" w:author="Vanessa Fladmark" w:date="2020-05-18T13:10:00Z">
        <w:r w:rsidR="000A2946">
          <w:rPr>
            <w:rFonts w:eastAsia="Times New Roman" w:cstheme="minorHAnsi"/>
            <w:color w:val="000000"/>
            <w:lang w:val="en-CA"/>
          </w:rPr>
          <w:t>must</w:t>
        </w:r>
        <w:r w:rsidR="000A2946" w:rsidRPr="000B7AAD">
          <w:rPr>
            <w:rFonts w:eastAsia="Times New Roman" w:cstheme="minorHAnsi"/>
            <w:color w:val="000000"/>
            <w:lang w:val="en-CA"/>
          </w:rPr>
          <w:t xml:space="preserve"> </w:t>
        </w:r>
      </w:ins>
      <w:r w:rsidR="000D2776" w:rsidRPr="000B7AAD">
        <w:rPr>
          <w:rFonts w:eastAsia="Times New Roman" w:cstheme="minorHAnsi"/>
          <w:color w:val="000000"/>
          <w:lang w:val="en-CA"/>
        </w:rPr>
        <w:t>grow quickly</w:t>
      </w:r>
      <w:commentRangeEnd w:id="6"/>
      <w:r w:rsidR="0028260B">
        <w:rPr>
          <w:rStyle w:val="CommentReference"/>
        </w:rPr>
        <w:commentReference w:id="6"/>
      </w:r>
      <w:r w:rsidR="00400564">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Groot","given":"C.","non-dropping-particle":"","parse-names":false,"suffix":""},{"dropping-particle":"","family":"Margolis","given":"L.","non-dropping-particle":"","parse-names":false,"suffix":""}],"id":"ITEM-1","issued":{"date-parts":[["1991"]]},"publisher":"University of British Columbia Press","publisher-place":"Vancouver","title":"Pacific salmon life histories","type":"book"},"uris":["http://www.mendeley.com/documents/?uuid=12151261-2806-423e-af29-c6d1f95ef3a9"]}],"mendeley":{"formattedCitation":"(Groot &amp; Margolis, 1991)","plainTextFormattedCitation":"(Groot &amp; Margolis, 1991)","previouslyFormattedCitation":"(Groot &amp; Margolis, 1991)"},"properties":{"noteIndex":0},"schema":"https://github.com/citation-style-language/schema/raw/master/csl-citation.json"}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(Groot &amp; Margolis, 1991)</w:t>
      </w:r>
      <w:r w:rsidR="00674289">
        <w:rPr>
          <w:rStyle w:val="FootnoteReference"/>
          <w:rFonts w:eastAsia="Times New Roman" w:cstheme="minorHAnsi"/>
          <w:color w:val="000000"/>
          <w:lang w:val="en-CA"/>
        </w:rPr>
        <w:fldChar w:fldCharType="end"/>
      </w:r>
      <w:r w:rsidR="000D2776" w:rsidRPr="000B7AAD">
        <w:rPr>
          <w:rFonts w:eastAsia="Times New Roman" w:cstheme="minorHAnsi"/>
          <w:color w:val="000000"/>
          <w:lang w:val="en-CA"/>
        </w:rPr>
        <w:t>. These young salmon must contend with the physiological challenges of smoltification, multiple predators</w:t>
      </w:r>
      <w:ins w:id="9" w:author="Brian" w:date="2020-05-05T23:48:00Z">
        <w:r w:rsidR="0028260B">
          <w:rPr>
            <w:rFonts w:eastAsia="Times New Roman" w:cstheme="minorHAnsi"/>
            <w:color w:val="000000"/>
            <w:lang w:val="en-CA"/>
          </w:rPr>
          <w:t>,</w:t>
        </w:r>
      </w:ins>
      <w:r w:rsidR="000D2776" w:rsidRPr="000B7AAD">
        <w:rPr>
          <w:rFonts w:eastAsia="Times New Roman" w:cstheme="minorHAnsi"/>
          <w:color w:val="000000"/>
          <w:lang w:val="en-CA"/>
        </w:rPr>
        <w:t xml:space="preserve"> and</w:t>
      </w:r>
      <w:r w:rsidR="000D2776">
        <w:rPr>
          <w:rFonts w:eastAsia="Times New Roman" w:cstheme="minorHAnsi"/>
          <w:color w:val="000000"/>
          <w:lang w:val="en-CA"/>
        </w:rPr>
        <w:t xml:space="preserve"> successfully capturing prey for energy in their new marine environment</w:t>
      </w:r>
      <w:r w:rsidR="00C26FE7">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{"citationItems":[{"id":"ITEM-1","itemData":{"abstract":"For centuries, biologists have marvelled at how anadromous salmonids--fish that pass from rivers into oceans and back again--survive as they migrate between these two very different environments. Yet, relatively little is understood about what happens to salmonid species (including salmon, steelhead, char, and trout) in the estuaries where they make this transition from fresh to saltwater. This book, written by one of the world's foremost experts on the ecology of salmonids, explains the critical role estuaries play in salmonid survival and recovery.","author":[{"dropping-particle":"","family":"Levings","given":"C. D.","non-dropping-particle":"","parse-names":false,"suffix":""}],"id":"ITEM-1","issued":{"date-parts":[["2016"]]},"number-of-pages":"1-371","publisher":"University of British Columbia Press","publisher-place":"Vancouver","title":"Ecology of salmonids in estuaries around the world: adaptations, habitats, and conservation","type":"book"},"uris":["http://www.mendeley.com/documents/?uuid=7cdd144e-0804-44f6-8649-b8e3fc5fe858"]}],"mendeley":{"formattedCitation":"(Levings, 2016)","plainTextFormattedCitation":"(Levings, 2016)","previouslyFormattedCitation":"(Levings, 2016)"},"properties":{"noteIndex":0},"schema":"https://github.com/citation-style-language/schema/raw/master/csl-citation.json"}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(Levings, 2016)</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 xml:space="preserve">. </w:t>
      </w:r>
      <w:ins w:id="10" w:author="Brian" w:date="2020-05-05T23:48:00Z">
        <w:r w:rsidR="0028260B">
          <w:rPr>
            <w:rFonts w:eastAsia="Times New Roman" w:cstheme="minorHAnsi"/>
            <w:color w:val="000000"/>
            <w:lang w:val="en-CA"/>
          </w:rPr>
          <w:t xml:space="preserve">Mortality </w:t>
        </w:r>
      </w:ins>
      <w:del w:id="11" w:author="Brian" w:date="2020-05-05T23:48:00Z">
        <w:r w:rsidR="000D2776" w:rsidDel="0028260B">
          <w:rPr>
            <w:rFonts w:eastAsia="Times New Roman" w:cstheme="minorHAnsi"/>
            <w:color w:val="000000"/>
            <w:lang w:val="en-CA"/>
          </w:rPr>
          <w:delText xml:space="preserve">There is high mortality </w:delText>
        </w:r>
      </w:del>
      <w:r w:rsidR="000D2776">
        <w:rPr>
          <w:rFonts w:eastAsia="Times New Roman" w:cstheme="minorHAnsi"/>
          <w:color w:val="000000"/>
          <w:lang w:val="en-CA"/>
        </w:rPr>
        <w:t>for salmon smolts</w:t>
      </w:r>
      <w:ins w:id="12" w:author="Brian" w:date="2020-05-05T23:48:00Z">
        <w:r w:rsidR="0028260B">
          <w:rPr>
            <w:rFonts w:eastAsia="Times New Roman" w:cstheme="minorHAnsi"/>
            <w:color w:val="000000"/>
            <w:lang w:val="en-CA"/>
          </w:rPr>
          <w:t xml:space="preserve"> can be high</w:t>
        </w:r>
      </w:ins>
      <w:r w:rsidR="000D2776">
        <w:rPr>
          <w:rFonts w:eastAsia="Times New Roman" w:cstheme="minorHAnsi"/>
          <w:color w:val="000000"/>
          <w:lang w:val="en-CA"/>
        </w:rPr>
        <w:t xml:space="preserve">, </w:t>
      </w:r>
      <w:ins w:id="13" w:author="Brian" w:date="2020-05-05T23:48:00Z">
        <w:r w:rsidR="0028260B">
          <w:rPr>
            <w:rFonts w:eastAsia="Times New Roman" w:cstheme="minorHAnsi"/>
            <w:color w:val="000000"/>
            <w:lang w:val="en-CA"/>
          </w:rPr>
          <w:t xml:space="preserve">and </w:t>
        </w:r>
      </w:ins>
      <w:r w:rsidR="000D2776">
        <w:rPr>
          <w:rFonts w:eastAsia="Times New Roman" w:cstheme="minorHAnsi"/>
          <w:color w:val="000000"/>
          <w:lang w:val="en-CA"/>
        </w:rPr>
        <w:t xml:space="preserve">research has shown growth in the early marine phase </w:t>
      </w:r>
      <w:ins w:id="14" w:author="Brian" w:date="2020-05-05T23:49:00Z">
        <w:r w:rsidR="0028260B">
          <w:rPr>
            <w:rFonts w:eastAsia="Times New Roman" w:cstheme="minorHAnsi"/>
            <w:color w:val="000000"/>
            <w:lang w:val="en-CA"/>
          </w:rPr>
          <w:t xml:space="preserve">is an important </w:t>
        </w:r>
      </w:ins>
      <w:del w:id="15" w:author="Brian" w:date="2020-05-05T23:49:00Z">
        <w:r w:rsidR="000D2776" w:rsidDel="0028260B">
          <w:rPr>
            <w:rFonts w:eastAsia="Times New Roman" w:cstheme="minorHAnsi"/>
            <w:color w:val="000000"/>
            <w:lang w:val="en-CA"/>
          </w:rPr>
          <w:delText xml:space="preserve">strongly helps </w:delText>
        </w:r>
      </w:del>
      <w:r w:rsidR="000D2776">
        <w:rPr>
          <w:rFonts w:eastAsia="Times New Roman" w:cstheme="minorHAnsi"/>
          <w:color w:val="000000"/>
          <w:lang w:val="en-CA"/>
        </w:rPr>
        <w:t>determin</w:t>
      </w:r>
      <w:ins w:id="16" w:author="Brian" w:date="2020-05-05T23:49:00Z">
        <w:r w:rsidR="0028260B">
          <w:rPr>
            <w:rFonts w:eastAsia="Times New Roman" w:cstheme="minorHAnsi"/>
            <w:color w:val="000000"/>
            <w:lang w:val="en-CA"/>
          </w:rPr>
          <w:t>ant</w:t>
        </w:r>
      </w:ins>
      <w:del w:id="17" w:author="Brian" w:date="2020-05-05T23:49:00Z">
        <w:r w:rsidR="000D2776" w:rsidDel="0028260B">
          <w:rPr>
            <w:rFonts w:eastAsia="Times New Roman" w:cstheme="minorHAnsi"/>
            <w:color w:val="000000"/>
            <w:lang w:val="en-CA"/>
          </w:rPr>
          <w:delText>e</w:delText>
        </w:r>
      </w:del>
      <w:r w:rsidR="000D2776">
        <w:rPr>
          <w:rFonts w:eastAsia="Times New Roman" w:cstheme="minorHAnsi"/>
          <w:color w:val="000000"/>
          <w:lang w:val="en-CA"/>
        </w:rPr>
        <w:t xml:space="preserve"> </w:t>
      </w:r>
      <w:ins w:id="18" w:author="Brian" w:date="2020-05-05T23:49:00Z">
        <w:r w:rsidR="0028260B">
          <w:rPr>
            <w:rFonts w:eastAsia="Times New Roman" w:cstheme="minorHAnsi"/>
            <w:color w:val="000000"/>
            <w:lang w:val="en-CA"/>
          </w:rPr>
          <w:t xml:space="preserve">of </w:t>
        </w:r>
      </w:ins>
      <w:r w:rsidR="000D2776">
        <w:rPr>
          <w:rFonts w:eastAsia="Times New Roman" w:cstheme="minorHAnsi"/>
          <w:color w:val="000000"/>
          <w:lang w:val="en-CA"/>
        </w:rPr>
        <w:t>the cohort strength during the first winter at sea and adult survival</w:t>
      </w:r>
      <w:r w:rsidR="00400564">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{"citationItems":[{"id":"ITEM-1","itemData":{"DOI":"10.1016/S0079-6611(01)00034-9","ISSN":"00796611","abstract":"We hypothesise that salmon year class strength is determined in two stages during the first year in the ocean. There is an early natural mortality that is mostly related to predation, which is followed by a physiologically-based mortality. Juvenile salmon that fail to reach a critical size by the end of their first marine summer do not survive the following winter. In this study we describe our initial tests of this critical size and critical period hypothesis using data from ocean surveys of juvenile salmon and from experimental feeding studies on coho. Conservative swept volume abundance estimates for juvenile coho, and possibly chinook, indicate that there is high mortality in fall and winter during their first year in the sea. Studies of otolith weight show that the length and otolith-weight relationship for young coho changes in the early fall of their first ocean year. Studies of growth and associated hormone levels in feeding studies show that slow growing juvenile coho are stunted and deficient in an insulin-like growth factor-I (IGF-I). Juvenile coho sampled in September had low IGF-I values, indicative of poor growth. The results of these studies provide evidence for the general hypothesis that growth-related mortality occurs late in the first marine year and may be important in determining the strength of the year class (brood year). The link between total mortality and climate could be operating via the availability of nutrients regulating the food supply and hence competition for food (i.e. bottom-up regulation). © 2001 Elsevier Science Ltd. All rights reserved.","author":[{"dropping-particle":"","family":"Beamish","given":"R. J.","non-dropping-particle":"","parse-names":false,"suffix":""},{"dropping-particle":"","family":"Mahnken","given":"Conrad","non-dropping-particle":"","parse-names":false,"suffix":""}],"container-title":"Progress in Oceanography","id":"ITEM-1","issue":"1-4","issued":{"date-parts":[["2001"]]},"page":"423-437","title":"A critical size and period hypothesis to explain natural regulation of salmon abundance and the linkage to climate and climate change","type":"article-journal","volume":"49"},"uris":["http://www.mendeley.com/documents/?uuid=37abd1c5-2c59-4ecc-adf1-827f761821f4"]}],"mendeley":{"formattedCitation":"(Beamish &amp; Mahnken, 2001)","plainTextFormattedCitation":"(Beamish &amp; Mahnken, 2001)","previouslyFormattedCitation":"(Beamish &amp; Mahnken, 2001)"},"properties":{"noteIndex":0},"schema":"https://github.com/citation-style-language/schema/raw/master/csl-citation.json"}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(Beamish &amp; Mahnken, 2001)</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p>
    <w:p w14:paraId="37EBE4AF" w14:textId="77777777" w:rsidR="000D2776" w:rsidRDefault="000D2776" w:rsidP="00266C78">
      <w:pPr>
        <w:spacing w:line="480" w:lineRule="auto"/>
        <w:rPr>
          <w:rFonts w:eastAsia="Times New Roman" w:cstheme="minorHAnsi"/>
          <w:color w:val="000000"/>
          <w:lang w:val="en-CA"/>
        </w:rPr>
      </w:pPr>
    </w:p>
    <w:p w14:paraId="5D905EAF" w14:textId="7C4D2489" w:rsidR="00CA6BD3" w:rsidRDefault="000D2776" w:rsidP="00266C78">
      <w:pPr>
        <w:spacing w:line="480" w:lineRule="auto"/>
        <w:rPr>
          <w:ins w:id="19" w:author="Vanessa Fladmark" w:date="2020-05-24T11:09:00Z"/>
          <w:rFonts w:eastAsia="Times New Roman" w:cstheme="minorHAnsi"/>
          <w:color w:val="000000"/>
          <w:lang w:val="en-CA"/>
        </w:rPr>
      </w:pPr>
      <w:r>
        <w:rPr>
          <w:rFonts w:eastAsia="Times New Roman" w:cstheme="minorHAnsi"/>
          <w:color w:val="000000"/>
          <w:lang w:val="en-CA"/>
        </w:rPr>
        <w:tab/>
      </w:r>
      <w:r w:rsidRPr="000A2946">
        <w:rPr>
          <w:rFonts w:eastAsia="Times New Roman" w:cstheme="minorHAnsi"/>
          <w:color w:val="000000"/>
          <w:lang w:val="en-CA"/>
        </w:rPr>
        <w:t>Prey</w:t>
      </w:r>
      <w:r>
        <w:rPr>
          <w:rFonts w:eastAsia="Times New Roman" w:cstheme="minorHAnsi"/>
          <w:color w:val="000000"/>
          <w:lang w:val="en-CA"/>
        </w:rPr>
        <w:t xml:space="preserve"> availability and salmon foraging behaviour are important factors </w:t>
      </w:r>
      <w:r w:rsidR="00CB61B8">
        <w:rPr>
          <w:rFonts w:eastAsia="Times New Roman" w:cstheme="minorHAnsi"/>
          <w:color w:val="000000"/>
          <w:lang w:val="en-CA"/>
        </w:rPr>
        <w:t>for</w:t>
      </w:r>
      <w:r>
        <w:rPr>
          <w:rFonts w:eastAsia="Times New Roman" w:cstheme="minorHAnsi"/>
          <w:color w:val="000000"/>
          <w:lang w:val="en-CA"/>
        </w:rPr>
        <w:t xml:space="preserve"> grow</w:t>
      </w:r>
      <w:r w:rsidR="00CB61B8">
        <w:rPr>
          <w:rFonts w:eastAsia="Times New Roman" w:cstheme="minorHAnsi"/>
          <w:color w:val="000000"/>
          <w:lang w:val="en-CA"/>
        </w:rPr>
        <w:t>ing</w:t>
      </w:r>
      <w:r>
        <w:rPr>
          <w:rFonts w:eastAsia="Times New Roman" w:cstheme="minorHAnsi"/>
          <w:color w:val="000000"/>
          <w:lang w:val="en-CA"/>
        </w:rPr>
        <w:t xml:space="preserve"> quickly during early marine life </w:t>
      </w:r>
      <w:del w:id="20" w:author="Brian" w:date="2020-05-05T23:58:00Z">
        <w:r w:rsidDel="00BE54A2">
          <w:rPr>
            <w:rFonts w:eastAsia="Times New Roman" w:cstheme="minorHAnsi"/>
            <w:color w:val="000000"/>
            <w:lang w:val="en-CA"/>
          </w:rPr>
          <w:delText>the salmon species have unique behaviour and preferences</w:delText>
        </w:r>
        <w:r w:rsidR="00E10448" w:rsidDel="00BE54A2">
          <w:rPr>
            <w:rFonts w:eastAsia="Times New Roman" w:cstheme="minorHAnsi"/>
            <w:color w:val="000000"/>
            <w:lang w:val="en-CA"/>
          </w:rPr>
          <w:delText xml:space="preserve"> </w:delText>
        </w:r>
      </w:del>
      <w:r w:rsidR="00674289">
        <w:rPr>
          <w:rStyle w:val="FootnoteReference"/>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{"citationItems":[{"id":"ITEM-1","itemData":{"DOI":"FRI-UW-9016","abstract":"Brodeur, R.D. 1990. A synthesis of the food habits and feeding ecology of salmonids in marine waters of the North Pacific. (INPFC Doc.) FRI-UW-9016. Fish. Res. Inst., Univ. Washington, Seattle. 38 pp.","author":[{"dropping-particle":"","family":"Brodeur","given":"Richard D.","non-dropping-particle":"","parse-names":false,"suffix":""}],"id":"ITEM-1","issue":"(INPFC Doc.) FRI-UW-9016","issued":{"date-parts":[["1990"]]},"page":"38 p.","title":"A synthesis of the food habits and feeding ecoloy of salmonids in marine waters of the North Pacific","type":"article-journal"},"uris":["http://www.mendeley.com/documents/?uuid=7fa5aeb2-a216-4bca-b79a-278d8310e261"]}],"mendeley":{"formattedCitation":"(R. D. Brodeur, 1990)","plainTextFormattedCitation":"(R. D. Brodeur, 1990)","previouslyFormattedCitation":"(R. D. Brodeur, 1990)"},"properties":{"noteIndex":0},"schema":"https://github.com/citation-style-language/schema/raw/master/csl-citation.json"}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1215CF" w:rsidRPr="001215CF">
        <w:rPr>
          <w:rFonts w:eastAsia="Times New Roman" w:cstheme="minorHAnsi"/>
          <w:noProof/>
          <w:color w:val="000000"/>
          <w:lang w:val="en-CA"/>
        </w:rPr>
        <w:t>(R. D. Brodeur, 1990)</w:t>
      </w:r>
      <w:r w:rsidR="00674289">
        <w:rPr>
          <w:rStyle w:val="FootnoteReference"/>
          <w:rFonts w:eastAsia="Times New Roman" w:cstheme="minorHAnsi"/>
          <w:color w:val="000000"/>
          <w:lang w:val="en-CA"/>
        </w:rPr>
        <w:fldChar w:fldCharType="end"/>
      </w:r>
      <w:r>
        <w:rPr>
          <w:rFonts w:eastAsia="Times New Roman" w:cstheme="minorHAnsi"/>
          <w:color w:val="000000"/>
          <w:lang w:val="en-CA"/>
        </w:rPr>
        <w:t>. Patchiness of zooplankton in the ocean leads to relatively generalist salmon feeding, however, there are energetic trade-offs and decisions regarding the effort it takes to capture prey items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{"citationItems":[{"id":"ITEM-1","itemData":{"DOI":"10.1111/j.1095-8649.2003.00214.x","ISSN":"00221112","abstract":"Over a number of decades the process of prey choice has been investigated using fishes as model predators. Using fishes for the model has allowed the proximate factors that determine how a mobile predator finds and chooses to eat the prey encountered within a variable 3-D environment to be estimated. During prey choice a number of constraints exist, in particular most fish predators will eat their prey whole thus their jaws and gut create functional limitations once a prey has been attacked. By considering the relationship between the size of the prey and the predator's feeding apparatus and feeding motivation this study explores the link between mechanistic studies and theoretical, optimal foraging based predictions. How the prediction of prey choices made by the fish following prey encounter can be reconciled with what is likely to be found in the fish's stomach is discussed. This study uses a progression of empirical examples to illustrate how the limits of functional constraints and prey choice at different stages of motivation to feed can be taken into account to improve predictions of predator prey choice. © 2003 The Fisheries Society of the British Isles.","author":[{"dropping-particle":"","family":"Gill","given":"A. B.","non-dropping-particle":"","parse-names":false,"suffix":""}],"container-title":"Journal of Fish Biology","id":"ITEM-1","issue":"SUPPL. A","issued":{"date-parts":[["2003"]]},"page":"105-116","title":"The dynamics of prey choice in fish: The importance of prey size and satiation","type":"article-journal","volume":"63"},"uris":["http://www.mendeley.com/documents/?uuid=1ba03b0a-9008-4d15-9920-ea2095665562"]}],"mendeley":{"formattedCitation":"(Gill, 2003)","plainTextFormattedCitation":"(Gill, 2003)","previouslyFormattedCitation":"(Gill, 2003)"},"properties":{"noteIndex":0},"schema":"https://github.com/citation-style-language/schema/raw/master/csl-citation.json"}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(Gill, 2003)</w:t>
      </w:r>
      <w:r w:rsidR="00674289">
        <w:rPr>
          <w:rStyle w:val="FootnoteReference"/>
          <w:rFonts w:eastAsia="Times New Roman" w:cstheme="minorHAnsi"/>
          <w:color w:val="000000"/>
          <w:lang w:val="en-CA"/>
        </w:rPr>
        <w:fldChar w:fldCharType="end"/>
      </w:r>
      <w:r>
        <w:rPr>
          <w:rFonts w:eastAsia="Times New Roman" w:cstheme="minorHAnsi"/>
          <w:color w:val="000000"/>
          <w:lang w:val="en-CA"/>
        </w:rPr>
        <w:t>.</w:t>
      </w:r>
      <w:ins w:id="21" w:author="Brian" w:date="2020-05-05T23:58:00Z">
        <w:r w:rsidR="00BE54A2" w:rsidRPr="00BE54A2">
          <w:rPr>
            <w:rFonts w:eastAsia="Times New Roman" w:cstheme="minorHAnsi"/>
            <w:color w:val="000000"/>
            <w:lang w:val="en-CA"/>
          </w:rPr>
          <w:t xml:space="preserve"> </w:t>
        </w:r>
        <w:r w:rsidR="00BE54A2">
          <w:rPr>
            <w:rFonts w:eastAsia="Times New Roman" w:cstheme="minorHAnsi"/>
            <w:color w:val="000000"/>
            <w:lang w:val="en-CA"/>
          </w:rPr>
          <w:t xml:space="preserve">The salmon species have unique </w:t>
        </w:r>
      </w:ins>
      <w:ins w:id="22" w:author="Brian" w:date="2020-05-05T23:59:00Z">
        <w:r w:rsidR="00BE54A2">
          <w:rPr>
            <w:rFonts w:eastAsia="Times New Roman" w:cstheme="minorHAnsi"/>
            <w:color w:val="000000"/>
            <w:lang w:val="en-CA"/>
          </w:rPr>
          <w:t xml:space="preserve">foraging </w:t>
        </w:r>
      </w:ins>
      <w:ins w:id="23" w:author="Brian" w:date="2020-05-05T23:58:00Z">
        <w:r w:rsidR="00BE54A2">
          <w:rPr>
            <w:rFonts w:eastAsia="Times New Roman" w:cstheme="minorHAnsi"/>
            <w:color w:val="000000"/>
            <w:lang w:val="en-CA"/>
          </w:rPr>
          <w:t>behaviour and preferences</w:t>
        </w:r>
      </w:ins>
      <w:ins w:id="24" w:author="evgeny" w:date="2020-05-18T12:15:00Z">
        <w:r w:rsidR="009C36C9">
          <w:rPr>
            <w:rFonts w:eastAsia="Times New Roman" w:cstheme="minorHAnsi"/>
            <w:color w:val="000000"/>
            <w:lang w:val="en-CA"/>
          </w:rPr>
          <w:t xml:space="preserve"> </w:t>
        </w:r>
      </w:ins>
      <w:ins w:id="25" w:author="Vanessa Fladmark" w:date="2020-05-26T10:38:00Z">
        <w:r w:rsidR="00286A8E">
          <w:rPr>
            <w:rFonts w:eastAsia="Times New Roman" w:cstheme="minorHAnsi"/>
            <w:color w:val="000000"/>
            <w:lang w:val="en-CA"/>
          </w:rPr>
          <w:fldChar w:fldCharType="begin" w:fldLock="1"/>
        </w:r>
      </w:ins>
      <w:r w:rsidR="003E451F">
        <w:rPr>
          <w:rFonts w:eastAsia="Times New Roman" w:cstheme="minorHAnsi"/>
          <w:color w:val="000000"/>
          <w:lang w:val="en-CA"/>
        </w:rPr>
        <w:instrText>ADDIN CSL_CITATION {"citationItems":[{"id":"ITEM-1","itemData":{"abstract":"Studies of the early ocean period of salmon life history conducted in the coastal areas off Canada's west coast are reviewed. The role of the ocean in the dynamics of salmon populations has received considerably less study than their life cycle in fresh water, even though Pacific salmon in general spend more time in the ocean than in fresh water and the survivals in the ocean are extremely low and variable. Feeding, growth and distribution studies from the late 1950s until the present have contributed to an improved appreciation of biology of salmon during the marine phase of their life history. However, conclusions about the processes that cause the high and variable mortality in the ocean remain speculative. How fishing impacts interact with natural processes also remain to be clarified. Recent studies have demonstrated that ocean and climate conditions are important contributors to the total marine mortality of a number of species, and to the stock and recruitment relationship. It is suggested that it is time to conduct the definitive studies that will identify the processes that regulate the survival of Pacific salmon throughout their entire life cycle. It is proposed that an international effort to study the early marine period is the way to change the current beliefs and speculations into explanations.","author":[{"dropping-particle":"","family":"Beamish","given":"R J","non-dropping-particle":"","parse-names":false,"suffix":""},{"dropping-particle":"","family":"Pearsall","given":"I a","non-dropping-particle":"","parse-names":false,"suffix":""},{"dropping-particle":"","family":"Healey","given":"M C","non-dropping-particle":"","parse-names":false,"suffix":""}],"container-title":"NPAFC Bulletin","id":"ITEM-1","issue":"3","issued":{"date-parts":[["2003"]]},"page":"1-40","title":"A history of the research on the early marine life of Pacific salmon off Canada's Pacific coast","type":"article-journal","volume":"3"},"uris":["http://www.mendeley.com/documents/?uuid=afe6b572-cd57-4ffd-9420-69e288340f0c"]}],"mendeley":{"formattedCitation":"(Beamish et al., 2003)","plainTextFormattedCitation":"(Beamish et al., 2003)","previouslyFormattedCitation":"(Beamish et al., 2003)"},"properties":{"noteIndex":0},"schema":"https://github.com/citation-style-language/schema/raw/master/csl-citation.json"}</w:instrText>
      </w:r>
      <w:r w:rsidR="00286A8E">
        <w:rPr>
          <w:rFonts w:eastAsia="Times New Roman" w:cstheme="minorHAnsi"/>
          <w:color w:val="000000"/>
          <w:lang w:val="en-CA"/>
        </w:rPr>
        <w:fldChar w:fldCharType="separate"/>
      </w:r>
      <w:r w:rsidR="00286A8E" w:rsidRPr="00286A8E">
        <w:rPr>
          <w:rFonts w:eastAsia="Times New Roman" w:cstheme="minorHAnsi"/>
          <w:noProof/>
          <w:color w:val="000000"/>
          <w:lang w:val="en-CA"/>
        </w:rPr>
        <w:t>(Beamish et al., 2003)</w:t>
      </w:r>
      <w:ins w:id="26" w:author="Vanessa Fladmark" w:date="2020-05-26T10:38:00Z">
        <w:r w:rsidR="00286A8E">
          <w:rPr>
            <w:rFonts w:eastAsia="Times New Roman" w:cstheme="minorHAnsi"/>
            <w:color w:val="000000"/>
            <w:lang w:val="en-CA"/>
          </w:rPr>
          <w:fldChar w:fldCharType="end"/>
        </w:r>
      </w:ins>
      <w:ins w:id="27" w:author="evgeny" w:date="2020-05-18T12:15:00Z">
        <w:del w:id="28" w:author="Vanessa Fladmark" w:date="2020-05-26T10:38:00Z">
          <w:r w:rsidR="009C36C9" w:rsidDel="00286A8E">
            <w:rPr>
              <w:rFonts w:eastAsia="Times New Roman" w:cstheme="minorHAnsi"/>
              <w:color w:val="000000"/>
              <w:lang w:val="en-CA"/>
            </w:rPr>
            <w:delText>(ref.)</w:delText>
          </w:r>
        </w:del>
      </w:ins>
      <w:ins w:id="29" w:author="Brian" w:date="2020-05-05T23:59:00Z">
        <w:r w:rsidR="00BE54A2">
          <w:rPr>
            <w:rFonts w:eastAsia="Times New Roman" w:cstheme="minorHAnsi"/>
            <w:color w:val="000000"/>
            <w:lang w:val="en-CA"/>
          </w:rPr>
          <w:t xml:space="preserve">, for example, </w:t>
        </w:r>
      </w:ins>
      <w:del w:id="30" w:author="Brian" w:date="2020-05-05T23:59:00Z">
        <w:r w:rsidDel="00BE54A2">
          <w:rPr>
            <w:rFonts w:eastAsia="Times New Roman" w:cstheme="minorHAnsi"/>
            <w:color w:val="000000"/>
            <w:lang w:val="en-CA"/>
          </w:rPr>
          <w:delText xml:space="preserve"> </w:delText>
        </w:r>
        <w:r w:rsidR="00CB61B8" w:rsidDel="00BE54A2">
          <w:rPr>
            <w:rFonts w:eastAsia="Times New Roman" w:cstheme="minorHAnsi"/>
            <w:color w:val="000000"/>
            <w:lang w:val="en-CA"/>
          </w:rPr>
          <w:delText>Therefore,</w:delText>
        </w:r>
      </w:del>
      <w:del w:id="31" w:author="evgeny" w:date="2020-05-18T12:16:00Z">
        <w:r w:rsidR="00CB61B8" w:rsidDel="009C36C9">
          <w:rPr>
            <w:rFonts w:eastAsia="Times New Roman" w:cstheme="minorHAnsi"/>
            <w:color w:val="000000"/>
            <w:lang w:val="en-CA"/>
          </w:rPr>
          <w:delText xml:space="preserve"> while </w:delText>
        </w:r>
      </w:del>
      <w:r w:rsidR="00CB61B8">
        <w:rPr>
          <w:rFonts w:eastAsia="Times New Roman" w:cstheme="minorHAnsi"/>
          <w:color w:val="000000"/>
          <w:lang w:val="en-CA"/>
        </w:rPr>
        <w:t>pink and chum salmon are both planktivorous during early marine life</w:t>
      </w:r>
      <w:ins w:id="32" w:author="evgeny" w:date="2020-05-18T12:16:00Z">
        <w:r w:rsidR="009C36C9">
          <w:rPr>
            <w:rFonts w:eastAsia="Times New Roman" w:cstheme="minorHAnsi"/>
            <w:color w:val="000000"/>
            <w:lang w:val="en-CA"/>
          </w:rPr>
          <w:t xml:space="preserve"> and therefore </w:t>
        </w:r>
      </w:ins>
      <w:del w:id="33" w:author="evgeny" w:date="2020-05-18T12:16:00Z">
        <w:r w:rsidR="00CB61B8" w:rsidDel="009C36C9">
          <w:rPr>
            <w:rFonts w:eastAsia="Times New Roman" w:cstheme="minorHAnsi"/>
            <w:color w:val="000000"/>
            <w:lang w:val="en-CA"/>
          </w:rPr>
          <w:delText>, these salmon species</w:delText>
        </w:r>
      </w:del>
      <w:r w:rsidR="00CB61B8">
        <w:rPr>
          <w:rFonts w:eastAsia="Times New Roman" w:cstheme="minorHAnsi"/>
          <w:color w:val="000000"/>
          <w:lang w:val="en-CA"/>
        </w:rPr>
        <w:t xml:space="preserve"> have the potential to </w:t>
      </w:r>
      <w:ins w:id="34" w:author="evgeny" w:date="2020-05-18T12:16:00Z">
        <w:r w:rsidR="009C36C9">
          <w:rPr>
            <w:rFonts w:eastAsia="Times New Roman" w:cstheme="minorHAnsi"/>
            <w:color w:val="000000"/>
            <w:lang w:val="en-CA"/>
          </w:rPr>
          <w:t xml:space="preserve">either </w:t>
        </w:r>
      </w:ins>
      <w:r w:rsidR="00CB61B8">
        <w:rPr>
          <w:rFonts w:eastAsia="Times New Roman" w:cstheme="minorHAnsi"/>
          <w:color w:val="000000"/>
          <w:lang w:val="en-CA"/>
        </w:rPr>
        <w:t xml:space="preserve">compete for food or occupy different </w:t>
      </w:r>
      <w:commentRangeStart w:id="35"/>
      <w:r w:rsidR="00CB61B8">
        <w:rPr>
          <w:rFonts w:eastAsia="Times New Roman" w:cstheme="minorHAnsi"/>
          <w:color w:val="000000"/>
          <w:lang w:val="en-CA"/>
        </w:rPr>
        <w:t xml:space="preserve">trophic niches </w:t>
      </w:r>
      <w:commentRangeEnd w:id="35"/>
      <w:r w:rsidR="00001741">
        <w:rPr>
          <w:rStyle w:val="CommentReference"/>
        </w:rPr>
        <w:commentReference w:id="35"/>
      </w:r>
      <w:r w:rsidR="00CB61B8">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{"citationItems":[{"id":"ITEM-1","itemData":{"DOI":"10.1007/978-94-017-9014-7_26","ISBN":"9789401790147","abstract":"In this chapter, we fi rst trace the history of the concept of ecological niche and see how its meanings varied with the search for a theory of ecology. The niche concept has its roots in the Darwinian view of ecosystems that are structured by the struggle for survival and, originally, the niche was perceived as an invariant place within the ecosystem, that would preexist the assembly of the ecosystem. The concept then slipped towards a sense in which the niche, no longer a pre-existing ecosystem structure, eventually became a variable that would in turn have to be explained by the competitive exclusion principle and the coevolution of species. This concept, while more operational from an empirical point of view than the previous one, suffered from an ill-founded defi nition. A recent refoundation by Chase &amp; Leibold enabled to overcome some of the defi nitional diffi culties.","author":[{"dropping-particle":"","family":"Pocheville","given":"Arnaud","non-dropping-particle":"","parse-names":false,"suffix":""}],"container-title":"Handbook of Evolutionary Thinking in the Sciences","id":"ITEM-1","issue":"January","issued":{"date-parts":[["2015"]]},"number-of-pages":"547-586","title":"The ecological niche: History and recent controversies","type":"book"},"uris":["http://www.mendeley.com/documents/?uuid=3ca7c713-2f39-402d-b2d6-7eb3b4416c1d"]}],"mendeley":{"formattedCitation":"(Pocheville, 2015)","plainTextFormattedCitation":"(Pocheville, 2015)","previouslyFormattedCitation":"(Pocheville, 2015)"},"properties":{"noteIndex":0},"schema":"https://github.com/citation-style-language/schema/raw/master/csl-citation.json"}</w:instrText>
      </w:r>
      <w:r w:rsidR="00CB61B8">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(Pocheville, 2015)</w:t>
      </w:r>
      <w:r w:rsidR="00CB61B8">
        <w:rPr>
          <w:rStyle w:val="FootnoteReference"/>
          <w:rFonts w:eastAsia="Times New Roman" w:cstheme="minorHAnsi"/>
          <w:color w:val="000000"/>
          <w:lang w:val="en-CA"/>
        </w:rPr>
        <w:fldChar w:fldCharType="end"/>
      </w:r>
      <w:r w:rsidR="00CB61B8">
        <w:rPr>
          <w:rFonts w:eastAsia="Times New Roman" w:cstheme="minorHAnsi"/>
          <w:color w:val="000000"/>
          <w:lang w:val="en-CA"/>
        </w:rPr>
        <w:t>.</w:t>
      </w:r>
    </w:p>
    <w:p w14:paraId="60D813FA" w14:textId="5C833DF4" w:rsidR="008E06FB" w:rsidRDefault="008E06FB" w:rsidP="00266C78">
      <w:pPr>
        <w:spacing w:line="480" w:lineRule="auto"/>
        <w:rPr>
          <w:ins w:id="36" w:author="Vanessa Fladmark" w:date="2020-05-24T11:09:00Z"/>
          <w:rFonts w:eastAsia="Times New Roman" w:cstheme="minorHAnsi"/>
          <w:color w:val="000000"/>
          <w:lang w:val="en-CA"/>
        </w:rPr>
      </w:pPr>
    </w:p>
    <w:p w14:paraId="31EC9534" w14:textId="75479AEC" w:rsidR="008E06FB" w:rsidRDefault="008E06FB" w:rsidP="00266C78">
      <w:pPr>
        <w:spacing w:line="480" w:lineRule="auto"/>
        <w:rPr>
          <w:rFonts w:eastAsia="Times New Roman" w:cstheme="minorHAnsi"/>
          <w:color w:val="000000"/>
          <w:lang w:val="en-CA"/>
        </w:rPr>
      </w:pPr>
      <w:ins w:id="37" w:author="Vanessa Fladmark" w:date="2020-05-24T11:09:00Z">
        <w:r>
          <w:rPr>
            <w:rFonts w:eastAsia="Times New Roman" w:cstheme="minorHAnsi"/>
            <w:color w:val="000000"/>
            <w:lang w:val="en-CA"/>
          </w:rPr>
          <w:tab/>
          <w:t>Niche can be defined as a combination of the conditions allowing a species to satisfy the minimum requirements of survival and the impact of the species on environmental conditions</w:t>
        </w:r>
      </w:ins>
      <w:ins w:id="38" w:author="Vanessa Fladmark" w:date="2020-05-26T16:01:00Z">
        <w:r w:rsidR="003E451F">
          <w:rPr>
            <w:rFonts w:eastAsia="Times New Roman" w:cstheme="minorHAnsi"/>
            <w:color w:val="000000"/>
            <w:lang w:val="en-CA"/>
          </w:rPr>
          <w:t xml:space="preserve"> </w:t>
        </w:r>
      </w:ins>
      <w:ins w:id="39" w:author="Vanessa Fladmark" w:date="2020-05-26T16:02:00Z">
        <w:r w:rsidR="003E451F">
          <w:rPr>
            <w:rFonts w:eastAsia="Times New Roman" w:cstheme="minorHAnsi"/>
            <w:color w:val="000000"/>
            <w:lang w:val="en-CA"/>
          </w:rPr>
          <w:fldChar w:fldCharType="begin" w:fldLock="1"/>
        </w:r>
      </w:ins>
      <w:r w:rsidR="003E451F">
        <w:rPr>
          <w:rFonts w:eastAsia="Times New Roman" w:cstheme="minorHAnsi"/>
          <w:color w:val="000000"/>
          <w:lang w:val="en-CA"/>
        </w:rPr>
        <w:instrText>ADDIN CSL_CITATION {"citationItems":[{"id":"ITEM-1","itemData":{"author":[{"dropping-particle":"","family":"Chase","given":"Jonathan M.","non-dropping-particle":"","parse-names":false,"suffix":""},{"dropping-particle":"","family":"Leibold","given":"Mathew A.","non-dropping-particle":"","parse-names":false,"suffix":""}],"container-title":"Ecological Niches: Linking Classical and Contemporary Approaches","id":"ITEM-1","issued":{"date-parts":[["2003"]]},"page":"1-18","title":"Introduction: History, context, and purpose","type":"chapter"},"uris":["http://www.mendeley.com/documents/?uuid=4251dea6-c6fb-446f-9f50-c5d489985707"]}],"mendeley":{"formattedCitation":"(Chase &amp; Leibold, 2003)","plainTextFormattedCitation":"(Chase &amp; Leibold, 2003)","previouslyFormattedCitation":"(Chase &amp; Leibold, 2003)"},"properties":{"noteIndex":0},"schema":"https://github.com/citation-style-language/schema/raw/master/csl-citation.json"}</w:instrText>
      </w:r>
      <w:r w:rsidR="003E451F">
        <w:rPr>
          <w:rFonts w:eastAsia="Times New Roman" w:cstheme="minorHAnsi"/>
          <w:color w:val="000000"/>
          <w:lang w:val="en-CA"/>
        </w:rPr>
        <w:fldChar w:fldCharType="separate"/>
      </w:r>
      <w:r w:rsidR="003E451F" w:rsidRPr="003E451F">
        <w:rPr>
          <w:rFonts w:eastAsia="Times New Roman" w:cstheme="minorHAnsi"/>
          <w:noProof/>
          <w:color w:val="000000"/>
          <w:lang w:val="en-CA"/>
        </w:rPr>
        <w:t>(Chase &amp; Leibold, 2003)</w:t>
      </w:r>
      <w:ins w:id="40" w:author="Vanessa Fladmark" w:date="2020-05-26T16:02:00Z">
        <w:r w:rsidR="003E451F">
          <w:rPr>
            <w:rFonts w:eastAsia="Times New Roman" w:cstheme="minorHAnsi"/>
            <w:color w:val="000000"/>
            <w:lang w:val="en-CA"/>
          </w:rPr>
          <w:fldChar w:fldCharType="end"/>
        </w:r>
      </w:ins>
      <w:ins w:id="41" w:author="Vanessa Fladmark" w:date="2020-05-24T11:09:00Z">
        <w:r>
          <w:rPr>
            <w:rFonts w:eastAsia="Times New Roman" w:cstheme="minorHAnsi"/>
            <w:color w:val="000000"/>
            <w:lang w:val="en-CA"/>
          </w:rPr>
          <w:t>. Therefore, “trophic niche” can be considered the prey resources consumed to meet energetic demands and the effect of species foraging on the zooplankton community and other species</w:t>
        </w:r>
      </w:ins>
      <w:ins w:id="42" w:author="Vanessa Fladmark" w:date="2020-05-26T16:16:00Z">
        <w:r w:rsidR="000A705A">
          <w:rPr>
            <w:rFonts w:eastAsia="Times New Roman" w:cstheme="minorHAnsi"/>
            <w:color w:val="000000"/>
            <w:lang w:val="en-CA"/>
          </w:rPr>
          <w:t xml:space="preserve"> </w:t>
        </w:r>
        <w:r w:rsidR="000A705A">
          <w:rPr>
            <w:rFonts w:eastAsia="Times New Roman" w:cstheme="minorHAnsi"/>
            <w:color w:val="000000"/>
            <w:lang w:val="en-CA"/>
          </w:rPr>
          <w:fldChar w:fldCharType="begin" w:fldLock="1"/>
        </w:r>
      </w:ins>
      <w:r w:rsidR="00776754">
        <w:rPr>
          <w:rFonts w:eastAsia="Times New Roman" w:cstheme="minorHAnsi"/>
          <w:color w:val="000000"/>
          <w:lang w:val="en-CA"/>
        </w:rPr>
        <w:instrText>ADDIN CSL_CITATION {"citationItems":[{"id":"ITEM-1","itemData":{"abstract":"The ecological niche of a population is dynamic and will be affected by changes in the ecosystem and as a population migrates. An ontogenetic niche shift can also occur as organisms grow and can include changes in morphology, habitat, and feeding behaviour. Although they are the two most abundant salmon species, and are further augmented through hatchery stocking, it is unclear the degree to which the niches of juvenile pink salmon (Oncorhynchus gorbuscha) and chum salmon (O. keta) overlap. Furthermore, juvenile pink salmon and chum salmon undergo a period of rapid growth during their first summer at sea and it is unclear how their ecological niche changes with their ontogeny. Understanding the foodweb dynamics of juvenile salmon in the coastal marine environment is important because a large proportion of the overall mortality of salmon is thought to occur during their first summer at sea. The purpose of this study is to determine the degree to which the niches of juvenile pink salmon and chum salmon overlap, how their trophic position and food source changes as they grow into a new ontogenetic niche, and how these processes are affected by ocean conditions. I expected that years of poorer feeding conditions and increased competition would result in reduced trophic position and greater overlap of the niches of juvenile pink salmon and chum salmon. I hypothesized that juvenile salmon would shift their diet to a more offshore-based foodweb as they grew and that their trophic position would increase with size, but that the shift would be stronger when feeding conditions were improved. Statistical analysis showed evidence that the overlap of the niches of pink salmon and chum salmon increased when the abundance of salmon was high. Contrary to expectations, the trophic position of salmon appeared to decrease under favourable conditions. The trophic position of both pink salmon and chum salmon was higher in the southern portion of the study area, and increased when juvenile abundance was high. I suggest that the higher trophic position among juvenile salmon when there is more competition might result from increased reliance on gelatinous zooplankton, which are carnivorous, but a nutritionally poor food choice compared to other common prey items. The ontogenetic shift from summer to fall among juvenile salmon included a shift to a more offshore-based diet and a higher trophic position. In the northern portion of the study area, which was comprised of the south…","author":[{"dropping-particle":"","family":"Jenkins","given":"Erica","non-dropping-particle":"","parse-names":false,"suffix":""}],"id":"ITEM-1","issued":{"date-parts":[["2011"]]},"number-of-pages":"129","title":"Trophic niche and foodweb dynamics within and among juvenile salmon species in years of contrasting ocean conditions","type":"thesis"},"uris":["http://www.mendeley.com/documents/?uuid=9e76f61a-2980-4b13-84ec-d38333ec2e9e"]}],"mendeley":{"formattedCitation":"(Jenkins, 2011)","plainTextFormattedCitation":"(Jenkins, 2011)","previouslyFormattedCitation":"(Jenkins, 2011)"},"properties":{"noteIndex":0},"schema":"https://github.com/citation-style-language/schema/raw/master/csl-citation.json"}</w:instrText>
      </w:r>
      <w:r w:rsidR="000A705A">
        <w:rPr>
          <w:rFonts w:eastAsia="Times New Roman" w:cstheme="minorHAnsi"/>
          <w:color w:val="000000"/>
          <w:lang w:val="en-CA"/>
        </w:rPr>
        <w:fldChar w:fldCharType="separate"/>
      </w:r>
      <w:r w:rsidR="000A705A" w:rsidRPr="000A705A">
        <w:rPr>
          <w:rFonts w:eastAsia="Times New Roman" w:cstheme="minorHAnsi"/>
          <w:noProof/>
          <w:color w:val="000000"/>
          <w:lang w:val="en-CA"/>
        </w:rPr>
        <w:t>(Jenkins, 2011)</w:t>
      </w:r>
      <w:ins w:id="43" w:author="Vanessa Fladmark" w:date="2020-05-26T16:16:00Z">
        <w:r w:rsidR="000A705A">
          <w:rPr>
            <w:rFonts w:eastAsia="Times New Roman" w:cstheme="minorHAnsi"/>
            <w:color w:val="000000"/>
            <w:lang w:val="en-CA"/>
          </w:rPr>
          <w:fldChar w:fldCharType="end"/>
        </w:r>
      </w:ins>
      <w:ins w:id="44" w:author="Vanessa Fladmark" w:date="2020-05-24T11:09:00Z">
        <w:r>
          <w:rPr>
            <w:rFonts w:eastAsia="Times New Roman" w:cstheme="minorHAnsi"/>
            <w:color w:val="000000"/>
            <w:lang w:val="en-CA"/>
          </w:rPr>
          <w:t>. Essentially, trophic niche is an organism’s role within the food web, it can be dynamic over time and coexisting species cannot occupy the same niche or one species will outcompete the other</w:t>
        </w:r>
      </w:ins>
      <w:ins w:id="45" w:author="Vanessa Fladmark" w:date="2020-05-26T16:07:00Z">
        <w:r w:rsidR="003E451F">
          <w:rPr>
            <w:rFonts w:eastAsia="Times New Roman" w:cstheme="minorHAnsi"/>
            <w:color w:val="000000"/>
            <w:lang w:val="en-CA"/>
          </w:rPr>
          <w:t xml:space="preserve"> </w:t>
        </w:r>
        <w:r w:rsidR="003E451F">
          <w:rPr>
            <w:rFonts w:eastAsia="Times New Roman" w:cstheme="minorHAnsi"/>
            <w:color w:val="000000"/>
            <w:lang w:val="en-CA"/>
          </w:rPr>
          <w:fldChar w:fldCharType="begin" w:fldLock="1"/>
        </w:r>
      </w:ins>
      <w:r w:rsidR="000A705A">
        <w:rPr>
          <w:rFonts w:eastAsia="Times New Roman" w:cstheme="minorHAnsi"/>
          <w:color w:val="000000"/>
          <w:lang w:val="en-CA"/>
        </w:rPr>
        <w:instrText>ADDIN CSL_CITATION {"citationItems":[{"id":"ITEM-1","itemData":{"author":[{"dropping-particle":"","family":"Hardin","given":"Garrett","non-dropping-particle":"","parse-names":false,"suffix":""}],"container-title":"Science","id":"ITEM-1","issued":{"date-parts":[["1960"]]},"page":"1292-1297","title":"The Competitive Exclusion Principle","type":"article-journal","volume":"131"},"uris":["http://www.mendeley.com/documents/?uuid=21f7081a-e3b0-4f9e-9948-b150d35b5f4b"]}],"mendeley":{"formattedCitation":"(Hardin, 1960)","plainTextFormattedCitation":"(Hardin, 1960)","previouslyFormattedCitation":"(Hardin, 1960)"},"properties":{"noteIndex":0},"schema":"https://github.com/citation-style-language/schema/raw/master/csl-citation.json"}</w:instrText>
      </w:r>
      <w:r w:rsidR="003E451F">
        <w:rPr>
          <w:rFonts w:eastAsia="Times New Roman" w:cstheme="minorHAnsi"/>
          <w:color w:val="000000"/>
          <w:lang w:val="en-CA"/>
        </w:rPr>
        <w:fldChar w:fldCharType="separate"/>
      </w:r>
      <w:r w:rsidR="003E451F" w:rsidRPr="003E451F">
        <w:rPr>
          <w:rFonts w:eastAsia="Times New Roman" w:cstheme="minorHAnsi"/>
          <w:noProof/>
          <w:color w:val="000000"/>
          <w:lang w:val="en-CA"/>
        </w:rPr>
        <w:t>(Hardin, 1960)</w:t>
      </w:r>
      <w:ins w:id="46" w:author="Vanessa Fladmark" w:date="2020-05-26T16:07:00Z">
        <w:r w:rsidR="003E451F">
          <w:rPr>
            <w:rFonts w:eastAsia="Times New Roman" w:cstheme="minorHAnsi"/>
            <w:color w:val="000000"/>
            <w:lang w:val="en-CA"/>
          </w:rPr>
          <w:fldChar w:fldCharType="end"/>
        </w:r>
      </w:ins>
      <w:ins w:id="47" w:author="Vanessa Fladmark" w:date="2020-05-24T11:09:00Z">
        <w:r>
          <w:rPr>
            <w:rFonts w:eastAsia="Times New Roman" w:cstheme="minorHAnsi"/>
            <w:color w:val="000000"/>
            <w:lang w:val="en-CA"/>
          </w:rPr>
          <w:t>.</w:t>
        </w:r>
      </w:ins>
    </w:p>
    <w:p w14:paraId="233AD0DF" w14:textId="77777777" w:rsidR="00CA6BD3" w:rsidRDefault="00CA6BD3" w:rsidP="00266C78">
      <w:pPr>
        <w:spacing w:line="480" w:lineRule="auto"/>
        <w:rPr>
          <w:rFonts w:eastAsia="Times New Roman" w:cstheme="minorHAnsi"/>
          <w:color w:val="000000"/>
          <w:lang w:val="en-CA"/>
        </w:rPr>
      </w:pPr>
    </w:p>
    <w:p w14:paraId="5E714821" w14:textId="0972A188" w:rsidR="000D2776" w:rsidRDefault="00CB61B8" w:rsidP="00266C78">
      <w:pPr>
        <w:spacing w:line="480" w:lineRule="auto"/>
        <w:rPr>
          <w:rFonts w:eastAsia="Times New Roman" w:cstheme="minorHAnsi"/>
          <w:color w:val="000000"/>
          <w:lang w:val="en-CA"/>
        </w:rPr>
      </w:pPr>
      <w:r>
        <w:rPr>
          <w:rFonts w:eastAsia="Times New Roman" w:cstheme="minorHAnsi"/>
          <w:color w:val="000000"/>
          <w:lang w:val="en-CA"/>
        </w:rPr>
        <w:tab/>
      </w:r>
      <w:r w:rsidR="000D2776">
        <w:rPr>
          <w:rFonts w:eastAsia="Times New Roman" w:cstheme="minorHAnsi"/>
          <w:color w:val="000000"/>
          <w:lang w:val="en-CA"/>
        </w:rPr>
        <w:t>Pink salmon are</w:t>
      </w:r>
      <w:r w:rsidR="008E06FB">
        <w:rPr>
          <w:rFonts w:eastAsia="Times New Roman" w:cstheme="minorHAnsi"/>
          <w:color w:val="000000"/>
          <w:lang w:val="en-CA"/>
        </w:rPr>
        <w:t xml:space="preserve"> </w:t>
      </w:r>
      <w:ins w:id="48" w:author="Vanessa Fladmark" w:date="2020-05-24T11:10:00Z">
        <w:r w:rsidR="008E06FB">
          <w:rPr>
            <w:rFonts w:eastAsia="Times New Roman" w:cstheme="minorHAnsi"/>
            <w:color w:val="000000"/>
            <w:lang w:val="en-CA"/>
          </w:rPr>
          <w:t xml:space="preserve">an example of </w:t>
        </w:r>
      </w:ins>
      <w:r w:rsidR="000D2776">
        <w:rPr>
          <w:rFonts w:eastAsia="Times New Roman" w:cstheme="minorHAnsi"/>
          <w:color w:val="000000"/>
          <w:lang w:val="en-CA"/>
        </w:rPr>
        <w:t>dominant competitors for food resources, actively feeding on the crustacean zooplankton of all sizes, and in high abundance years, pink salmon can cause trophic cascades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{"citationItems":[{"id":"ITEM-1","itemData":{"DOI":"10.1111/fog.12276","ISSN":"13652419","abstract":"We examined the hypothesis of top-down (predator) control of plankton populations around the Aleutian Islands and in the southern Bering Sea using a 15 year time series (2000–2014) of plankton populations sampled during summer by Continuous Plankton Recorders. Our analyses reveal opposing biennial patterns in abundances of large phytoplankton and copepods. This pattern is likely caused by the predation pressure on copepods from biennially abundant eastern Kamchatka Pink Salmon that results in a trophic cascade. In odd years, Pink Salmon are exceptionally abundant, large copepod abundance is low, and abundance of large diatoms grazed by copepods is high. Furthermore, large copepod abundance was inversely correlated, and diatom abundance was positively correlated, with Pink Salmon abundance. In addition to influencing the abundance of diatoms and large copepods we also report an effect on phytoplankton taxonomic composition. We find regional differences in the expression of these effects with alternating odd/even year patterns being strongest in the central Southern Bering Sea and eastern Aleutians and reduced, or absent, in the western Aleutians. When the abundance of 2013 Pink Salmon was unexpectedly low, there were consequent changes in the plankton populations, with highest recorded numbers in the time series of large copepods and microzooplankton (hard-shelled ciliates). These findings emphasise the importance of variability in predator abundance and its effect across the ecosystem, which in this case was greater than physical oceanographic variability.","author":[{"dropping-particle":"","family":"Batten","given":"Sonia Dawn","non-dropping-particle":"","parse-names":false,"suffix":""},{"dropping-particle":"","family":"Ruggerone","given":"Gregory T.","non-dropping-particle":"","parse-names":false,"suffix":""},{"dropping-particle":"","family":"Ortiz","given":"Ivonne","non-dropping-particle":"","parse-names":false,"suffix":""}],"container-title":"Fisheries Oceanography","id":"ITEM-1","issue":"6","issued":{"date-parts":[["2018"]]},"page":"548-559","title":"Pink Salmon induce a trophic cascade in plankton populations in the southern Bering Sea and around the Aleutian Islands","type":"article-journal","volume":"27"},"uris":["http://www.mendeley.com/documents/?uuid=ef1076ea-d7b8-40dd-a04e-ca078a06f130"]},{"id":"ITEM-2","itemData":{"DOI":"10.1007/s11160-004-6927-0","ISSN":"09603166","abstract":"Relatively little is known about fish species interactions in offshore areas of the world's oceans because adequate experimental controls are typically unavailable in such vast areas. However, pink salmon (Oncorhynchus gorbuscha) are numerous and have an alternating-year pattern of abundance that provides a natural experimental control to test for interspecific competition in the North Pacific Ocean and Bering Sea. Since a number of studies have recently examined pink salmon interactions with other salmon, we reviewed them in an effort to describe patterns of interaction over broad regions of the ocean. Research consistently indicated that pink salmon significantly altered prey abundance of other salmon species (e.g., zooplankton, squid), leading to altered diet, reduced total prey consumption and growth, delayed maturation, and reduced survival, depending on species and locale. Reduced survival was observed in chum salmon (O. keta) and Chinook salmon (O. tshawytscha) originating from Puget Sound and in Bristol Bay sockeye salmon (O. nerka). Growth of pink salmon was not measurably affected by other salmon species, but their growth was sometimes inversely related to their own abundance. In all marine studies, pink salmon affected other species through exploitation of prey resources rather than interference. Interspecific competition was observed in nearshore and offshore waters of the North Pacific Ocean and Bering Sea, and one study documented competition between species originating from different continents. Climate change had variable effects on competition. In the North Pacific Ocean, competition was observed before and after the ocean regime shift in 1977 that significantly altered abundances of many marine species, whereas a study in the Pacific Northwest reported a shift from predation- to competition-based mortality in response to the 1982/1983 El Nino. Key traits of pink salmon that influenced competition with other salmonids included great abundance, high consumption rates and rapid growth, degree of diet overlap or consumption of lower trophic level prey, and early migration timing into the ocean. The consistent pattern of findings from multiple regions of the ocean provides evidence that interspecific competition can significantly influence salmon population dynamics and that pink salmon may be the dominant competitor among salmon in marine waters. © Springer 2005.","author":[{"dropping-particle":"","family":"Ruggerone","given":"Gregory T.","non-dropping-particle":"","parse-names":false,"suffix":""},{"dropping-particle":"","family":"Nielsen","given":"Jennifer L.","non-dropping-particle":"","parse-names":false,"suffix":""}],"container-title":"Reviews in Fish Biology and Fisheries","id":"ITEM-2","issue":"3","issued":{"date-parts":[["2004"]]},"page":"371-390","title":"Evidence for competitive dominance of Pink salmon (Oncorhynchus gorbuscha) over other Salmonids in the North Pacific Ocean","type":"article-journal","volume":"14"},"uris":["http://www.mendeley.com/documents/?uuid=d629c253-4e31-42ea-8131-30d273ed0c10"]}],"mendeley":{"formattedCitation":"(Batten et al., 2018; Ruggerone &amp; Nielsen, 2004)","plainTextFormattedCitation":"(Batten et al., 2018; Ruggerone &amp; Nielsen, 2004)","previouslyFormattedCitation":"(Batten et al., 2018; Ruggerone &amp; Nielsen, 2004)"},"properties":{"noteIndex":0},"schema":"https://github.com/citation-style-language/schema/raw/master/csl-citation.json"}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(Batten et al., 2018; Ruggerone &amp; Nielsen, 2004)</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r>
        <w:rPr>
          <w:rFonts w:eastAsia="Times New Roman" w:cstheme="minorHAnsi"/>
          <w:color w:val="000000"/>
          <w:lang w:val="en-CA"/>
        </w:rPr>
        <w:t xml:space="preserve"> </w:t>
      </w:r>
      <w:commentRangeStart w:id="49"/>
      <w:r w:rsidR="003B6DBD">
        <w:rPr>
          <w:rFonts w:eastAsia="Times New Roman" w:cstheme="minorHAnsi"/>
          <w:color w:val="000000"/>
          <w:lang w:val="en-CA"/>
        </w:rPr>
        <w:t>Emerging studies on competition have</w:t>
      </w:r>
      <w:r>
        <w:rPr>
          <w:rFonts w:eastAsia="Times New Roman" w:cstheme="minorHAnsi"/>
          <w:color w:val="000000"/>
          <w:lang w:val="en-CA"/>
        </w:rPr>
        <w:t xml:space="preserve"> shown pink salmon to negatively affect the growth and survival of other salmonids, herring, sea birds and killer whales</w:t>
      </w:r>
      <w:commentRangeEnd w:id="49"/>
      <w:r w:rsidR="0028260B">
        <w:rPr>
          <w:rStyle w:val="CommentReference"/>
        </w:rPr>
        <w:commentReference w:id="49"/>
      </w:r>
      <w:r w:rsidR="00864DB4">
        <w:rPr>
          <w:rFonts w:eastAsia="Times New Roman" w:cstheme="minorHAnsi"/>
          <w:color w:val="000000"/>
          <w:lang w:val="en-CA"/>
        </w:rPr>
        <w:t xml:space="preserve"> </w:t>
      </w:r>
      <w:ins w:id="50" w:author="Vanessa Fladmark" w:date="2020-05-19T09:19:00Z">
        <w:r w:rsidR="000374C3">
          <w:rPr>
            <w:rFonts w:eastAsia="Times New Roman" w:cstheme="minorHAnsi"/>
            <w:color w:val="000000"/>
            <w:lang w:val="en-CA"/>
          </w:rPr>
          <w:fldChar w:fldCharType="begin" w:fldLock="1"/>
        </w:r>
      </w:ins>
      <w:r w:rsidR="001215CF">
        <w:rPr>
          <w:rFonts w:eastAsia="Times New Roman" w:cstheme="minorHAnsi"/>
          <w:color w:val="000000"/>
          <w:lang w:val="en-CA"/>
        </w:rPr>
        <w:instrText>ADDIN CSL_CITATION {"citationItems":[{"id":"ITEM-1","itemData":{"author":[{"dropping-particle":"","family":"Beamish","given":"R.J.","non-dropping-particle":"","parse-names":false,"suffix":""},{"dropping-particle":"","family":"Sweeting","given":"Ruston M","non-dropping-particle":"","parse-names":false,"suffix":""},{"dropping-particle":"","family":"Neville","given":"Chrys M","non-dropping-particle":"","parse-names":false,"suffix":""},{"dropping-particle":"","family":"Lange","given":"Krista L","non-dropping-particle":"","parse-names":false,"suffix":""}],"container-title":"NPAFC Doc. 1284","id":"ITEM-1","issue":"January","issued":{"date-parts":[["2010"]]},"title":"Competitive Interactions Between Pink Salmon and Other Juvenile Pacific Salmon in the Strait of Georgia","type":"article-journal"},"uris":["http://www.mendeley.com/documents/?uuid=0c80a2ec-e515-442a-a676-e9d290e11111"]},{"id":"ITEM-2","itemData":{"DOI":"10.1007/s11160-011-9225-7","ISSN":"09603166","abstract":"This paper updates previous reviews of the 1993 stock decline of Pacific herring (Clupea pallasi) in Prince William Sound, Alaska, and focuses on hypotheses about subsequent poor recovery. Recent age structured assessment modeling with covariate analysis indicates that the population dynamics of the sound's herring are influenced by oceanic factors, nutrition, and, most substantially, hatchery releases of juvenile pink salmon. For the 1993 decline, poor nutrition remains the most probable cause with disease a secondary response. Concerning poor recovery, we examined 16 potential factors and found three to be causal: oceanic factors, poor nutrition, and hatchery releases of juvenile pink salmon. Absences of strong year classes at both Sitka and Prince William Sound after 1993 indicate the action of large-scale ocean processes. Beyond regional-scale environmental factors, two factors specific to the sound influence the population dynamics of herring and are likely impeding recovery. First, pink salmon fry releases have increased to about 600 million annually and may disrupt feeding in young herring, which require adequate nutrition for growth and overwintering survival. Juvenile pink salmon and age-1 herring co-occur in nearshore areas of bays in late spring and summer, and available data on dietary overlap indicates potential competition between the age-1 juvenile herring and juvenile pink salmon. Field studies demonstrate that juvenile herring reduce food intake substantially in the presence of juvenile pink salmon. Second, overwintering humpback whales may consume potentially large amounts of adult herring, but further studies must confirm to what extent whale predation reduces herring biomass. © 2011 The Author(s).","author":[{"dropping-particle":"","family":"Pearson","given":"Walter H.","non-dropping-particle":"","parse-names":false,"suffix":""},{"dropping-particle":"","family":"Deriso","given":"Richard B.","non-dropping-particle":"","parse-names":false,"suffix":""},{"dropping-particle":"","family":"Elston","given":"Ralph A.","non-dropping-particle":"","parse-names":false,"suffix":""},{"dropping-particle":"","family":"Hook","given":"Sharon E.","non-dropping-particle":"","parse-names":false,"suffix":""},{"dropping-particle":"","family":"Parker","given":"Keith R.","non-dropping-particle":"","parse-names":false,"suffix":""},{"dropping-particle":"","family":"Anderson","given":"Jack W.","non-dropping-particle":"","parse-names":false,"suffix":""}],"container-title":"Reviews in Fish Biology and Fisheries","id":"ITEM-2","issue":"1","issued":{"date-parts":[["2012"]]},"page":"95-135","title":"Hypotheses concerning the decline and poor recovery of Pacific herring in Prince William Sound, Alaska","type":"article-journal","volume":"22"},"uris":["http://www.mendeley.com/documents/?uuid=6095532c-c946-4196-a80f-2521203fe768"]},{"id":"ITEM-3","itemData":{"DOI":"10.1073/pnas.1720577115","ISSN":"10916490","abstract":"Pink salmon (Oncorhynchus gorbuscha) in the North Pacific Ocean have flourished since the 1970s, with growth in wild populations augmented by rising hatchery production. As their abundance has grown, so too has evidence that they are having important effects on other species and on ocean ecosystems. In alternating years of high abundance, they can initiate pelagic trophic cascades in the northern North Pacific Ocean and Bering Sea and depress the availability of common prey resources of other species of salmon, resident seabirds, and other pelagic species. We now propose that the geographic scale of ecosystem disservices of pink salmon is far greater due to a 15,000-kilometer transhemispheric teleconnection in a Pacific Ocean macrosystem maintained by short-tailed shearwaters (Ardenna tenuirostris), seabirds that migrate annually between their nesting grounds in the South Pacific Ocean and wintering grounds in the North Pacific Ocean. Over this century, the frequency and magnitude of mass mortalities of shearwaters as they arrive in Australia, and their abundance and productivity, have been related to the abundance of pink salmon. This has influenced human social, economic, and cultural traditions there, and has the potential to alter the role shearwaters play in insular terrestrial ecology. We can view the unique biennial pulses of pink salmon as a large, replicated, natural experiment that offers basin-scale opportunities to better learn how these ecosystems function. By exploring trophic interaction chains driven by pink salmon, we may achieve a deeper conservation conscientiousness for these northern open oceans.","author":[{"dropping-particle":"","family":"Springer","given":"Alan M.","non-dropping-particle":"","parse-names":false,"suffix":""},{"dropping-particle":"","family":"Vliet","given":"Gus B.","non-dropping-particle":"Van","parse-names":false,"suffix":""},{"dropping-particle":"","family":"Bool","given":"Natalie","non-dropping-particle":"","parse-names":false,"suffix":""},{"dropping-particle":"","family":"Crowley","given":"Mike","non-dropping-particle":"","parse-names":false,"suffix":""},{"dropping-particle":"","family":"Fullagar","given":"Peter","non-dropping-particle":"","parse-names":false,"suffix":""},{"dropping-particle":"","family":"Lea","given":"Mary Anne","non-dropping-particle":"","parse-names":false,"suffix":""},{"dropping-particle":"","family":"Monash","given":"Ross","non-dropping-particle":"","parse-names":false,"suffix":""},{"dropping-particle":"","family":"Price","given":"Cassandra","non-dropping-particle":"","parse-names":false,"suffix":""},{"dropping-particle":"","family":"Vertigan","given":"Caitlin","non-dropping-particle":"","parse-names":false,"suffix":""},{"dropping-particle":"","family":"Woehler","given":"Eric J.","non-dropping-particle":"","parse-names":false,"suffix":""}],"container-title":"Proceedings of the National Academy of Sciences of the United States of America","id":"ITEM-3","issue":"22","issued":{"date-parts":[["2018"]]},"page":"E5038-E5045","title":"Transhemispheric ecosystem disservices of pink salmon in a Pacific Ocean macrosystem","type":"article-journal","volume":"115"},"uris":["http://www.mendeley.com/documents/?uuid=55e93191-23f2-4e75-9bbf-db432b36988e"]},{"id":"ITEM-4","itemData":{"DOI":"10.3354/meps12835","ISSN":"01718630","abstract":"We report on an unprecedented, synchronized biennial pattern of birth and mortality in an apex predator inhabiting the eastern North Pacific Ocean — the critically endangered southern resident killer whale Orcinus orca. From 1998−2017, mortality of newborn and older whales was 3.6 times higher (61 versus 17 whales) and successful births 50% lower (16 versus 32 whales) in even years than in odd years as the population decreased from 92 to only 76 whales. Percent mortality was 3.1 times higher in even years during the recent 20 yr period of population decline than during an earlier 22 yr period (1976−1997) of population increase and relative high abundance, whereas mortality in recent odd years was 43% lower. Recognized potential mechanisms of decline (low abundance of a key prey species, Chinook salmon Oncorhynchus tshawytscha, toxic contaminants, and ship noise) cannot explain this biennial pattern. We present evidence that the causal mechanism is indirectly linked to pink salmon (O. gorbuscha), which exhibit a unique and extreme biennial pattern of abundance and interact strongly with other species in marine ecosystems in the North Pacific. Further investigation of this unique biennial pattern in southern resident killer whales is needed to inform recovery efforts for the population.","author":[{"dropping-particle":"","family":"Ruggerone","given":"Gregory T.","non-dropping-particle":"","parse-names":false,"suffix":""},{"dropping-particle":"","family":"Springer","given":"Alan M.","non-dropping-particle":"","parse-names":false,"suffix":""},{"dropping-particle":"","family":"Shaul","given":"Leon D.","non-dropping-particle":"","parse-names":false,"suffix":""},{"dropping-particle":"","family":"Vliet","given":"Gus B.","non-dropping-particle":"van","parse-names":false,"suffix":""}],"container-title":"Marine Ecology Progress Series","id":"ITEM-4","issue":"1","issued":{"date-parts":[["2019"]]},"page":"291-296","title":"Unprecedented biennial pattern of birth and mortality in an endangered apex predator, the southern resident killer whale, in the eastern North Pacific Ocean","type":"article-journal","volume":"608"},"uris":["http://www.mendeley.com/documents/?uuid=fae5cf49-c070-4f74-bf46-931ec6f727a8"]}],"mendeley":{"formattedCitation":"(Beamish et al., 2010; Pearson et al., 2012; Ruggerone et al., 2019; Springer et al., 2018)","plainTextFormattedCitation":"(Beamish et al., 2010; Pearson et al., 2012; Ruggerone et al., 2019; Springer et al., 2018)","previouslyFormattedCitation":"(Beamish et al., 2010; Pearson et al., 2012; Ruggerone et al., 2019; Springer et al., 2018)"},"properties":{"noteIndex":0},"schema":"https://github.com/citation-style-language/schema/raw/master/csl-citation.json"}</w:instrText>
      </w:r>
      <w:r w:rsidR="000374C3">
        <w:rPr>
          <w:rFonts w:eastAsia="Times New Roman" w:cstheme="minorHAnsi"/>
          <w:color w:val="000000"/>
          <w:lang w:val="en-CA"/>
        </w:rPr>
        <w:fldChar w:fldCharType="separate"/>
      </w:r>
      <w:r w:rsidR="00DB41F8" w:rsidRPr="00DB41F8">
        <w:rPr>
          <w:rFonts w:eastAsia="Times New Roman" w:cstheme="minorHAnsi"/>
          <w:noProof/>
          <w:color w:val="000000"/>
          <w:lang w:val="en-CA"/>
        </w:rPr>
        <w:t>(Beamish et al., 2010; Pearson et al., 2012; Ruggerone et al., 2019; Springer et al., 2018)</w:t>
      </w:r>
      <w:ins w:id="51" w:author="Vanessa Fladmark" w:date="2020-05-19T09:19:00Z">
        <w:r w:rsidR="000374C3">
          <w:rPr>
            <w:rFonts w:eastAsia="Times New Roman" w:cstheme="minorHAnsi"/>
            <w:color w:val="000000"/>
            <w:lang w:val="en-CA"/>
          </w:rPr>
          <w:fldChar w:fldCharType="end"/>
        </w:r>
      </w:ins>
      <w:r w:rsidR="003B6DBD">
        <w:rPr>
          <w:rFonts w:eastAsia="Times New Roman" w:cstheme="minorHAnsi"/>
          <w:color w:val="000000"/>
          <w:lang w:val="en-CA"/>
        </w:rPr>
        <w:t>.</w:t>
      </w:r>
      <w:r w:rsidR="000D2776">
        <w:rPr>
          <w:rFonts w:eastAsia="Times New Roman" w:cstheme="minorHAnsi"/>
          <w:color w:val="000000"/>
          <w:lang w:val="en-CA"/>
        </w:rPr>
        <w:t xml:space="preserve"> Chum salmon, on the other hand, have more adaptable feeding strategies, with the tendency to prey shift towards gelatinous zooplankton in response to competition or limited food resources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Oceanography","id":"ITEM-1","issue":"2","issued":{"date-parts":[["1996"]]},"page":"89-99","title":"Change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Sea","type":"article-journal","volume":"5"},"uris":["http://www.mendeley.com/documents/?uuid=15fa9f3c-94d3-4200-89d5-a3db81aa7209"]},{"id":"ITEM-2","itemData":{"DOI":"10.1007/s11284-008-0559-0","ISSN":"09123814","abstract":"Increasing interest in the marine trophic dynamics of Pacific salmon has been motivated by the recognition of their sensitivity to changing climate and to the competitive effects of hatchery fish on wild stocks. It has become more common to use stable isotopes to supplement traditional diet studies of salmon in the ocean; however, there have been no integrated syntheses of these data to determine whether stable isotope analyses support the existing conventional wisdom of feeding strategies of the Pacific salmon. We performed a meta-analysis of stable isotope data to examine the extent of trophic partitioning among five species of Pacific salmon during their marine lives. Pink, sockeye, and chum salmon showed very high overlap in resource use and there was no consistent evidence for chum relying on alternative food webs dominated by gelatinous zooplankton. δ15N showed that Chinook and coho salmon fed at trophic levels higher than the other three species. In addition, these two species were distinctly enriched in 13C, suggesting more extensive use of coastal food webs compared to the more depleted (pelagic) signatures of pink, sockeye, and chum salmon. This paper presents the first synthesis of stable isotope work on Pacific salmon and provides δ15N and δ13C values applicable to research on the fate of the marine derived nutrients these organisms transport to freshwater and riparian ecosystems. © 2008 The Ecological Society of Japan.","author":[{"dropping-particle":"","family":"Johnson","given":"Susan P.","non-dropping-particle":"","parse-names":false,"suffix":""},{"dropping-particle":"","family":"Schindler","given":"Daniel E.","non-dropping-particle":"","parse-names":false,"suffix":""}],"container-title":"Ecological Research","id":"ITEM-2","issue":"4","issued":{"date-parts":[["2009"]]},"page":"855-863","title":"Trophic ecology of Pacific salmon (Oncorhynchus spp.) in the ocean: A synthesis of stable isotope research","type":"article-journal","volume":"24"},"uris":["http://www.mendeley.com/documents/?uuid=f253d530-868a-4ae0-8135-3e075f44ece6"]}],"mendeley":{"formattedCitation":"(Johnson &amp; Schindler, 2009; Tadokoro et al., 1996)","plainTextFormattedCitation":"(Johnson &amp; Schindler, 2009; Tadokoro et al., 1996)","previouslyFormattedCitation":"(Johnson &amp; Schindler, 2009; Tadokoro et al., 1996)"},"properties":{"noteIndex":0},"schema":"https://github.com/citation-style-language/schema/raw/master/csl-citation.json"}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(Johnson &amp; Schindler, 2009; Tadokoro et al., 1996)</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r w:rsidR="00E10448">
        <w:rPr>
          <w:rFonts w:eastAsia="Times New Roman" w:cstheme="minorHAnsi"/>
          <w:color w:val="000000"/>
          <w:lang w:val="en-CA"/>
        </w:rPr>
        <w:t xml:space="preserve"> </w:t>
      </w:r>
      <w:ins w:id="52" w:author="Brian" w:date="2020-05-05T23:54:00Z">
        <w:r w:rsidR="0028260B">
          <w:rPr>
            <w:rFonts w:eastAsia="Times New Roman" w:cstheme="minorHAnsi"/>
            <w:color w:val="000000"/>
            <w:lang w:val="en-CA"/>
          </w:rPr>
          <w:t xml:space="preserve">Chum salmon have a substantially larger </w:t>
        </w:r>
      </w:ins>
      <w:ins w:id="53" w:author="Brian" w:date="2020-05-05T23:55:00Z">
        <w:r w:rsidR="0028260B">
          <w:rPr>
            <w:rFonts w:eastAsia="Times New Roman" w:cstheme="minorHAnsi"/>
            <w:color w:val="000000"/>
            <w:lang w:val="en-CA"/>
          </w:rPr>
          <w:t>stomach</w:t>
        </w:r>
      </w:ins>
      <w:ins w:id="54" w:author="Brian" w:date="2020-05-05T23:54:00Z">
        <w:r w:rsidR="0028260B">
          <w:rPr>
            <w:rFonts w:eastAsia="Times New Roman" w:cstheme="minorHAnsi"/>
            <w:color w:val="000000"/>
            <w:lang w:val="en-CA"/>
          </w:rPr>
          <w:t xml:space="preserve"> </w:t>
        </w:r>
      </w:ins>
      <w:ins w:id="55" w:author="Brian" w:date="2020-05-05T23:55:00Z">
        <w:r w:rsidR="0028260B">
          <w:rPr>
            <w:rFonts w:eastAsia="Times New Roman" w:cstheme="minorHAnsi"/>
            <w:color w:val="000000"/>
            <w:lang w:val="en-CA"/>
          </w:rPr>
          <w:t>than other salmon which enables them to specialize on large gelatinous prey</w:t>
        </w:r>
      </w:ins>
      <w:ins w:id="56" w:author="Vanessa Fladmark" w:date="2020-05-19T09:52:00Z">
        <w:r w:rsidR="00ED6720">
          <w:rPr>
            <w:rFonts w:eastAsia="Times New Roman" w:cstheme="minorHAnsi"/>
            <w:color w:val="000000"/>
            <w:lang w:val="en-CA"/>
          </w:rPr>
          <w:t xml:space="preserve"> to meet their energetic </w:t>
        </w:r>
      </w:ins>
      <w:ins w:id="57" w:author="Vanessa Fladmark" w:date="2020-05-24T11:09:00Z">
        <w:r w:rsidR="008E06FB">
          <w:rPr>
            <w:rFonts w:eastAsia="Times New Roman" w:cstheme="minorHAnsi"/>
            <w:color w:val="000000"/>
            <w:lang w:val="en-CA"/>
          </w:rPr>
          <w:t>requirements</w:t>
        </w:r>
      </w:ins>
      <w:ins w:id="58" w:author="Brian" w:date="2020-05-05T23:55:00Z">
        <w:r w:rsidR="0028260B">
          <w:rPr>
            <w:rFonts w:eastAsia="Times New Roman" w:cstheme="minorHAnsi"/>
            <w:color w:val="000000"/>
            <w:lang w:val="en-CA"/>
          </w:rPr>
          <w:t xml:space="preserve"> </w:t>
        </w:r>
      </w:ins>
      <w:ins w:id="59" w:author="Vanessa Fladmark" w:date="2020-05-19T09:21:00Z">
        <w:r w:rsidR="000374C3">
          <w:rPr>
            <w:rFonts w:eastAsia="Times New Roman" w:cstheme="minorHAnsi"/>
            <w:color w:val="000000"/>
            <w:lang w:val="en-CA"/>
          </w:rPr>
          <w:fldChar w:fldCharType="begin" w:fldLock="1"/>
        </w:r>
      </w:ins>
      <w:r w:rsidR="00286A8E">
        <w:rPr>
          <w:rFonts w:eastAsia="Times New Roman" w:cstheme="minorHAnsi"/>
          <w:color w:val="000000"/>
          <w:lang w:val="en-CA"/>
        </w:rPr>
        <w:instrText>ADDIN CSL_CITATION {"citationItems":[{"id":"ITEM-1","itemData":{"DOI":"10.1139/z97-112","ISSN":"00084301","abstract":"The stomach (but not the intestine) of chum salmon (Oncorhynchus keta) is greatly enlarged relative to that of other species of Pacific salmon. This permits the exploitation of gelatinous zooplankton (jellyfish, etenophores, and salps), an abundant but low-energy prey unused by other species of salmon, as a major food source. The unique gut structure of chum salmon therefore allows efficient feeding on a little-exploited branch of the food web and reduces interspecific trophic competition. The development of this remarkable anatomical specialization suggests that salmon abundances were previously high enough that the resulting trophic competition led to evolutionary selection to reduce trophic competition. As total salmon abundances in the North Pacific are now probably the highest of this century, the carrying capacity of the ocean rather than that of fresh water could limit overall salmon production if abundances are once again approaching pre-exploitation levels.","author":[{"dropping-particle":"","family":"Welch","given":"D. W.","non-dropping-particle":"","parse-names":false,"suffix":""}],"container-title":"Canadian Journal of Zoology","id":"ITEM-1","issue":"6","issued":{"date-parts":[["1997"]]},"page":"936-942","title":"Anatomical specialization in the gut of Pacific salmon (Oncorhynchus): Evidence for oceanic limits to salmon production?","type":"article-journal","volume":"75"},"uris":["http://www.mendeley.com/documents/?uuid=9483a6f4-fa3d-4ae9-8984-35d99dfafdbe"]}],"mendeley":{"formattedCitation":"(Welch, 1997)","plainTextFormattedCitation":"(Welch, 1997)","previouslyFormattedCitation":"(Welch, 1997)"},"properties":{"noteIndex":0},"schema":"https://github.com/citation-style-language/schema/raw/master/csl-citation.json"}</w:instrText>
      </w:r>
      <w:r w:rsidR="000374C3">
        <w:rPr>
          <w:rFonts w:eastAsia="Times New Roman" w:cstheme="minorHAnsi"/>
          <w:color w:val="000000"/>
          <w:lang w:val="en-CA"/>
        </w:rPr>
        <w:fldChar w:fldCharType="separate"/>
      </w:r>
      <w:r w:rsidR="00DB41F8" w:rsidRPr="00DB41F8">
        <w:rPr>
          <w:rFonts w:eastAsia="Times New Roman" w:cstheme="minorHAnsi"/>
          <w:noProof/>
          <w:color w:val="000000"/>
          <w:lang w:val="en-CA"/>
        </w:rPr>
        <w:t>(Welch, 1997)</w:t>
      </w:r>
      <w:ins w:id="60" w:author="Vanessa Fladmark" w:date="2020-05-19T09:21:00Z">
        <w:r w:rsidR="000374C3">
          <w:rPr>
            <w:rFonts w:eastAsia="Times New Roman" w:cstheme="minorHAnsi"/>
            <w:color w:val="000000"/>
            <w:lang w:val="en-CA"/>
          </w:rPr>
          <w:fldChar w:fldCharType="end"/>
        </w:r>
        <w:r w:rsidR="000374C3">
          <w:rPr>
            <w:rFonts w:eastAsia="Times New Roman" w:cstheme="minorHAnsi"/>
            <w:color w:val="000000"/>
            <w:lang w:val="en-CA"/>
          </w:rPr>
          <w:t>.</w:t>
        </w:r>
      </w:ins>
      <w:commentRangeStart w:id="61"/>
      <w:del w:id="62" w:author="Vanessa Fladmark" w:date="2020-05-19T09:21:00Z">
        <w:r w:rsidR="003B6DBD" w:rsidDel="000374C3">
          <w:rPr>
            <w:rFonts w:eastAsia="Times New Roman" w:cstheme="minorHAnsi"/>
            <w:color w:val="000000"/>
            <w:lang w:val="en-CA"/>
          </w:rPr>
          <w:delText xml:space="preserve">Competitive pressures for food resources has even led to a specialization of the stomach size of chum salmon being substantially larger than other salmonids to specialize on large gelatinous prey in an evolutionary attempt to </w:delText>
        </w:r>
        <w:commentRangeStart w:id="63"/>
        <w:commentRangeStart w:id="64"/>
        <w:r w:rsidR="003B6DBD" w:rsidDel="000374C3">
          <w:rPr>
            <w:rFonts w:eastAsia="Times New Roman" w:cstheme="minorHAnsi"/>
            <w:color w:val="000000"/>
            <w:lang w:val="en-CA"/>
          </w:rPr>
          <w:delText xml:space="preserve">capture </w:delText>
        </w:r>
        <w:commentRangeEnd w:id="61"/>
        <w:r w:rsidR="0028260B" w:rsidDel="000374C3">
          <w:rPr>
            <w:rStyle w:val="CommentReference"/>
          </w:rPr>
          <w:commentReference w:id="61"/>
        </w:r>
        <w:commentRangeEnd w:id="63"/>
        <w:r w:rsidR="00245286" w:rsidDel="000374C3">
          <w:rPr>
            <w:rStyle w:val="CommentReference"/>
          </w:rPr>
          <w:commentReference w:id="63"/>
        </w:r>
        <w:commentRangeEnd w:id="64"/>
        <w:r w:rsidR="009C36C9" w:rsidDel="000374C3">
          <w:rPr>
            <w:rStyle w:val="CommentReference"/>
          </w:rPr>
          <w:commentReference w:id="64"/>
        </w:r>
      </w:del>
    </w:p>
    <w:p w14:paraId="3AE91519" w14:textId="77777777" w:rsidR="00CB61B8" w:rsidRDefault="00CB61B8" w:rsidP="00266C78">
      <w:pPr>
        <w:spacing w:line="480" w:lineRule="auto"/>
        <w:rPr>
          <w:rFonts w:eastAsia="Times New Roman" w:cstheme="minorHAnsi"/>
          <w:color w:val="000000"/>
          <w:lang w:val="en-CA"/>
        </w:rPr>
      </w:pPr>
    </w:p>
    <w:p w14:paraId="1ADB2445" w14:textId="4F03323B" w:rsidR="000D2776" w:rsidRDefault="000D2776" w:rsidP="00266C78">
      <w:pPr>
        <w:spacing w:line="480" w:lineRule="auto"/>
        <w:rPr>
          <w:rFonts w:eastAsia="Times New Roman" w:cstheme="minorHAnsi"/>
          <w:color w:val="000000"/>
          <w:lang w:val="en-CA"/>
        </w:rPr>
      </w:pPr>
      <w:r>
        <w:rPr>
          <w:rFonts w:eastAsia="Times New Roman" w:cstheme="minorHAnsi"/>
          <w:color w:val="000000"/>
          <w:lang w:val="en-CA"/>
        </w:rPr>
        <w:tab/>
        <w:t>The zooplankton communities migrating salmon encounter are largely determined by bottom up effects</w:t>
      </w:r>
      <w:r w:rsidR="00EE43A3">
        <w:rPr>
          <w:rFonts w:eastAsia="Times New Roman" w:cstheme="minorHAnsi"/>
          <w:color w:val="000000"/>
          <w:lang w:val="en-CA"/>
        </w:rPr>
        <w:t xml:space="preserve"> such as</w:t>
      </w:r>
      <w:r>
        <w:rPr>
          <w:rFonts w:eastAsia="Times New Roman" w:cstheme="minorHAnsi"/>
          <w:color w:val="000000"/>
          <w:lang w:val="en-CA"/>
        </w:rPr>
        <w:t xml:space="preserve"> mixing, nutrients, temperature, salinity</w:t>
      </w:r>
      <w:r w:rsidR="00EE43A3">
        <w:rPr>
          <w:rFonts w:eastAsia="Times New Roman" w:cstheme="minorHAnsi"/>
          <w:color w:val="000000"/>
          <w:lang w:val="en-CA"/>
        </w:rPr>
        <w:t>,</w:t>
      </w:r>
      <w:r>
        <w:rPr>
          <w:rFonts w:eastAsia="Times New Roman" w:cstheme="minorHAnsi"/>
          <w:color w:val="000000"/>
          <w:lang w:val="en-CA"/>
        </w:rPr>
        <w:t xml:space="preserve"> and phytoplankton</w:t>
      </w:r>
      <w:r w:rsidR="00EE43A3">
        <w:rPr>
          <w:rFonts w:eastAsia="Times New Roman" w:cstheme="minorHAnsi"/>
          <w:color w:val="000000"/>
          <w:lang w:val="en-CA"/>
        </w:rPr>
        <w:t xml:space="preserve"> productivity</w:t>
      </w:r>
      <w:r w:rsidR="00A47833">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{"citationItems":[{"id":"ITEM-1","itemData":{"author":[{"dropping-particle":"","family":"Mackas","given":"D L","non-dropping-particle":"","parse-names":false,"suffix":""},{"dropping-particle":"","family":"Thomson","given":"R E","non-dropping-particle":"","parse-names":false,"suffix":""},{"dropping-particle":"","family":"Galbraith","given":"M","non-dropping-particle":"","parse-names":false,"suffix":""}],"container-title":"Canadian Journal of Fisheries and Aquatic Sciences","id":"ITEM-1","issue":"4","issued":{"date-parts":[["2001"]]},"page":"685-702","title":"Changes in the zooplankton community of the British Columbia continental margin, 1985-1999, and their covariation with oceanographic conditions","type":"article-journal","volume":"58"},"uris":["http://www.mendeley.com/documents/?uuid=3c22a382-87e7-4ad1-838d-628903334f85"]}],"mendeley":{"formattedCitation":"(Mackas et al., 2001)","plainTextFormattedCitation":"(Mackas et al., 2001)","previouslyFormattedCitation":"(Mackas et al., 2001)"},"properties":{"noteIndex":0},"schema":"https://github.com/citation-style-language/schema/raw/master/csl-citation.json"}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(Mackas et al., 2001)</w:t>
      </w:r>
      <w:r w:rsidR="00674289">
        <w:rPr>
          <w:rStyle w:val="FootnoteReference"/>
          <w:rFonts w:eastAsia="Times New Roman" w:cstheme="minorHAnsi"/>
          <w:color w:val="000000"/>
          <w:lang w:val="en-CA"/>
        </w:rPr>
        <w:fldChar w:fldCharType="end"/>
      </w:r>
      <w:r>
        <w:rPr>
          <w:rFonts w:eastAsia="Times New Roman" w:cstheme="minorHAnsi"/>
          <w:color w:val="000000"/>
          <w:lang w:val="en-CA"/>
        </w:rPr>
        <w:t>. In southern British Columbia,</w:t>
      </w:r>
      <w:ins w:id="65" w:author="Vanessa Fladmark" w:date="2020-05-19T09:54:00Z">
        <w:r w:rsidR="00ED6720">
          <w:rPr>
            <w:rFonts w:eastAsia="Times New Roman" w:cstheme="minorHAnsi"/>
            <w:color w:val="000000"/>
            <w:lang w:val="en-CA"/>
          </w:rPr>
          <w:t xml:space="preserve"> the majority of pink and chum salmon originate from the </w:t>
        </w:r>
      </w:ins>
      <w:ins w:id="66" w:author="Vanessa Fladmark" w:date="2020-05-19T09:55:00Z">
        <w:r w:rsidR="00ED6720">
          <w:rPr>
            <w:rFonts w:eastAsia="Times New Roman" w:cstheme="minorHAnsi"/>
            <w:color w:val="000000"/>
            <w:lang w:val="en-CA"/>
          </w:rPr>
          <w:t>Fraser River and the</w:t>
        </w:r>
      </w:ins>
      <w:del w:id="67" w:author="Vanessa Fladmark" w:date="2020-05-19T09:55:00Z">
        <w:r w:rsidDel="00ED6720">
          <w:rPr>
            <w:rFonts w:eastAsia="Times New Roman" w:cstheme="minorHAnsi"/>
            <w:color w:val="000000"/>
            <w:lang w:val="en-CA"/>
          </w:rPr>
          <w:delText xml:space="preserve"> </w:delText>
        </w:r>
        <w:commentRangeStart w:id="68"/>
        <w:r w:rsidDel="00ED6720">
          <w:rPr>
            <w:rFonts w:eastAsia="Times New Roman" w:cstheme="minorHAnsi"/>
            <w:color w:val="000000"/>
            <w:lang w:val="en-CA"/>
          </w:rPr>
          <w:delText>most</w:delText>
        </w:r>
      </w:del>
      <w:r>
        <w:rPr>
          <w:rFonts w:eastAsia="Times New Roman" w:cstheme="minorHAnsi"/>
          <w:color w:val="000000"/>
          <w:lang w:val="en-CA"/>
        </w:rPr>
        <w:t xml:space="preserve"> juvenile</w:t>
      </w:r>
      <w:ins w:id="69" w:author="Vanessa Fladmark" w:date="2020-05-19T09:56:00Z">
        <w:r w:rsidR="00ED6720">
          <w:rPr>
            <w:rFonts w:eastAsia="Times New Roman" w:cstheme="minorHAnsi"/>
            <w:color w:val="000000"/>
            <w:lang w:val="en-CA"/>
          </w:rPr>
          <w:t>s</w:t>
        </w:r>
      </w:ins>
      <w:del w:id="70" w:author="Vanessa Fladmark" w:date="2020-05-19T09:56:00Z">
        <w:r w:rsidDel="00ED6720">
          <w:rPr>
            <w:rFonts w:eastAsia="Times New Roman" w:cstheme="minorHAnsi"/>
            <w:color w:val="000000"/>
            <w:lang w:val="en-CA"/>
          </w:rPr>
          <w:delText xml:space="preserve"> salmon</w:delText>
        </w:r>
      </w:del>
      <w:r>
        <w:rPr>
          <w:rFonts w:eastAsia="Times New Roman" w:cstheme="minorHAnsi"/>
          <w:color w:val="000000"/>
          <w:lang w:val="en-CA"/>
        </w:rPr>
        <w:t xml:space="preserve"> migrate </w:t>
      </w:r>
      <w:commentRangeEnd w:id="68"/>
      <w:r w:rsidR="00072E9D">
        <w:rPr>
          <w:rStyle w:val="CommentReference"/>
        </w:rPr>
        <w:commentReference w:id="68"/>
      </w:r>
      <w:r>
        <w:rPr>
          <w:rFonts w:eastAsia="Times New Roman" w:cstheme="minorHAnsi"/>
          <w:color w:val="000000"/>
          <w:lang w:val="en-CA"/>
        </w:rPr>
        <w:t>northward through the Strait of Georgia, a seasonally stratified and productive region</w:t>
      </w:r>
      <w:ins w:id="71" w:author="Vanessa Fladmark" w:date="2020-05-19T10:37:00Z">
        <w:r w:rsidR="004415A1">
          <w:rPr>
            <w:rFonts w:eastAsia="Times New Roman" w:cstheme="minorHAnsi"/>
            <w:color w:val="000000"/>
            <w:lang w:val="en-CA"/>
          </w:rPr>
          <w:t xml:space="preserve"> </w:t>
        </w:r>
        <w:r w:rsidR="004415A1">
          <w:rPr>
            <w:rFonts w:eastAsia="Times New Roman" w:cstheme="minorHAnsi"/>
            <w:color w:val="000000"/>
            <w:lang w:val="en-CA"/>
          </w:rPr>
          <w:fldChar w:fldCharType="begin" w:fldLock="1"/>
        </w:r>
      </w:ins>
      <w:r w:rsidR="00286A8E">
        <w:rPr>
          <w:rFonts w:eastAsia="Times New Roman" w:cstheme="minorHAnsi"/>
          <w:color w:val="000000"/>
          <w:lang w:val="en-CA"/>
        </w:rPr>
        <w:instrText>ADDIN CSL_CITATION {"citationItems":[{"id":"ITEM-1","itemData":{"author":[{"dropping-particle":"","family":"DFO","given":"","non-dropping-particle":"","parse-names":false,"suffix":""}],"id":"ITEM-1","issued":{"date-parts":[["2020"]]},"number-of-pages":"561","title":"Salmon Southern BC Integrated Fisheries Management Plan","type":"report"},"uris":["http://www.mendeley.com/documents/?uuid=5945668f-3081-4769-87f8-fe65c16bfd30"]}],"mendeley":{"formattedCitation":"(DFO, 2020)","plainTextFormattedCitation":"(DFO, 2020)","previouslyFormattedCitation":"(DFO, 2020)"},"properties":{"noteIndex":0},"schema":"https://github.com/citation-style-language/schema/raw/master/csl-citation.json"}</w:instrText>
      </w:r>
      <w:r w:rsidR="004415A1">
        <w:rPr>
          <w:rFonts w:eastAsia="Times New Roman" w:cstheme="minorHAnsi"/>
          <w:color w:val="000000"/>
          <w:lang w:val="en-CA"/>
        </w:rPr>
        <w:fldChar w:fldCharType="separate"/>
      </w:r>
      <w:r w:rsidR="00DB41F8" w:rsidRPr="00DB41F8">
        <w:rPr>
          <w:rFonts w:eastAsia="Times New Roman" w:cstheme="minorHAnsi"/>
          <w:noProof/>
          <w:color w:val="000000"/>
          <w:lang w:val="en-CA"/>
        </w:rPr>
        <w:t>(DFO, 2020)</w:t>
      </w:r>
      <w:ins w:id="72" w:author="Vanessa Fladmark" w:date="2020-05-19T10:37:00Z">
        <w:r w:rsidR="004415A1">
          <w:rPr>
            <w:rFonts w:eastAsia="Times New Roman" w:cstheme="minorHAnsi"/>
            <w:color w:val="000000"/>
            <w:lang w:val="en-CA"/>
          </w:rPr>
          <w:fldChar w:fldCharType="end"/>
        </w:r>
      </w:ins>
      <w:ins w:id="73" w:author="Vanessa Fladmark" w:date="2020-05-19T10:29:00Z">
        <w:r w:rsidR="004415A1">
          <w:rPr>
            <w:rFonts w:eastAsia="Times New Roman" w:cstheme="minorHAnsi"/>
            <w:color w:val="000000"/>
            <w:lang w:val="en-CA"/>
          </w:rPr>
          <w:t>.</w:t>
        </w:r>
      </w:ins>
      <w:del w:id="74" w:author="Vanessa Fladmark" w:date="2020-05-19T10:29:00Z">
        <w:r w:rsidDel="004415A1">
          <w:rPr>
            <w:rFonts w:eastAsia="Times New Roman" w:cstheme="minorHAnsi"/>
            <w:color w:val="000000"/>
            <w:lang w:val="en-CA"/>
          </w:rPr>
          <w:delText xml:space="preserve">, </w:delText>
        </w:r>
      </w:del>
      <w:ins w:id="75" w:author="Brian" w:date="2020-05-06T08:53:00Z">
        <w:del w:id="76" w:author="Vanessa Fladmark" w:date="2020-05-19T10:29:00Z">
          <w:r w:rsidR="002F6E95" w:rsidDel="004415A1">
            <w:rPr>
              <w:rFonts w:eastAsia="Times New Roman" w:cstheme="minorHAnsi"/>
              <w:color w:val="000000"/>
              <w:lang w:val="en-CA"/>
            </w:rPr>
            <w:delText xml:space="preserve">before entering </w:delText>
          </w:r>
        </w:del>
      </w:ins>
      <w:del w:id="77" w:author="Vanessa Fladmark" w:date="2020-05-19T10:29:00Z">
        <w:r w:rsidDel="004415A1">
          <w:rPr>
            <w:rFonts w:eastAsia="Times New Roman" w:cstheme="minorHAnsi"/>
            <w:color w:val="000000"/>
            <w:lang w:val="en-CA"/>
          </w:rPr>
          <w:delText>then salmon reach the Discovery Islands</w:delText>
        </w:r>
        <w:r w:rsidR="00265460" w:rsidDel="004415A1">
          <w:rPr>
            <w:rFonts w:eastAsia="Times New Roman" w:cstheme="minorHAnsi"/>
            <w:color w:val="000000"/>
            <w:lang w:val="en-CA"/>
          </w:rPr>
          <w:delText xml:space="preserve"> </w:delText>
        </w:r>
        <w:r w:rsidR="00674289" w:rsidDel="004415A1">
          <w:rPr>
            <w:rStyle w:val="FootnoteReference"/>
            <w:rFonts w:eastAsia="Times New Roman" w:cstheme="minorHAnsi"/>
            <w:color w:val="000000"/>
            <w:lang w:val="en-CA"/>
          </w:rPr>
          <w:fldChar w:fldCharType="begin" w:fldLock="1"/>
        </w:r>
        <w:r w:rsidR="00DF7973" w:rsidRPr="004415A1" w:rsidDel="004415A1">
          <w:rPr>
            <w:rFonts w:eastAsia="Times New Roman" w:cstheme="minorHAnsi"/>
            <w:color w:val="000000"/>
            <w:lang w:val="en-CA"/>
          </w:rPr>
          <w:delInstrText>ADDIN CSL_CITATION {"citationItems":[{"id":"ITEM-1","itemData":{"DOI":"10.1080/19425120.2016.1223231","ISSN":"19425120","abstract":"The Strait of Georgia, British Columbia, provides important feeding and rearing habitat for forage fish, such as Pacific Herring Clupea pallasii and Eulachon Thaleichthys pacificus as well as all species of North American Pacific salmon Oncorhynchus spp. during their juvenile out-migration. In recent decades, this region has undergone large-scale physical and biological changes. Pacific Herring and Pacific salmon populations have experienced dramatic population fluctuations, while Eulachon have failed to recover from precipitous declines in the 1990s. Archival records of stomach content data from the 1960s, collected primarily from juvenile Pacific salmon, Pacific Herring, and Eulachon, allowed us to investigate diet variability in these species 60 years ago. Consistent with contemporary reports, we found that all species except Eulachon had generalist diets. In contrast to recent studies finding that Pacific Herring are the most important fish prey, Eulachon were the most frequently consumed fish, occurring in 28% of all piscivorous fish stomachs. This suggests that Pacific Herring are an important component of some Pacific salmon diets now, but only because lipid-rich Eulachon are no longer available. Chinook Salmon O. tshawytscha and Coho Salmon O. kisutch had the most similar diets, in part because of their greater piscivory. Species, length, and month and year of capture showed some explanatory power in differentiating the diets of the fish, although they explained less than 10% of total diet variation. Historical data, such as those presented here, offer a unique opportunity to investigate temporal differences in foraging ecology, informing management on how changes in the Strait of Georgia ecosystem may impact the trophic interactions between species.","author":[{"dropping-particle":"","family":"Osgood","given":"Geoffrey J.","non-dropping-particle":"","parse-names":false,"suffix":""},{"dropping-particle":"","family":"Kennedy","given":"Laura A.","non-dropping-particle":"","parse-names":false,"suffix":""},{"dropping-particle":"","family":"Holden","given":"Jessica J.","non-dropping-particle":"","parse-names":false,"suffix":""},{"dropping-particle":"","family":"Hertz","given":"Eric","non-dropping-particle":"","parse-names":false,"suffix":""},{"dropping-particle":"","family":"McKinnell","given":"Skip","non-dropping-particle":"","parse-names":false,"suffix":""},{"dropping-particle":"","family":"Juanes","given":"Francis","non-dropping-particle":"","parse-names":false,"suffix":""}],"container-title":"Marine and Coastal Fisheries","id":"ITEM-1","issue":"1","issued":{"date-parts":[["2016"]]},"page":"580-594","publisher":"Taylor &amp; Francis","title":"Historical diets of forage fish and juvenile pacific salmon in the strait of Georgia, 1966-1968","type":"article-journal","volume":"8"},"uris":["http://www.mendeley.com/documents/?uuid=7bc55408-0a3e-4d74-9ab8-72e4a32e1b0d"]}],"mendeley":{"formattedCitation":"(Osgood et al. 2016)","plainTextFormattedCitation":"(Osgood et al. 2016)","previouslyFormattedCitation":"(Osgood et al. 2016)"},"properties":{"noteIndex":0},"schema":"https://github.com/citation-style-language/schema/raw/master/csl-citation.json"}</w:delInstrText>
        </w:r>
        <w:r w:rsidR="00674289" w:rsidDel="004415A1">
          <w:rPr>
            <w:rStyle w:val="FootnoteReference"/>
            <w:rFonts w:eastAsia="Times New Roman" w:cstheme="minorHAnsi"/>
            <w:color w:val="000000"/>
            <w:lang w:val="en-CA"/>
          </w:rPr>
          <w:fldChar w:fldCharType="separate"/>
        </w:r>
        <w:r w:rsidR="00674289" w:rsidRPr="004415A1" w:rsidDel="004415A1">
          <w:rPr>
            <w:rFonts w:eastAsia="Times New Roman" w:cstheme="minorHAnsi"/>
            <w:bCs/>
            <w:noProof/>
            <w:color w:val="000000"/>
          </w:rPr>
          <w:delText>(Osgood et al. 2016)</w:delText>
        </w:r>
        <w:r w:rsidR="00674289" w:rsidDel="004415A1">
          <w:rPr>
            <w:rStyle w:val="FootnoteReference"/>
            <w:rFonts w:eastAsia="Times New Roman" w:cstheme="minorHAnsi"/>
            <w:color w:val="000000"/>
            <w:lang w:val="en-CA"/>
          </w:rPr>
          <w:fldChar w:fldCharType="end"/>
        </w:r>
        <w:r w:rsidDel="004415A1">
          <w:rPr>
            <w:rFonts w:eastAsia="Times New Roman" w:cstheme="minorHAnsi"/>
            <w:color w:val="000000"/>
            <w:lang w:val="en-CA"/>
          </w:rPr>
          <w:delText xml:space="preserve">. A complex archipelago, the Discovery Islands has tidally mixed waters and </w:delText>
        </w:r>
        <w:commentRangeStart w:id="78"/>
        <w:r w:rsidDel="004415A1">
          <w:rPr>
            <w:rFonts w:eastAsia="Times New Roman" w:cstheme="minorHAnsi"/>
            <w:color w:val="000000"/>
            <w:lang w:val="en-CA"/>
          </w:rPr>
          <w:delText xml:space="preserve">high freshwater influence </w:delText>
        </w:r>
        <w:commentRangeEnd w:id="78"/>
        <w:r w:rsidR="002F6E95" w:rsidDel="004415A1">
          <w:rPr>
            <w:rStyle w:val="CommentReference"/>
          </w:rPr>
          <w:commentReference w:id="78"/>
        </w:r>
        <w:r w:rsidDel="004415A1">
          <w:rPr>
            <w:rFonts w:eastAsia="Times New Roman" w:cstheme="minorHAnsi"/>
            <w:color w:val="000000"/>
            <w:lang w:val="en-CA"/>
          </w:rPr>
          <w:delText>and research has shown most of this area to be food-limiting for sockeye salmon</w:delText>
        </w:r>
        <w:r w:rsidR="00265460" w:rsidDel="004415A1">
          <w:rPr>
            <w:rFonts w:eastAsia="Times New Roman" w:cstheme="minorHAnsi"/>
            <w:color w:val="000000"/>
            <w:lang w:val="en-CA"/>
          </w:rPr>
          <w:delText xml:space="preserve"> </w:delText>
        </w:r>
        <w:r w:rsidR="00674289" w:rsidDel="004415A1">
          <w:rPr>
            <w:rStyle w:val="FootnoteReference"/>
            <w:rFonts w:eastAsia="Times New Roman" w:cstheme="minorHAnsi"/>
            <w:color w:val="000000"/>
            <w:lang w:val="en-CA"/>
          </w:rPr>
          <w:fldChar w:fldCharType="begin" w:fldLock="1"/>
        </w:r>
        <w:r w:rsidR="00DF7973" w:rsidDel="004415A1">
          <w:rPr>
            <w:rFonts w:eastAsia="Times New Roman" w:cstheme="minorHAnsi"/>
            <w:color w:val="000000"/>
            <w:lang w:val="en-CA"/>
          </w:rPr>
          <w:delInstrText>ADDIN CSL_CITATION {"citationItems":[{"id":"ITEM-1","itemData":{"DOI":"10.1111/fog.12471","ISSN":"1054-6006","author":[{"dropping-particle":"","family":"James","given":"Samantha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Oceanography","id":"ITEM-1","issued":{"date-parts":[["2020"]]},"page":"0-2","title":"Running the trophic gauntlet: Empirical support for reduced foraging success in juvenile salmon in tidally mixed coastal waters","type":"article-journal"},"uris":["http://www.mendeley.com/documents/?uuid=69ad6056-1032-44d7-8281-cd92486becc4"]}],"mendeley":{"formattedCitation":"(James et al. 2020)","plainTextFormattedCitation":"(James et al. 2020)","previouslyFormattedCitation":"(James et al. 2020)"},"properties":{"noteIndex":0},"schema":"https://github.com/citation-style-language/schema/raw/master/csl-citation.json"}</w:delInstrText>
        </w:r>
        <w:r w:rsidR="00674289" w:rsidDel="004415A1">
          <w:rPr>
            <w:rStyle w:val="FootnoteReference"/>
            <w:rFonts w:eastAsia="Times New Roman" w:cstheme="minorHAnsi"/>
            <w:color w:val="000000"/>
            <w:lang w:val="en-CA"/>
          </w:rPr>
          <w:fldChar w:fldCharType="separate"/>
        </w:r>
        <w:r w:rsidR="00674289" w:rsidRPr="00674289" w:rsidDel="004415A1">
          <w:rPr>
            <w:rFonts w:eastAsia="Times New Roman" w:cstheme="minorHAnsi"/>
            <w:bCs/>
            <w:noProof/>
            <w:color w:val="000000"/>
          </w:rPr>
          <w:delText>(James et al. 2020)</w:delText>
        </w:r>
        <w:r w:rsidR="00674289" w:rsidDel="004415A1">
          <w:rPr>
            <w:rStyle w:val="FootnoteReference"/>
            <w:rFonts w:eastAsia="Times New Roman" w:cstheme="minorHAnsi"/>
            <w:color w:val="000000"/>
            <w:lang w:val="en-CA"/>
          </w:rPr>
          <w:fldChar w:fldCharType="end"/>
        </w:r>
        <w:r w:rsidDel="004415A1">
          <w:rPr>
            <w:rFonts w:eastAsia="Times New Roman" w:cstheme="minorHAnsi"/>
            <w:color w:val="000000"/>
            <w:lang w:val="en-CA"/>
          </w:rPr>
          <w:delText xml:space="preserve">. Furthering the difficulty of </w:delText>
        </w:r>
      </w:del>
      <w:ins w:id="79" w:author="Brian" w:date="2020-05-06T08:53:00Z">
        <w:del w:id="80" w:author="Vanessa Fladmark" w:date="2020-05-19T10:29:00Z">
          <w:r w:rsidR="002F6E95" w:rsidDel="004415A1">
            <w:rPr>
              <w:rFonts w:eastAsia="Times New Roman" w:cstheme="minorHAnsi"/>
              <w:color w:val="000000"/>
              <w:lang w:val="en-CA"/>
            </w:rPr>
            <w:delText xml:space="preserve">their northward </w:delText>
          </w:r>
        </w:del>
      </w:ins>
      <w:del w:id="81" w:author="Vanessa Fladmark" w:date="2020-05-19T10:29:00Z">
        <w:r w:rsidDel="004415A1">
          <w:rPr>
            <w:rFonts w:eastAsia="Times New Roman" w:cstheme="minorHAnsi"/>
            <w:color w:val="000000"/>
            <w:lang w:val="en-CA"/>
          </w:rPr>
          <w:delText xml:space="preserve">this migration, the deep and narrow Johnstone Strait is </w:delText>
        </w:r>
      </w:del>
      <w:ins w:id="82" w:author="Brian" w:date="2020-05-06T08:55:00Z">
        <w:del w:id="83" w:author="Vanessa Fladmark" w:date="2020-05-19T10:29:00Z">
          <w:r w:rsidR="002F6E95" w:rsidDel="004415A1">
            <w:rPr>
              <w:rFonts w:eastAsia="Times New Roman" w:cstheme="minorHAnsi"/>
              <w:color w:val="000000"/>
              <w:lang w:val="en-CA"/>
            </w:rPr>
            <w:delText xml:space="preserve">north of the DIS is </w:delText>
          </w:r>
        </w:del>
      </w:ins>
      <w:del w:id="84" w:author="Vanessa Fladmark" w:date="2020-05-19T10:29:00Z">
        <w:r w:rsidDel="004415A1">
          <w:rPr>
            <w:rFonts w:eastAsia="Times New Roman" w:cstheme="minorHAnsi"/>
            <w:color w:val="000000"/>
            <w:lang w:val="en-CA"/>
          </w:rPr>
          <w:delText xml:space="preserve">also well-mixed and </w:delText>
        </w:r>
        <w:commentRangeStart w:id="85"/>
        <w:r w:rsidDel="004415A1">
          <w:rPr>
            <w:rFonts w:eastAsia="Times New Roman" w:cstheme="minorHAnsi"/>
            <w:color w:val="000000"/>
            <w:lang w:val="en-CA"/>
          </w:rPr>
          <w:delText>a “trophic gauntlet” for sockeye salmon, and potentially for pink and chum salmon</w:delText>
        </w:r>
        <w:r w:rsidR="00265460" w:rsidDel="004415A1">
          <w:rPr>
            <w:rFonts w:eastAsia="Times New Roman" w:cstheme="minorHAnsi"/>
            <w:color w:val="000000"/>
            <w:lang w:val="en-CA"/>
          </w:rPr>
          <w:delText xml:space="preserve"> </w:delText>
        </w:r>
        <w:r w:rsidR="00674289" w:rsidDel="004415A1">
          <w:rPr>
            <w:rStyle w:val="FootnoteReference"/>
            <w:rFonts w:eastAsia="Times New Roman" w:cstheme="minorHAnsi"/>
            <w:color w:val="000000"/>
            <w:lang w:val="en-CA"/>
          </w:rPr>
          <w:fldChar w:fldCharType="begin" w:fldLock="1"/>
        </w:r>
        <w:r w:rsidR="00DF7973" w:rsidDel="004415A1">
          <w:rPr>
            <w:rFonts w:eastAsia="Times New Roman" w:cstheme="minorHAnsi"/>
            <w:color w:val="000000"/>
            <w:lang w:val="en-CA"/>
          </w:rPr>
          <w:delInstrText>ADDIN CSL_CITATION {"citationItems":[{"id":"ITEM-1","itemData":{"DOI":"10.1111/fog.12063","ISSN":"13652419","abstract":"In spite of a relatively optimistic pre-season forecast, the total return of adult sockeye salmon (Oncorhynchus nerka) to the Fraser River (British Columbia, Canada) in 2009 was the lowest recorded since quantitative records began in the late 1940s. A plausible mechanism is proposed that links a sequence of extreme oceanic and climatic events to poor marine survival. It began with record-setting snow packs in the coastal mountain range during the winter of 2007 that led to the development of unprecedented oceanographic conditions in the spring of 2007 from Queen Charlotte Strait in central British Columbia to Southeast Alaska. When combined with equally extreme atmospheric anomalies in the region in the spring of 2007, with a winter wind regime persisting through July, a coastal surface ocean with characteristics that are known to be associated with lower marine survival was established. Most of the sockeye salmon that were expected to return to the Fraser River as adults in 2009 passed through this atypical ocean as juveniles on their migration to the open ocean in 2007. A trophic gauntlet hypothesis is proposed as a new paradigm to describe the oceanic environment faced by sockeye salmon after they emigrate northward from the Strait of Georgia. The hypothesis identifies a new type of high nutrient low chlorophyll region that can explain how oceanographic extremes at critical locations along the migration route beyond the Strait of Georgia can reduce marine survival in some years. © 2014 John Wiley &amp; Sons Ltd.","author":[{"dropping-particle":"","family":"Mckinnell","given":"Skip","non-dropping-particle":"","parse-names":false,"suffix":""},{"dropping-particle":"","family":"Curchitser","given":"Enrique","non-dropping-particle":"","parse-names":false,"suffix":""},{"dropping-particle":"","family":"Groot","given":"Kees","non-dropping-particle":"","parse-names":false,"suffix":""},{"dropping-particle":"","family":"Kaeriyama","given":"Masahide","non-dropping-particle":"","parse-names":false,"suffix":""},{"dropping-particle":"","family":"Trudel","given":"Marc","non-dropping-particle":"","parse-names":false,"suffix":""}],"container-title":"Fisheries Oceanography","id":"ITEM-1","issue":"4","issued":{"date-parts":[["2014"]]},"page":"322-341","title":"Oceanic and atmospheric extremes motivate a new hypothesis for variable marine survival of Fraser River sockeye salmon","type":"article-journal","volume":"23"},"uris":["http://www.mendeley.com/documents/?uuid=450dba1f-2d53-42ad-be71-9cfe900303a6"]}],"mendeley":{"formattedCitation":"(Mckinnell et al. 2014)","plainTextFormattedCitation":"(Mckinnell et al. 2014)","previouslyFormattedCitation":"(Mckinnell et al. 2014)"},"properties":{"noteIndex":0},"schema":"https://github.com/citation-style-language/schema/raw/master/csl-citation.json"}</w:delInstrText>
        </w:r>
        <w:r w:rsidR="00674289" w:rsidDel="004415A1">
          <w:rPr>
            <w:rStyle w:val="FootnoteReference"/>
            <w:rFonts w:eastAsia="Times New Roman" w:cstheme="minorHAnsi"/>
            <w:color w:val="000000"/>
            <w:lang w:val="en-CA"/>
          </w:rPr>
          <w:fldChar w:fldCharType="separate"/>
        </w:r>
        <w:r w:rsidR="00674289" w:rsidRPr="00674289" w:rsidDel="004415A1">
          <w:rPr>
            <w:rFonts w:eastAsia="Times New Roman" w:cstheme="minorHAnsi"/>
            <w:bCs/>
            <w:noProof/>
            <w:color w:val="000000"/>
          </w:rPr>
          <w:delText>(Mckinnell et al. 2014)</w:delText>
        </w:r>
        <w:r w:rsidR="00674289" w:rsidDel="004415A1">
          <w:rPr>
            <w:rStyle w:val="FootnoteReference"/>
            <w:rFonts w:eastAsia="Times New Roman" w:cstheme="minorHAnsi"/>
            <w:color w:val="000000"/>
            <w:lang w:val="en-CA"/>
          </w:rPr>
          <w:fldChar w:fldCharType="end"/>
        </w:r>
        <w:r w:rsidDel="004415A1">
          <w:rPr>
            <w:rFonts w:eastAsia="Times New Roman" w:cstheme="minorHAnsi"/>
            <w:color w:val="000000"/>
            <w:lang w:val="en-CA"/>
          </w:rPr>
          <w:delText>.</w:delText>
        </w:r>
        <w:commentRangeEnd w:id="85"/>
        <w:r w:rsidR="002F6E95" w:rsidDel="004415A1">
          <w:rPr>
            <w:rStyle w:val="CommentReference"/>
          </w:rPr>
          <w:commentReference w:id="85"/>
        </w:r>
      </w:del>
      <w:r>
        <w:rPr>
          <w:rFonts w:eastAsia="Times New Roman" w:cstheme="minorHAnsi"/>
          <w:color w:val="000000"/>
          <w:lang w:val="en-CA"/>
        </w:rPr>
        <w:t xml:space="preserve"> </w:t>
      </w:r>
      <w:ins w:id="86" w:author="Vanessa Fladmark" w:date="2020-05-19T09:58:00Z">
        <w:r w:rsidR="00ED6720">
          <w:rPr>
            <w:rFonts w:eastAsia="Times New Roman" w:cstheme="minorHAnsi"/>
            <w:color w:val="000000"/>
            <w:lang w:val="en-CA"/>
          </w:rPr>
          <w:t>North of the Strait of Ge</w:t>
        </w:r>
      </w:ins>
      <w:ins w:id="87" w:author="Vanessa Fladmark" w:date="2020-05-19T09:59:00Z">
        <w:r w:rsidR="00ED6720">
          <w:rPr>
            <w:rFonts w:eastAsia="Times New Roman" w:cstheme="minorHAnsi"/>
            <w:color w:val="000000"/>
            <w:lang w:val="en-CA"/>
          </w:rPr>
          <w:t xml:space="preserve">orgia </w:t>
        </w:r>
      </w:ins>
      <w:ins w:id="88" w:author="Vanessa Fladmark" w:date="2020-05-19T10:04:00Z">
        <w:r w:rsidR="00063D72">
          <w:rPr>
            <w:rFonts w:eastAsia="Times New Roman" w:cstheme="minorHAnsi"/>
            <w:color w:val="000000"/>
            <w:lang w:val="en-CA"/>
          </w:rPr>
          <w:t>are</w:t>
        </w:r>
      </w:ins>
      <w:ins w:id="89" w:author="Vanessa Fladmark" w:date="2020-05-19T09:59:00Z">
        <w:r w:rsidR="00ED6720">
          <w:rPr>
            <w:rFonts w:eastAsia="Times New Roman" w:cstheme="minorHAnsi"/>
            <w:color w:val="000000"/>
            <w:lang w:val="en-CA"/>
          </w:rPr>
          <w:t xml:space="preserve"> the complex</w:t>
        </w:r>
      </w:ins>
      <w:ins w:id="90" w:author="Vanessa Fladmark" w:date="2020-05-19T10:02:00Z">
        <w:r w:rsidR="00063D72">
          <w:rPr>
            <w:rFonts w:eastAsia="Times New Roman" w:cstheme="minorHAnsi"/>
            <w:color w:val="000000"/>
            <w:lang w:val="en-CA"/>
          </w:rPr>
          <w:t xml:space="preserve"> and</w:t>
        </w:r>
      </w:ins>
      <w:ins w:id="91" w:author="Vanessa Fladmark" w:date="2020-05-19T09:59:00Z">
        <w:r w:rsidR="00ED6720">
          <w:rPr>
            <w:rFonts w:eastAsia="Times New Roman" w:cstheme="minorHAnsi"/>
            <w:color w:val="000000"/>
            <w:lang w:val="en-CA"/>
          </w:rPr>
          <w:t xml:space="preserve"> tidally mixed </w:t>
        </w:r>
      </w:ins>
      <w:ins w:id="92" w:author="Vanessa Fladmark" w:date="2020-05-19T10:04:00Z">
        <w:r w:rsidR="00063D72">
          <w:rPr>
            <w:rFonts w:eastAsia="Times New Roman" w:cstheme="minorHAnsi"/>
            <w:color w:val="000000"/>
            <w:lang w:val="en-CA"/>
          </w:rPr>
          <w:t>areas</w:t>
        </w:r>
      </w:ins>
      <w:ins w:id="93" w:author="Vanessa Fladmark" w:date="2020-05-19T09:59:00Z">
        <w:r w:rsidR="00ED6720">
          <w:rPr>
            <w:rFonts w:eastAsia="Times New Roman" w:cstheme="minorHAnsi"/>
            <w:color w:val="000000"/>
            <w:lang w:val="en-CA"/>
          </w:rPr>
          <w:t xml:space="preserve"> of </w:t>
        </w:r>
      </w:ins>
      <w:ins w:id="94" w:author="Vanessa Fladmark" w:date="2020-05-19T10:06:00Z">
        <w:r w:rsidR="00063D72">
          <w:rPr>
            <w:rFonts w:eastAsia="Times New Roman" w:cstheme="minorHAnsi"/>
            <w:color w:val="000000"/>
            <w:lang w:val="en-CA"/>
          </w:rPr>
          <w:t xml:space="preserve">the </w:t>
        </w:r>
      </w:ins>
      <w:ins w:id="95" w:author="Vanessa Fladmark" w:date="2020-05-19T09:59:00Z">
        <w:r w:rsidR="00ED6720">
          <w:rPr>
            <w:rFonts w:eastAsia="Times New Roman" w:cstheme="minorHAnsi"/>
            <w:color w:val="000000"/>
            <w:lang w:val="en-CA"/>
          </w:rPr>
          <w:t xml:space="preserve">Discovery Islands and Johnstone Strait, </w:t>
        </w:r>
      </w:ins>
      <w:ins w:id="96" w:author="Vanessa Fladmark" w:date="2020-05-19T10:06:00Z">
        <w:r w:rsidR="00063D72">
          <w:rPr>
            <w:rFonts w:eastAsia="Times New Roman" w:cstheme="minorHAnsi"/>
            <w:color w:val="000000"/>
            <w:lang w:val="en-CA"/>
          </w:rPr>
          <w:t>which</w:t>
        </w:r>
      </w:ins>
      <w:ins w:id="97" w:author="Vanessa Fladmark" w:date="2020-05-19T09:59:00Z">
        <w:r w:rsidR="00ED6720">
          <w:rPr>
            <w:rFonts w:eastAsia="Times New Roman" w:cstheme="minorHAnsi"/>
            <w:color w:val="000000"/>
            <w:lang w:val="en-CA"/>
          </w:rPr>
          <w:t xml:space="preserve"> </w:t>
        </w:r>
      </w:ins>
      <w:ins w:id="98" w:author="Vanessa Fladmark" w:date="2020-05-19T10:00:00Z">
        <w:r w:rsidR="00ED6720">
          <w:rPr>
            <w:rFonts w:eastAsia="Times New Roman" w:cstheme="minorHAnsi"/>
            <w:color w:val="000000"/>
            <w:lang w:val="en-CA"/>
          </w:rPr>
          <w:t>differ in oceanographic properties and zooplankton communities</w:t>
        </w:r>
      </w:ins>
      <w:ins w:id="99" w:author="Vanessa Fladmark" w:date="2020-05-26T16:48:00Z">
        <w:r w:rsidR="00776754">
          <w:rPr>
            <w:rFonts w:eastAsia="Times New Roman" w:cstheme="minorHAnsi"/>
            <w:color w:val="000000"/>
            <w:lang w:val="en-CA"/>
          </w:rPr>
          <w:t xml:space="preserve"> </w:t>
        </w:r>
        <w:r w:rsidR="00776754">
          <w:rPr>
            <w:rFonts w:eastAsia="Times New Roman" w:cstheme="minorHAnsi"/>
            <w:color w:val="000000"/>
            <w:lang w:val="en-CA"/>
          </w:rPr>
          <w:fldChar w:fldCharType="begin" w:fldLock="1"/>
        </w:r>
      </w:ins>
      <w:r w:rsidR="00776754">
        <w:rPr>
          <w:rFonts w:eastAsia="Times New Roman" w:cstheme="minorHAnsi"/>
          <w:color w:val="000000"/>
          <w:lang w:val="en-CA"/>
        </w:rPr>
        <w:instrText>ADDIN CSL_CITATION {"citationItems":[{"id":"ITEM-1","itemData":{"DOI":"10.1016/j.ocemod.2016.11.004","ISSN":"14635003","abstract":"The Salish Sea consisting of Puget Sound and Georgia Basin in U.S and Canadian waters has been the subject of several independent data collection and modeling studies. However, these interconnected basins and their hydrodynamic interactions have not received attention as a contiguous unit. The Strait of Juan de Fuca is the primary pathway through which Pacific Ocean water enters the Salish Sea but the role played by Johnstone Strait and the complex channels northeast of Vancouver Island, connecting the Salish Sea and the Pacific Ocean, on overall Salish Sea circulation has not been characterized. In this paper we present a modeling-based assessment of the two-layer circulation and transport through the multiple interconnected sub-basins within the Salish Sea including the effect of exchange via Johnstone Strait and Discovery Islands. The Salish Sea Model previously developed using the finite volume community ocean model (FVCOM) was expanded over the continental shelf for this assessment encircling Vancouver Island, including Discovery Islands, Johnstone Strait, Broughton Archipelago and the associated waterways. A computational technique was developed to allow summation of volume fluxes across arbitrary transects through unstructured finite volume cells. Tidally averaged volume fluxes were computed at multiple transects. The results were used to validate the classic model of Circulation in Embracing Sills for Puget Sound and to provide quantitative estimates of the lateral distribution of tidally averaged transport through the system. Sensitivity tests with and without exchanges through Johnstone Strait demonstrate that it is a pathway for Georgia Basin runoff and Fraser River water to exit the Salish Sea and for Pacific Ocean inflow. However the relative impact of this exchange on circulation and flushing in Puget Sound Basin is small.","author":[{"dropping-particle":"","family":"Khangaonkar","given":"Tarang","non-dropping-particle":"","parse-names":false,"suffix":""},{"dropping-particle":"","family":"Long","given":"Wen","non-dropping-particle":"","parse-names":false,"suffix":""},{"dropping-particle":"","family":"Xu","given":"Wenwei","non-dropping-particle":"","parse-names":false,"suffix":""}],"container-title":"Ocean Modelling","id":"ITEM-1","issued":{"date-parts":[["2017"]]},"page":"11-32","publisher":"Elsevier Ltd","title":"Assessment of circulation and inter-basin transport in the Salish Sea including Johnstone Strait and Discovery Islands pathways","type":"article-journal","volume":"109"},"uris":["http://www.mendeley.com/documents/?uuid=bfe0add7-ea6d-4607-9cd1-ae6d0d932d87"]},{"id":"ITEM-2","itemData":{"author":[{"dropping-particle":"","family":"Mahara","given":"Natalie","non-dropping-particle":"","parse-names":false,"suffix":""}],"id":"ITEM-2","issued":{"date-parts":[["2018"]]},"number-of-pages":"91","title":"Zooplankton Community Composition Across a Range of Productivity Regimes in Coastal British Columbia","type":"thesis"},"uris":["http://www.mendeley.com/documents/?uuid=620d8be9-e6eb-4ba3-b5d2-6b09389d1e7b"]}],"mendeley":{"formattedCitation":"(Khangaonkar et al., 2017; Mahara, 2018)","plainTextFormattedCitation":"(Khangaonkar et al., 2017; Mahara, 2018)","previouslyFormattedCitation":"(Khangaonkar et al., 2017; Mahara, 2018)"},"properties":{"noteIndex":0},"schema":"https://github.com/citation-style-language/schema/raw/master/csl-citation.json"}</w:instrText>
      </w:r>
      <w:r w:rsidR="00776754">
        <w:rPr>
          <w:rFonts w:eastAsia="Times New Roman" w:cstheme="minorHAnsi"/>
          <w:color w:val="000000"/>
          <w:lang w:val="en-CA"/>
        </w:rPr>
        <w:fldChar w:fldCharType="separate"/>
      </w:r>
      <w:r w:rsidR="00776754" w:rsidRPr="00776754">
        <w:rPr>
          <w:rFonts w:eastAsia="Times New Roman" w:cstheme="minorHAnsi"/>
          <w:noProof/>
          <w:color w:val="000000"/>
          <w:lang w:val="en-CA"/>
        </w:rPr>
        <w:t>(Khangaonkar et al., 2017; Mahara, 2018)</w:t>
      </w:r>
      <w:ins w:id="100" w:author="Vanessa Fladmark" w:date="2020-05-26T16:48:00Z">
        <w:r w:rsidR="00776754">
          <w:rPr>
            <w:rFonts w:eastAsia="Times New Roman" w:cstheme="minorHAnsi"/>
            <w:color w:val="000000"/>
            <w:lang w:val="en-CA"/>
          </w:rPr>
          <w:fldChar w:fldCharType="end"/>
        </w:r>
      </w:ins>
      <w:ins w:id="101" w:author="Vanessa Fladmark" w:date="2020-05-19T10:00:00Z">
        <w:r w:rsidR="00ED6720">
          <w:rPr>
            <w:rFonts w:eastAsia="Times New Roman" w:cstheme="minorHAnsi"/>
            <w:color w:val="000000"/>
            <w:lang w:val="en-CA"/>
          </w:rPr>
          <w:t xml:space="preserve">. </w:t>
        </w:r>
      </w:ins>
      <w:ins w:id="102" w:author="Vanessa Fladmark" w:date="2020-05-19T10:07:00Z">
        <w:r w:rsidR="00063D72">
          <w:rPr>
            <w:rFonts w:eastAsia="Times New Roman" w:cstheme="minorHAnsi"/>
            <w:color w:val="000000"/>
            <w:lang w:val="en-CA"/>
          </w:rPr>
          <w:t xml:space="preserve">Recent studies have hypothesized these regions to be a </w:t>
        </w:r>
      </w:ins>
      <w:ins w:id="103" w:author="Vanessa Fladmark" w:date="2020-05-19T10:23:00Z">
        <w:r w:rsidR="00814F85">
          <w:rPr>
            <w:rFonts w:eastAsia="Times New Roman" w:cstheme="minorHAnsi"/>
            <w:color w:val="000000"/>
            <w:lang w:val="en-CA"/>
          </w:rPr>
          <w:t>“</w:t>
        </w:r>
      </w:ins>
      <w:ins w:id="104" w:author="Vanessa Fladmark" w:date="2020-05-19T10:07:00Z">
        <w:r w:rsidR="00063D72">
          <w:rPr>
            <w:rFonts w:eastAsia="Times New Roman" w:cstheme="minorHAnsi"/>
            <w:color w:val="000000"/>
            <w:lang w:val="en-CA"/>
          </w:rPr>
          <w:t>trophic gauntlet</w:t>
        </w:r>
      </w:ins>
      <w:ins w:id="105" w:author="Vanessa Fladmark" w:date="2020-05-19T10:23:00Z">
        <w:r w:rsidR="00814F85">
          <w:rPr>
            <w:rFonts w:eastAsia="Times New Roman" w:cstheme="minorHAnsi"/>
            <w:color w:val="000000"/>
            <w:lang w:val="en-CA"/>
          </w:rPr>
          <w:t>”</w:t>
        </w:r>
      </w:ins>
      <w:ins w:id="106" w:author="Vanessa Fladmark" w:date="2020-05-19T10:07:00Z">
        <w:r w:rsidR="00063D72">
          <w:rPr>
            <w:rFonts w:eastAsia="Times New Roman" w:cstheme="minorHAnsi"/>
            <w:color w:val="000000"/>
            <w:lang w:val="en-CA"/>
          </w:rPr>
          <w:t xml:space="preserve"> for juvenile salmon, </w:t>
        </w:r>
      </w:ins>
      <w:ins w:id="107" w:author="Vanessa Fladmark" w:date="2020-05-19T10:20:00Z">
        <w:r w:rsidR="00814F85">
          <w:rPr>
            <w:rFonts w:eastAsia="Times New Roman" w:cstheme="minorHAnsi"/>
            <w:color w:val="000000"/>
            <w:lang w:val="en-CA"/>
          </w:rPr>
          <w:t xml:space="preserve">sockeye salmon were indeed food limited in </w:t>
        </w:r>
      </w:ins>
      <w:ins w:id="108" w:author="Vanessa Fladmark" w:date="2020-05-19T10:23:00Z">
        <w:r w:rsidR="00814F85">
          <w:rPr>
            <w:rFonts w:eastAsia="Times New Roman" w:cstheme="minorHAnsi"/>
            <w:color w:val="000000"/>
            <w:lang w:val="en-CA"/>
          </w:rPr>
          <w:t xml:space="preserve">these </w:t>
        </w:r>
      </w:ins>
      <w:ins w:id="109" w:author="Vanessa Fladmark" w:date="2020-05-19T10:20:00Z">
        <w:r w:rsidR="00814F85">
          <w:rPr>
            <w:rFonts w:eastAsia="Times New Roman" w:cstheme="minorHAnsi"/>
            <w:color w:val="000000"/>
            <w:lang w:val="en-CA"/>
          </w:rPr>
          <w:t xml:space="preserve">tidally mixed waters, consuming &lt;0.5% </w:t>
        </w:r>
      </w:ins>
      <w:ins w:id="110" w:author="Vanessa Fladmark" w:date="2020-05-19T10:23:00Z">
        <w:r w:rsidR="00814F85">
          <w:rPr>
            <w:rFonts w:eastAsia="Times New Roman" w:cstheme="minorHAnsi"/>
            <w:color w:val="000000"/>
            <w:lang w:val="en-CA"/>
          </w:rPr>
          <w:t xml:space="preserve">of their </w:t>
        </w:r>
      </w:ins>
      <w:ins w:id="111" w:author="Vanessa Fladmark" w:date="2020-05-19T10:20:00Z">
        <w:r w:rsidR="00814F85">
          <w:rPr>
            <w:rFonts w:eastAsia="Times New Roman" w:cstheme="minorHAnsi"/>
            <w:color w:val="000000"/>
            <w:lang w:val="en-CA"/>
          </w:rPr>
          <w:t>body weight</w:t>
        </w:r>
      </w:ins>
      <w:ins w:id="112" w:author="Vanessa Fladmark" w:date="2020-05-26T16:49:00Z">
        <w:r w:rsidR="00776754">
          <w:rPr>
            <w:rFonts w:eastAsia="Times New Roman" w:cstheme="minorHAnsi"/>
            <w:color w:val="000000"/>
            <w:lang w:val="en-CA"/>
          </w:rPr>
          <w:t xml:space="preserve"> </w:t>
        </w:r>
        <w:r w:rsidR="00776754">
          <w:rPr>
            <w:rFonts w:eastAsia="Times New Roman" w:cstheme="minorHAnsi"/>
            <w:color w:val="000000"/>
            <w:lang w:val="en-CA"/>
          </w:rPr>
          <w:fldChar w:fldCharType="begin" w:fldLock="1"/>
        </w:r>
      </w:ins>
      <w:r w:rsidR="001215CF">
        <w:rPr>
          <w:rFonts w:eastAsia="Times New Roman" w:cstheme="minorHAnsi"/>
          <w:color w:val="000000"/>
          <w:lang w:val="en-CA"/>
        </w:rPr>
        <w:instrText>ADDIN CSL_CITATION {"citationItems":[{"id":"ITEM-1","itemData":{"DOI":"10.1111/fog.12063","ISSN":"13652419","abstract":"In spite of a relatively optimistic pre-season forecast, the total return of adult sockeye salmon (Oncorhynchus nerka) to the Fraser River (British Columbia, Canada) in 2009 was the lowest recorded since quantitative records began in the late 1940s. A plausible mechanism is proposed that links a sequence of extreme oceanic and climatic events to poor marine survival. It began with record-setting snow packs in the coastal mountain range during the winter of 2007 that led to the development of unprecedented oceanographic conditions in the spring of 2007 from Queen Charlotte Strait in central British Columbia to Southeast Alaska. When combined with equally extreme atmospheric anomalies in the region in the spring of 2007, with a winter wind regime persisting through July, a coastal surface ocean with characteristics that are known to be associated with lower marine survival was established. Most of the sockeye salmon that were expected to return to the Fraser River as adults in 2009 passed through this atypical ocean as juveniles on their migration to the open ocean in 2007. A trophic gauntlet hypothesis is proposed as a new paradigm to describe the oceanic environment faced by sockeye salmon after they emigrate northward from the Strait of Georgia. The hypothesis identifies a new type of high nutrient low chlorophyll region that can explain how oceanographic extremes at critical locations along the migration route beyond the Strait of Georgia can reduce marine survival in some years. © 2014 John Wiley &amp; Sons Ltd.","author":[{"dropping-particle":"","family":"Mckinnell","given":"Skip","non-dropping-particle":"","parse-names":false,"suffix":""},{"dropping-particle":"","family":"Curchitser","given":"Enrique","non-dropping-particle":"","parse-names":false,"suffix":""},{"dropping-particle":"","family":"Groot","given":"Kees","non-dropping-particle":"","parse-names":false,"suffix":""},{"dropping-particle":"","family":"Kaeriyama","given":"Masahide","non-dropping-particle":"","parse-names":false,"suffix":""},{"dropping-particle":"","family":"Trudel","given":"Marc","non-dropping-particle":"","parse-names":false,"suffix":""}],"container-title":"Fisheries Oceanography","id":"ITEM-1","issue":"4","issued":{"date-parts":[["2014"]]},"page":"322-341","title":"Oceanic and atmospheric extremes motivate a new hypothesis for variable marine survival of Fraser River sockeye salmon","type":"article-journal","volume":"23"},"uris":["http://www.mendeley.com/documents/?uuid=450dba1f-2d53-42ad-be71-9cfe900303a6"]},{"id":"ITEM-2","itemData":{"DOI":"10.1111/fog.12471","ISSN":"1054-6006","abstract":"The productivity of Fraser River sockeye salmon has declined in recent years, with 2019 being the lowest return on record. The cause of the decline is still not fully understood; however, bottom-up drivers and trophic interactions during the early marine migration are considered to be important contributing factors. McKinnell et al. (Fisheries Oceanography, 23, 2014 and 322) developed a “trophic gauntlet hypothesis,” proposing that low biological productivity leads to an energy deficit from poor foraging opportunities in migrating salmon. When combined with poor foraging conditions in typically productive waters elsewhere on the migration, low marine survival may result. Our study examined prey availability and stomach fullness of juvenile sockeye salmon along the 120 km stretch of the coastal migration through the Discovery Islands and Johnstone Strait to determine whether this section of the migration is indeed food limited. We observed low stomach fullness throughout tidally mixed waters, providing empirical support for the trophic gauntlet hypothesis. Zooplankton abundance was high in these regions so it appeared that unfavourably small prey size may have been the cause of low foraging success. We also observed foraging hotspots at both ends of the gauntlet, indicating that such areas may be key feeding grounds for migratory salmon.","author":[{"dropping-particle":"","family":"James","given":"Samantha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Oceanography","id":"ITEM-2","issue":"3","issued":{"date-parts":[["2020"]]},"page":"0-2","title":"Running the trophic gauntlet: Empirical support for reduced foraging success in juvenile salmon in tidally mixed coastal waters","type":"article-journal","volume":"29"},"uris":["http://www.mendeley.com/documents/?uuid=e4835d9b-0fa1-4027-b56b-ff583bc7a6de"]}],"mendeley":{"formattedCitation":"(James et al., 2020; Mckinnell et al., 2014)","plainTextFormattedCitation":"(James et al., 2020; Mckinnell et al., 2014)","previouslyFormattedCitation":"(James et al., 2020; Mckinnell et al., 2014)"},"properties":{"noteIndex":0},"schema":"https://github.com/citation-style-language/schema/raw/master/csl-citation.json"}</w:instrText>
      </w:r>
      <w:r w:rsidR="00776754">
        <w:rPr>
          <w:rFonts w:eastAsia="Times New Roman" w:cstheme="minorHAnsi"/>
          <w:color w:val="000000"/>
          <w:lang w:val="en-CA"/>
        </w:rPr>
        <w:fldChar w:fldCharType="separate"/>
      </w:r>
      <w:r w:rsidR="00776754" w:rsidRPr="00776754">
        <w:rPr>
          <w:rFonts w:eastAsia="Times New Roman" w:cstheme="minorHAnsi"/>
          <w:noProof/>
          <w:color w:val="000000"/>
          <w:lang w:val="en-CA"/>
        </w:rPr>
        <w:t>(James et al., 2020; Mckinnell et al., 2014)</w:t>
      </w:r>
      <w:ins w:id="113" w:author="Vanessa Fladmark" w:date="2020-05-26T16:49:00Z">
        <w:r w:rsidR="00776754">
          <w:rPr>
            <w:rFonts w:eastAsia="Times New Roman" w:cstheme="minorHAnsi"/>
            <w:color w:val="000000"/>
            <w:lang w:val="en-CA"/>
          </w:rPr>
          <w:fldChar w:fldCharType="end"/>
        </w:r>
      </w:ins>
      <w:ins w:id="114" w:author="Vanessa Fladmark" w:date="2020-05-19T10:20:00Z">
        <w:r w:rsidR="00814F85">
          <w:rPr>
            <w:rFonts w:eastAsia="Times New Roman" w:cstheme="minorHAnsi"/>
            <w:color w:val="000000"/>
            <w:lang w:val="en-CA"/>
          </w:rPr>
          <w:t xml:space="preserve">. Since pink and chum salmon </w:t>
        </w:r>
      </w:ins>
      <w:ins w:id="115" w:author="Vanessa Fladmark" w:date="2020-05-19T10:21:00Z">
        <w:r w:rsidR="00814F85">
          <w:rPr>
            <w:rFonts w:eastAsia="Times New Roman" w:cstheme="minorHAnsi"/>
            <w:color w:val="000000"/>
            <w:lang w:val="en-CA"/>
          </w:rPr>
          <w:t>have similar foraging and migration</w:t>
        </w:r>
      </w:ins>
      <w:ins w:id="116" w:author="Vanessa Fladmark" w:date="2020-05-19T10:24:00Z">
        <w:r w:rsidR="00814F85">
          <w:rPr>
            <w:rFonts w:eastAsia="Times New Roman" w:cstheme="minorHAnsi"/>
            <w:color w:val="000000"/>
            <w:lang w:val="en-CA"/>
          </w:rPr>
          <w:t xml:space="preserve"> </w:t>
        </w:r>
      </w:ins>
      <w:ins w:id="117" w:author="Vanessa Fladmark" w:date="2020-05-19T10:26:00Z">
        <w:r w:rsidR="00814F85">
          <w:rPr>
            <w:rFonts w:eastAsia="Times New Roman" w:cstheme="minorHAnsi"/>
            <w:color w:val="000000"/>
            <w:lang w:val="en-CA"/>
          </w:rPr>
          <w:t xml:space="preserve">as </w:t>
        </w:r>
      </w:ins>
      <w:ins w:id="118" w:author="Vanessa Fladmark" w:date="2020-05-19T10:24:00Z">
        <w:r w:rsidR="00814F85">
          <w:rPr>
            <w:rFonts w:eastAsia="Times New Roman" w:cstheme="minorHAnsi"/>
            <w:color w:val="000000"/>
            <w:lang w:val="en-CA"/>
          </w:rPr>
          <w:t>sockeye</w:t>
        </w:r>
      </w:ins>
      <w:ins w:id="119" w:author="Vanessa Fladmark" w:date="2020-05-19T10:21:00Z">
        <w:r w:rsidR="00814F85">
          <w:rPr>
            <w:rFonts w:eastAsia="Times New Roman" w:cstheme="minorHAnsi"/>
            <w:color w:val="000000"/>
            <w:lang w:val="en-CA"/>
          </w:rPr>
          <w:t xml:space="preserve">, </w:t>
        </w:r>
      </w:ins>
      <w:ins w:id="120" w:author="Vanessa Fladmark" w:date="2020-05-19T10:25:00Z">
        <w:r w:rsidR="00814F85">
          <w:rPr>
            <w:rFonts w:eastAsia="Times New Roman" w:cstheme="minorHAnsi"/>
            <w:color w:val="000000"/>
            <w:lang w:val="en-CA"/>
          </w:rPr>
          <w:t>pink and chum</w:t>
        </w:r>
      </w:ins>
      <w:ins w:id="121" w:author="Vanessa Fladmark" w:date="2020-05-19T10:21:00Z">
        <w:r w:rsidR="00814F85">
          <w:rPr>
            <w:rFonts w:eastAsia="Times New Roman" w:cstheme="minorHAnsi"/>
            <w:color w:val="000000"/>
            <w:lang w:val="en-CA"/>
          </w:rPr>
          <w:t xml:space="preserve"> </w:t>
        </w:r>
      </w:ins>
      <w:ins w:id="122" w:author="Vanessa Fladmark" w:date="2020-05-19T10:25:00Z">
        <w:r w:rsidR="00814F85">
          <w:rPr>
            <w:rFonts w:eastAsia="Times New Roman" w:cstheme="minorHAnsi"/>
            <w:color w:val="000000"/>
            <w:lang w:val="en-CA"/>
          </w:rPr>
          <w:t xml:space="preserve">likely </w:t>
        </w:r>
      </w:ins>
      <w:ins w:id="123" w:author="Vanessa Fladmark" w:date="2020-05-19T10:21:00Z">
        <w:r w:rsidR="00814F85">
          <w:rPr>
            <w:rFonts w:eastAsia="Times New Roman" w:cstheme="minorHAnsi"/>
            <w:color w:val="000000"/>
            <w:lang w:val="en-CA"/>
          </w:rPr>
          <w:t xml:space="preserve">also experience </w:t>
        </w:r>
      </w:ins>
      <w:ins w:id="124" w:author="Vanessa Fladmark" w:date="2020-05-19T10:23:00Z">
        <w:r w:rsidR="00814F85">
          <w:rPr>
            <w:rFonts w:eastAsia="Times New Roman" w:cstheme="minorHAnsi"/>
            <w:color w:val="000000"/>
            <w:lang w:val="en-CA"/>
          </w:rPr>
          <w:t>th</w:t>
        </w:r>
      </w:ins>
      <w:ins w:id="125" w:author="Vanessa Fladmark" w:date="2020-05-19T10:24:00Z">
        <w:r w:rsidR="00814F85">
          <w:rPr>
            <w:rFonts w:eastAsia="Times New Roman" w:cstheme="minorHAnsi"/>
            <w:color w:val="000000"/>
            <w:lang w:val="en-CA"/>
          </w:rPr>
          <w:t>is</w:t>
        </w:r>
      </w:ins>
      <w:ins w:id="126" w:author="Vanessa Fladmark" w:date="2020-05-19T10:21:00Z">
        <w:r w:rsidR="00814F85">
          <w:rPr>
            <w:rFonts w:eastAsia="Times New Roman" w:cstheme="minorHAnsi"/>
            <w:color w:val="000000"/>
            <w:lang w:val="en-CA"/>
          </w:rPr>
          <w:t xml:space="preserve"> gauntlet, impact</w:t>
        </w:r>
      </w:ins>
      <w:ins w:id="127" w:author="Vanessa Fladmark" w:date="2020-05-19T10:22:00Z">
        <w:r w:rsidR="00814F85">
          <w:rPr>
            <w:rFonts w:eastAsia="Times New Roman" w:cstheme="minorHAnsi"/>
            <w:color w:val="000000"/>
            <w:lang w:val="en-CA"/>
          </w:rPr>
          <w:t xml:space="preserve">ing </w:t>
        </w:r>
      </w:ins>
      <w:ins w:id="128" w:author="Vanessa Fladmark" w:date="2020-05-19T10:24:00Z">
        <w:r w:rsidR="00814F85">
          <w:rPr>
            <w:rFonts w:eastAsia="Times New Roman" w:cstheme="minorHAnsi"/>
            <w:color w:val="000000"/>
            <w:lang w:val="en-CA"/>
          </w:rPr>
          <w:t>competi</w:t>
        </w:r>
      </w:ins>
      <w:ins w:id="129" w:author="Vanessa Fladmark" w:date="2020-05-19T10:25:00Z">
        <w:r w:rsidR="00814F85">
          <w:rPr>
            <w:rFonts w:eastAsia="Times New Roman" w:cstheme="minorHAnsi"/>
            <w:color w:val="000000"/>
            <w:lang w:val="en-CA"/>
          </w:rPr>
          <w:t>tion,</w:t>
        </w:r>
      </w:ins>
      <w:ins w:id="130" w:author="Vanessa Fladmark" w:date="2020-05-19T10:21:00Z">
        <w:r w:rsidR="00814F85">
          <w:rPr>
            <w:rFonts w:eastAsia="Times New Roman" w:cstheme="minorHAnsi"/>
            <w:color w:val="000000"/>
            <w:lang w:val="en-CA"/>
          </w:rPr>
          <w:t xml:space="preserve"> growth and survival</w:t>
        </w:r>
      </w:ins>
      <w:ins w:id="131" w:author="Vanessa Fladmark" w:date="2020-05-19T10:22:00Z">
        <w:r w:rsidR="00814F85">
          <w:rPr>
            <w:rFonts w:eastAsia="Times New Roman" w:cstheme="minorHAnsi"/>
            <w:color w:val="000000"/>
            <w:lang w:val="en-CA"/>
          </w:rPr>
          <w:t>.</w:t>
        </w:r>
      </w:ins>
      <w:ins w:id="132" w:author="Vanessa Fladmark" w:date="2020-05-19T10:27:00Z">
        <w:r w:rsidR="00814F85">
          <w:rPr>
            <w:rFonts w:eastAsia="Times New Roman" w:cstheme="minorHAnsi"/>
            <w:color w:val="000000"/>
            <w:lang w:val="en-CA"/>
          </w:rPr>
          <w:t xml:space="preserve"> </w:t>
        </w:r>
      </w:ins>
      <w:r>
        <w:rPr>
          <w:rFonts w:eastAsia="Times New Roman" w:cstheme="minorHAnsi"/>
          <w:color w:val="000000"/>
          <w:lang w:val="en-CA"/>
        </w:rPr>
        <w:t xml:space="preserve">Along this route situated between Vancouver Island and mainland B.C., salmon then migrate through Queen Charlotte Strait, where they may be able to </w:t>
      </w:r>
      <w:ins w:id="133" w:author="evgeny" w:date="2020-05-18T12:20:00Z">
        <w:r w:rsidR="005F1EA6">
          <w:rPr>
            <w:rFonts w:eastAsia="Times New Roman" w:cstheme="minorHAnsi"/>
            <w:color w:val="000000"/>
            <w:lang w:val="en-CA"/>
          </w:rPr>
          <w:t xml:space="preserve">forage successfully and </w:t>
        </w:r>
      </w:ins>
      <w:r>
        <w:rPr>
          <w:rFonts w:eastAsia="Times New Roman" w:cstheme="minorHAnsi"/>
          <w:color w:val="000000"/>
          <w:lang w:val="en-CA"/>
        </w:rPr>
        <w:t>replenish</w:t>
      </w:r>
      <w:ins w:id="134" w:author="Vanessa Fladmark" w:date="2020-05-19T09:57:00Z">
        <w:r w:rsidR="00ED6720">
          <w:rPr>
            <w:rFonts w:eastAsia="Times New Roman" w:cstheme="minorHAnsi"/>
            <w:color w:val="000000"/>
            <w:lang w:val="en-CA"/>
          </w:rPr>
          <w:t xml:space="preserve"> from</w:t>
        </w:r>
      </w:ins>
      <w:r>
        <w:rPr>
          <w:rFonts w:eastAsia="Times New Roman" w:cstheme="minorHAnsi"/>
          <w:color w:val="000000"/>
          <w:lang w:val="en-CA"/>
        </w:rPr>
        <w:t xml:space="preserve"> </w:t>
      </w:r>
      <w:ins w:id="135" w:author="evgeny" w:date="2020-05-18T12:20:00Z">
        <w:r w:rsidR="005F1EA6">
          <w:rPr>
            <w:rFonts w:eastAsia="Times New Roman" w:cstheme="minorHAnsi"/>
            <w:color w:val="000000"/>
            <w:lang w:val="en-CA"/>
          </w:rPr>
          <w:t xml:space="preserve">experienced </w:t>
        </w:r>
      </w:ins>
      <w:del w:id="136" w:author="evgeny" w:date="2020-05-18T12:20:00Z">
        <w:r w:rsidDel="005F1EA6">
          <w:rPr>
            <w:rFonts w:eastAsia="Times New Roman" w:cstheme="minorHAnsi"/>
            <w:color w:val="000000"/>
            <w:lang w:val="en-CA"/>
          </w:rPr>
          <w:delText xml:space="preserve">and </w:delText>
        </w:r>
      </w:del>
      <w:ins w:id="137" w:author="evgeny" w:date="2020-05-18T12:20:00Z">
        <w:r w:rsidR="005F1EA6">
          <w:rPr>
            <w:rFonts w:eastAsia="Times New Roman" w:cstheme="minorHAnsi"/>
            <w:color w:val="000000"/>
            <w:lang w:val="en-CA"/>
          </w:rPr>
          <w:t>food shortage</w:t>
        </w:r>
      </w:ins>
      <w:ins w:id="138" w:author="evgeny" w:date="2020-05-18T12:21:00Z">
        <w:r w:rsidR="005F1EA6">
          <w:rPr>
            <w:rFonts w:eastAsia="Times New Roman" w:cstheme="minorHAnsi"/>
            <w:color w:val="000000"/>
            <w:lang w:val="en-CA"/>
          </w:rPr>
          <w:t>s</w:t>
        </w:r>
      </w:ins>
      <w:ins w:id="139" w:author="Vanessa Fladmark" w:date="2020-05-19T09:57:00Z">
        <w:r w:rsidR="00ED6720">
          <w:rPr>
            <w:rFonts w:eastAsia="Times New Roman" w:cstheme="minorHAnsi"/>
            <w:color w:val="000000"/>
            <w:lang w:val="en-CA"/>
          </w:rPr>
          <w:t xml:space="preserve"> </w:t>
        </w:r>
      </w:ins>
      <w:del w:id="140" w:author="evgeny" w:date="2020-05-18T12:20:00Z">
        <w:r w:rsidDel="005F1EA6">
          <w:rPr>
            <w:rFonts w:eastAsia="Times New Roman" w:cstheme="minorHAnsi"/>
            <w:color w:val="000000"/>
            <w:lang w:val="en-CA"/>
          </w:rPr>
          <w:delText>forage successfully</w:delText>
        </w:r>
        <w:r w:rsidR="00FA68F1" w:rsidDel="005F1EA6">
          <w:rPr>
            <w:rFonts w:eastAsia="Times New Roman" w:cstheme="minorHAnsi"/>
            <w:color w:val="000000"/>
            <w:lang w:val="en-CA"/>
          </w:rPr>
          <w:delText xml:space="preserve"> </w:delText>
        </w:r>
      </w:del>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{"citationItems":[{"id":"ITEM-1","itemData":{"abstract":"This report summarizes physical and lower trophic level data collected in Hecate Strait and Queen Charlotte Sound. The purpose is to: 1) organize those portions of the physical, water chemistry, phytoplankton, and zooplankton data base which will be required for the development of lower trophic level simulation models for Hecate Strait, 2) summarize appropriate lower trophic level data (physical, water chemistry, phytoplankton, and zooplankton) to produce best estimates of interannual and decadal seasonal patterns, and 3) quantify the extent of spatial variability that may exist within the Hecate Strait Region. The report is laid out in four sections: 1) physical climatic and oceanographic factors, 2) nutrients, 3) chlorophyll and primary production, and 4) zooplankton. There was considerable between-site variability in precipitation (wetter along the mainland coast); sunlight (more hours of bright sunlight in southern Queen Charlotte Sound and northwestern Hecate Strait); sea surface temperatures (cooler near Queen Charlotte Strait); and sea surface salinity (fresher near the mainland coast). There were also some striking long-term trends and low frequency oscillations in physical conditions. In general, the data suggest that global warming has significantly increased winter and spring temperatures, but not summer or fall temperatures in the region. There were no between-site (Dixon Entrance, Hecate Strait, and Queen Charlotte Sound) differences in nutrient concentrations. During the summer, the depth of the upper wind- mixed layer varied between 10 to 30 m, and summer concentrations of NO3 , PO4 and SiO2 were low between 0-5 m, about doubled between 5-15 m and then gradually increased with water depth. Winter concentrations were higher than in the summer. Chlorophyll a concentrations measured from surface waters (&lt;10 m deep) at three locations (Dixon Entrance, Hecate Strait, and Queen Charlotte Sound) were similar between years and between sites. During the summer, surface (0-20 m) chlorophyll a concentrations averaged about 2 µg·L-1, increased significantly between 20-30 m and decreased below 30-40 m. During the winter, chlorophyll a concentrations were consistently much lower. Zooplankton biomasses from Hecate Strait and Queen Charlotte Sound were statistically similar and higher than from Dixon Entrance. Long-term time trends for the years 1957-2001 suggested that some of the variability in zooplankton biomass may have been related to the periodici…","author":[{"dropping-particle":"","family":"Mcqueen","given":"D.","non-dropping-particle":"","parse-names":false,"suffix":""},{"dropping-particle":"","family":"Ware","given":"D.","non-dropping-particle":"","parse-names":false,"suffix":""}],"id":"ITEM-1","issued":{"date-parts":[["2006"]]},"page":"133","title":"Handbook of Physical, Chemical, Phytoplankton, and Zooplankton Data from Hecate Strait, Dixon Entrance, Goose Island Bank and Queen Charlotte Sound","type":"article-journal"},"uris":["http://www.mendeley.com/documents/?uuid=15fa1a49-3852-41fa-b118-09c43bf7b53d"]}],"mendeley":{"formattedCitation":"(Mcqueen &amp; Ware, 2006)","plainTextFormattedCitation":"(Mcqueen &amp; Ware, 2006)","previouslyFormattedCitation":"(Mcqueen &amp; Ware, 2006)"},"properties":{"noteIndex":0},"schema":"https://github.com/citation-style-language/schema/raw/master/csl-citation.json"}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(Mcqueen &amp; Ware, 2006)</w:t>
      </w:r>
      <w:r w:rsidR="00674289">
        <w:rPr>
          <w:rStyle w:val="FootnoteReference"/>
          <w:rFonts w:eastAsia="Times New Roman" w:cstheme="minorHAnsi"/>
          <w:color w:val="000000"/>
          <w:lang w:val="en-CA"/>
        </w:rPr>
        <w:fldChar w:fldCharType="end"/>
      </w:r>
      <w:r>
        <w:rPr>
          <w:rFonts w:eastAsia="Times New Roman" w:cstheme="minorHAnsi"/>
          <w:color w:val="000000"/>
          <w:lang w:val="en-CA"/>
        </w:rPr>
        <w:t xml:space="preserve">. </w:t>
      </w:r>
    </w:p>
    <w:p w14:paraId="640B29C8" w14:textId="77777777" w:rsidR="000D2776" w:rsidRDefault="000D2776" w:rsidP="00266C78">
      <w:pPr>
        <w:spacing w:line="480" w:lineRule="auto"/>
        <w:rPr>
          <w:rFonts w:eastAsia="Times New Roman" w:cstheme="minorHAnsi"/>
          <w:color w:val="000000"/>
          <w:lang w:val="en-CA"/>
        </w:rPr>
      </w:pPr>
    </w:p>
    <w:p w14:paraId="1B4EB8C6" w14:textId="11237822" w:rsidR="000D2776" w:rsidRPr="0046516F" w:rsidRDefault="000D2776" w:rsidP="00266C78">
      <w:pPr>
        <w:spacing w:line="480" w:lineRule="auto"/>
        <w:rPr>
          <w:rFonts w:eastAsia="Times New Roman" w:cstheme="minorHAnsi"/>
          <w:lang w:val="en-CA"/>
        </w:rPr>
      </w:pPr>
      <w:r>
        <w:rPr>
          <w:rFonts w:eastAsia="Times New Roman" w:cstheme="minorHAnsi"/>
          <w:color w:val="000000"/>
          <w:lang w:val="en-CA"/>
        </w:rPr>
        <w:tab/>
      </w:r>
      <w:commentRangeStart w:id="141"/>
      <w:r w:rsidRPr="003C4653">
        <w:rPr>
          <w:rFonts w:eastAsia="Times New Roman" w:cstheme="minorHAnsi"/>
          <w:color w:val="000000"/>
          <w:lang w:val="en-CA"/>
        </w:rPr>
        <w:t>The</w:t>
      </w:r>
      <w:commentRangeEnd w:id="141"/>
      <w:r w:rsidR="00245286">
        <w:rPr>
          <w:rStyle w:val="CommentReference"/>
        </w:rPr>
        <w:commentReference w:id="141"/>
      </w:r>
      <w:r w:rsidRPr="003C4653">
        <w:rPr>
          <w:rFonts w:eastAsia="Times New Roman" w:cstheme="minorHAnsi"/>
          <w:color w:val="000000"/>
          <w:lang w:val="en-CA"/>
        </w:rPr>
        <w:t xml:space="preserve"> conditions salmon encounter in this region of B.C. will likely be</w:t>
      </w:r>
      <w:ins w:id="142" w:author="Vanessa Fladmark" w:date="2020-05-25T09:35:00Z">
        <w:r w:rsidR="00804ABE">
          <w:rPr>
            <w:rFonts w:eastAsia="Times New Roman" w:cstheme="minorHAnsi"/>
            <w:color w:val="000000"/>
            <w:lang w:val="en-CA"/>
          </w:rPr>
          <w:t xml:space="preserve"> </w:t>
        </w:r>
      </w:ins>
      <w:ins w:id="143" w:author="Vanessa Fladmark" w:date="2020-05-25T09:36:00Z">
        <w:r w:rsidR="00804ABE">
          <w:rPr>
            <w:rFonts w:eastAsia="Times New Roman" w:cstheme="minorHAnsi"/>
            <w:color w:val="000000"/>
            <w:lang w:val="en-CA"/>
          </w:rPr>
          <w:t xml:space="preserve">representative of </w:t>
        </w:r>
      </w:ins>
      <w:commentRangeStart w:id="144"/>
      <w:del w:id="145" w:author="Vanessa Fladmark" w:date="2020-05-25T09:35:00Z">
        <w:r w:rsidRPr="003C4653" w:rsidDel="00804ABE">
          <w:rPr>
            <w:rFonts w:eastAsia="Times New Roman" w:cstheme="minorHAnsi"/>
            <w:color w:val="000000"/>
            <w:lang w:val="en-CA"/>
          </w:rPr>
          <w:delText xml:space="preserve"> comparable to</w:delText>
        </w:r>
        <w:commentRangeEnd w:id="144"/>
        <w:r w:rsidR="00245286" w:rsidDel="00804ABE">
          <w:rPr>
            <w:rStyle w:val="CommentReference"/>
          </w:rPr>
          <w:commentReference w:id="144"/>
        </w:r>
        <w:r w:rsidRPr="003C4653" w:rsidDel="00804ABE">
          <w:rPr>
            <w:rFonts w:eastAsia="Times New Roman" w:cstheme="minorHAnsi"/>
            <w:color w:val="000000"/>
            <w:lang w:val="en-CA"/>
          </w:rPr>
          <w:delText xml:space="preserve"> </w:delText>
        </w:r>
      </w:del>
      <w:r w:rsidRPr="003C4653">
        <w:rPr>
          <w:rFonts w:eastAsia="Times New Roman" w:cstheme="minorHAnsi"/>
          <w:color w:val="000000"/>
          <w:lang w:val="en-CA"/>
        </w:rPr>
        <w:t>environments they will continue to migrate through, along the coast into the Gulf of Alaska</w:t>
      </w:r>
      <w:r w:rsidR="001E4D0E">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{"citationItems":[{"id":"ITEM-1","itemData":{"author":[{"dropping-particle":"","family":"Brodeur","given":"Richard D. a","non-dropping-particle":"","parse-names":false,"suffix":""},{"dropping-particle":"","family":"Daly","given":"Elizabeth A.","non-dropping-particle":"","parse-names":false,"suffix":""},{"dropping-particle":"V.","family":"Sturdevant","given":"Molly","non-dropping-particle":"","parse-names":false,"suffix":""},{"dropping-particle":"","family":"Miller","given":"Todd W.","non-dropping-particle":"","parse-names":false,"suffix":""},{"dropping-particle":"","family":"Moss","given":"Jamal H.","non-dropping-particle":"","parse-names":false,"suffix":""},{"dropping-particle":"","family":"Thiess","given":"Mary E.","non-dropping-particle":"","parse-names":false,"suffix":""},{"dropping-particle":"","family":"Trudel","given":"Marc","non-dropping-particle":"","parse-names":false,"suffix":""},{"dropping-particle":"","family":"Weitkamp","given":"Laurie A.","non-dropping-particle":"","parse-names":false,"suffix":""},{"dropping-particle":"","family":"Armstrong","given":"Janet","non-dropping-particle":"","parse-names":false,"suffix":""},{"dropping-particle":"","family":"Norton","given":"Elizabeth C.","non-dropping-particle":"","parse-names":false,"suffix":""}],"container-title":"American Fisheries Society Symposium","id":"ITEM-1","issue":"February 2015","issued":{"date-parts":[["2007"]]},"page":"183","title":"Regional comparisons of juvenile salmon feeding in coastal marine waters off the West Coast of North America","type":"article-journal","volume":"57"},"uris":["http://www.mendeley.com/documents/?uuid=a58c203a-2ec5-4048-847b-1688919c7394"]}],"mendeley":{"formattedCitation":"(R. D. a Brodeur et al., 2007)","plainTextFormattedCitation":"(R. D. a Brodeur et al., 2007)","previouslyFormattedCitation":"(R. D. a Brodeur et al., 2007)"},"properties":{"noteIndex":0},"schema":"https://github.com/citation-style-language/schema/raw/master/csl-citation.json"}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1215CF" w:rsidRPr="001215CF">
        <w:rPr>
          <w:rFonts w:eastAsia="Times New Roman" w:cstheme="minorHAnsi"/>
          <w:bCs/>
          <w:noProof/>
          <w:color w:val="000000"/>
        </w:rPr>
        <w:t>(R. D. a Brodeur et al., 2007)</w:t>
      </w:r>
      <w:r w:rsidR="00674289">
        <w:rPr>
          <w:rStyle w:val="FootnoteReference"/>
          <w:rFonts w:eastAsia="Times New Roman" w:cstheme="minorHAnsi"/>
          <w:color w:val="000000"/>
          <w:lang w:val="en-CA"/>
        </w:rPr>
        <w:fldChar w:fldCharType="end"/>
      </w:r>
      <w:r w:rsidR="001E4D0E">
        <w:rPr>
          <w:rFonts w:eastAsia="Times New Roman" w:cstheme="minorHAnsi"/>
          <w:color w:val="000000"/>
          <w:lang w:val="en-CA"/>
        </w:rPr>
        <w:t xml:space="preserve">. </w:t>
      </w:r>
      <w:ins w:id="146" w:author="Vanessa Fladmark" w:date="2020-05-25T14:00:00Z">
        <w:r w:rsidR="00F65A95">
          <w:rPr>
            <w:rFonts w:eastAsia="Times New Roman" w:cstheme="minorHAnsi"/>
            <w:color w:val="000000"/>
            <w:lang w:val="en-CA"/>
          </w:rPr>
          <w:t xml:space="preserve">For example, Southeast Alaska has </w:t>
        </w:r>
      </w:ins>
      <w:ins w:id="147" w:author="Vanessa Fladmark" w:date="2020-05-25T14:02:00Z">
        <w:r w:rsidR="00F65A95">
          <w:rPr>
            <w:rFonts w:eastAsia="Times New Roman" w:cstheme="minorHAnsi"/>
            <w:color w:val="000000"/>
            <w:lang w:val="en-CA"/>
          </w:rPr>
          <w:t xml:space="preserve">a </w:t>
        </w:r>
      </w:ins>
      <w:ins w:id="148" w:author="Vanessa Fladmark" w:date="2020-05-25T14:00:00Z">
        <w:r w:rsidR="00F65A95">
          <w:rPr>
            <w:rFonts w:eastAsia="Times New Roman" w:cstheme="minorHAnsi"/>
            <w:color w:val="000000"/>
            <w:lang w:val="en-CA"/>
          </w:rPr>
          <w:t xml:space="preserve">similar </w:t>
        </w:r>
      </w:ins>
      <w:ins w:id="149" w:author="Vanessa Fladmark" w:date="2020-05-25T14:01:00Z">
        <w:r w:rsidR="00F65A95">
          <w:rPr>
            <w:rFonts w:eastAsia="Times New Roman" w:cstheme="minorHAnsi"/>
            <w:color w:val="000000"/>
            <w:lang w:val="en-CA"/>
          </w:rPr>
          <w:t xml:space="preserve">coastal oceanography, with inlets, channels, archipelagos, and high amounts of tidal mixing </w:t>
        </w:r>
      </w:ins>
      <w:ins w:id="150" w:author="Vanessa Fladmark" w:date="2020-05-25T14:02:00Z">
        <w:r w:rsidR="00F65A95">
          <w:rPr>
            <w:rFonts w:eastAsia="Times New Roman" w:cstheme="minorHAnsi"/>
            <w:color w:val="000000"/>
            <w:lang w:val="en-CA"/>
          </w:rPr>
          <w:t>that can influence salmon diets</w:t>
        </w:r>
      </w:ins>
      <w:ins w:id="151" w:author="Vanessa Fladmark" w:date="2020-06-02T10:10:00Z">
        <w:r w:rsidR="001215CF">
          <w:rPr>
            <w:rFonts w:eastAsia="Times New Roman" w:cstheme="minorHAnsi"/>
            <w:color w:val="000000"/>
            <w:lang w:val="en-CA"/>
          </w:rPr>
          <w:t xml:space="preserve"> </w:t>
        </w:r>
      </w:ins>
      <w:ins w:id="152" w:author="Vanessa Fladmark" w:date="2020-06-02T10:12:00Z">
        <w:r w:rsidR="001215CF">
          <w:rPr>
            <w:rFonts w:eastAsia="Times New Roman" w:cstheme="minorHAnsi"/>
            <w:color w:val="000000"/>
            <w:lang w:val="en-CA"/>
          </w:rPr>
          <w:fldChar w:fldCharType="begin" w:fldLock="1"/>
        </w:r>
      </w:ins>
      <w:r w:rsidR="001215CF">
        <w:rPr>
          <w:rFonts w:eastAsia="Times New Roman" w:cstheme="minorHAnsi"/>
          <w:color w:val="000000"/>
          <w:lang w:val="en-CA"/>
        </w:rPr>
        <w:instrText>ADDIN CSL_CITATION {"citationItems":[{"id":"ITEM-1","itemData":{"DOI":"10.1111/j.1365-2699.2008.01994.x","ISSN":"03050270","abstract":"We provide an overview of the physical oceanographic and geological processes that affect marine biological habitats and production in the marine waters throughout the archipelago and continental shelf of Southeast Alaska. Given the paucity of regional data, our overview summarizes work done in adjacent regions of the Gulf of Alaska shelf and basin, and draws on research carried out in similar settings elsewhere. The geological setting, which critically influences the regional meteorology and oceanography, includes a narrow continental shelf, deep channels that permeate the archipelago, fjords, glaciers and a rugged, mountainous coast. The large-scale meteorology is influenced primarily by seasonal variations in the intensity and position of the Aleutian Low. Winds, freshwater runoff, tides and cross-shelf exchange control the regional oceanography. The large-scale flow field advects mass, heat, salt, nutrients and planktonic organisms northward from British Columbia (and even further south) to the northern Gulf of Alaska along the slope, shelf, and within the channels of Southeast Alaska. The deep channels permeating the island archipelago and narrow continental shelf facilitate communication between basin and interior waters. Water properties and flow fields are subject to large annual variations in response to similarly large variations in winds and coastal freshwater discharge. The complex geological setting leads to large spatial heterogeneity in the physical processes controlling the local circulation fields and mixing, thereby creating numerous and diverse marine biological habitats. These various circulation and mixing processes modify substantially Southeast Alaska water masses and thus influence marine ecosystem processes downstream over the northern and western Gulf of Alaska shelf. © 2008 Blackwell Publishing Ltd.","author":[{"dropping-particle":"","family":"Weingartner","given":"Thomas","non-dropping-particle":"","parse-names":false,"suffix":""},{"dropping-particle":"","family":"Eisner","given":"Lisa","non-dropping-particle":"","parse-names":false,"suffix":""},{"dropping-particle":"","family":"Eckert","given":"Ginny L.","non-dropping-particle":"","parse-names":false,"suffix":""},{"dropping-particle":"","family":"Danielson","given":"Seth","non-dropping-particle":"","parse-names":false,"suffix":""}],"container-title":"Journal of Biogeography","id":"ITEM-1","issue":"3","issued":{"date-parts":[["2009"]]},"page":"387-400","title":"Southeast Alaska: Oceanographic habitats and linkages","type":"article-journal","volume":"36"},"uris":["http://www.mendeley.com/documents/?uuid=b77842cb-8178-4e07-b63d-69559b0f0b41"]}],"mendeley":{"formattedCitation":"(Weingartner et al., 2009)","plainTextFormattedCitation":"(Weingartner et al., 2009)","previouslyFormattedCitation":"(Weingartner et al., 2009)"},"properties":{"noteIndex":0},"schema":"https://github.com/citation-style-language/schema/raw/master/csl-citation.json"}</w:instrText>
      </w:r>
      <w:r w:rsidR="001215CF">
        <w:rPr>
          <w:rFonts w:eastAsia="Times New Roman" w:cstheme="minorHAnsi"/>
          <w:color w:val="000000"/>
          <w:lang w:val="en-CA"/>
        </w:rPr>
        <w:fldChar w:fldCharType="separate"/>
      </w:r>
      <w:r w:rsidR="001215CF" w:rsidRPr="001215CF">
        <w:rPr>
          <w:rFonts w:eastAsia="Times New Roman" w:cstheme="minorHAnsi"/>
          <w:noProof/>
          <w:color w:val="000000"/>
          <w:lang w:val="en-CA"/>
        </w:rPr>
        <w:t>(Weingartner et al., 2009)</w:t>
      </w:r>
      <w:ins w:id="153" w:author="Vanessa Fladmark" w:date="2020-06-02T10:12:00Z">
        <w:r w:rsidR="001215CF">
          <w:rPr>
            <w:rFonts w:eastAsia="Times New Roman" w:cstheme="minorHAnsi"/>
            <w:color w:val="000000"/>
            <w:lang w:val="en-CA"/>
          </w:rPr>
          <w:fldChar w:fldCharType="end"/>
        </w:r>
      </w:ins>
      <w:ins w:id="154" w:author="Vanessa Fladmark" w:date="2020-05-25T14:02:00Z">
        <w:r w:rsidR="00F65A95">
          <w:rPr>
            <w:rFonts w:eastAsia="Times New Roman" w:cstheme="minorHAnsi"/>
            <w:color w:val="000000"/>
            <w:lang w:val="en-CA"/>
          </w:rPr>
          <w:t>.</w:t>
        </w:r>
      </w:ins>
      <w:ins w:id="155" w:author="Vanessa Fladmark" w:date="2020-05-25T14:01:00Z">
        <w:r w:rsidR="00F65A95">
          <w:rPr>
            <w:rFonts w:eastAsia="Times New Roman" w:cstheme="minorHAnsi"/>
            <w:color w:val="000000"/>
            <w:lang w:val="en-CA"/>
          </w:rPr>
          <w:t xml:space="preserve"> </w:t>
        </w:r>
      </w:ins>
      <w:del w:id="156" w:author="Vanessa Fladmark" w:date="2020-05-25T14:00:00Z">
        <w:r w:rsidRPr="003C4653" w:rsidDel="00F65A95">
          <w:rPr>
            <w:rFonts w:eastAsia="Times New Roman" w:cstheme="minorHAnsi"/>
            <w:color w:val="000000"/>
            <w:lang w:val="en-CA"/>
          </w:rPr>
          <w:delText>Coastal ocean conditions can vary from high freshwater inputs to purely oceanic, sheltered inlets to exposed areas, rocky shores to eelgrass habitats and high to low productivity levels</w:delText>
        </w:r>
        <w:r w:rsidR="004A33F6" w:rsidDel="00F65A95">
          <w:rPr>
            <w:rFonts w:eastAsia="Times New Roman" w:cstheme="minorHAnsi"/>
            <w:color w:val="000000"/>
            <w:lang w:val="en-CA"/>
          </w:rPr>
          <w:delText xml:space="preserve"> </w:delText>
        </w:r>
        <w:r w:rsidR="00674289" w:rsidDel="00F65A95">
          <w:rPr>
            <w:rStyle w:val="FootnoteReference"/>
            <w:rFonts w:eastAsia="Times New Roman" w:cstheme="minorHAnsi"/>
            <w:color w:val="000000"/>
            <w:lang w:val="en-CA"/>
          </w:rPr>
          <w:fldChar w:fldCharType="begin" w:fldLock="1"/>
        </w:r>
        <w:r w:rsidR="00DB41F8" w:rsidRPr="00F65A95" w:rsidDel="00F65A95">
          <w:rPr>
            <w:rFonts w:eastAsia="Times New Roman" w:cstheme="minorHAnsi"/>
            <w:color w:val="000000"/>
            <w:lang w:val="en-CA"/>
          </w:rPr>
          <w:delInstrText>ADDIN CSL_CITATION {"citationItems":[{"id":"ITEM-1","itemData":{"DOI":"10.1016/j.dsr2.2019.06.007","ISSN":"09670645","abstract":"Ecologically important juvenile groundfishes and salmon co-occur in the upper water column of the eastern Gulf of Alaska during the summer, a period when growth is critical to their survival. We quantified fine-scale spatial and trophic overlap of juvenile groundfishes (arrowtooth flounder, Pacific cod, walleye pollock, and rockfish) and salmon (piscivorous coho and Chinook as well as planktivorous pink, chum, and sockeye) to examine trophic structuring and potential survival bottlenecks for these fishes in the Gulf of Alaska between 2010 and 2014. In general, juvenile groundfish catches had low coherence with station environmental variables with the exception that across the years, rockfish were correlated with deeper station bottom depths. Juvenile salmon catches were correlated with station environmental variables such as shallower station depth and where the pycnocline was closer to the surface, higher chlorophyll levels, and lower salinities. The overall fish community in 2011 was disorganized compared to 2010 and 2012–2014 based on higher ordination stress and had poorer environmental correlations. Fine-scale spatial overlap among juvenile groundfishes and salmon populations was highest in 2011 and 2012 and lowest in 2013 and 2014. Juvenile rockfish had the least spatial overlap with the juvenile salmon due to their offshore distribution. Fine-scale diet overlap between juvenile groundfishes and planktivorous juvenile salmon species ranged from 0% to 78%, was highest in 2012, and was lowest in 2011. Fine-scale diet overlap among juvenile groundfishes and piscivorous juvenile salmon occurred but was typically lower than that with planktivorous juvenile salmon. Additionally, juvenile groundfishes were directly consumed by juvenile salmon. Neither the abundance nor stomach fullness of the juvenile planktivorous groundfishes or salmon correlated with station-level zooplankton biomass in 2012–13, suggesting a lack of a resource bottleneck for these planktivores in these 2 years. Juvenile groundfishes were less frequently caught at stations where the highest catches of juvenile piscivorous salmon occurred, which could be due to predation. Overall, during years when juvenile groundfishes survival was high, juvenile salmon survival was also high, suggesting sufficient food resources in the GOA. Alternatively, when food resources are low in the GOA, as seen in 2011, competition for resources by groundfish and salmon was likely, and both appeared to be nega…","author":[{"dropping-particle":"","family":"Daly","given":"Elizabeth A.","non-dropping-particle":"","parse-names":false,"suffix":""},{"dropping-particle":"","family":"Moss","given":"Jamal H.","non-dropping-particle":"","parse-names":false,"suffix":""},{"dropping-particle":"","family":"Fergusson","given":"E.","non-dropping-particle":"","parse-names":false,"suffix":""},{"dropping-particle":"","family":"Brodeur","given":"Richard D.","non-dropping-particle":"","parse-names":false,"suffix":""}],"container-title":"Deep-Sea Research Part II: Topical Studies in Oceanography","id":"ITEM-1","issue":"June","issued":{"date-parts":[["2019"]]},"page":"150-162","publisher":"Elsevier Ltd","title":"Potential for resource competition between juvenile groundfishes and salmon in the eastern Gulf of Alaska","type":"article-journal","volume":"165"},"uris":["http://www.mendeley.com/documents/?uuid=ba5b6db6-98c4-460b-94ef-9c03998e3dd6"]}],"mendeley":{"formattedCitation":"(Daly, Moss, Fergusson, &amp; Brodeur, 2019)","plainTextFormattedCitation":"(Daly, Moss, Fergusson, &amp; Brodeur, 2019)","previouslyFormattedCitation":"(Daly, Moss, Fergusson, and Brodeur 2019)"},"properties":{"noteIndex":0},"schema":"https://github.com/citation-style-language/schema/raw/master/csl-citation.json"}</w:delInstrText>
        </w:r>
        <w:r w:rsidR="00674289" w:rsidDel="00F65A95">
          <w:rPr>
            <w:rStyle w:val="FootnoteReference"/>
            <w:rFonts w:eastAsia="Times New Roman" w:cstheme="minorHAnsi"/>
            <w:color w:val="000000"/>
            <w:lang w:val="en-CA"/>
          </w:rPr>
          <w:fldChar w:fldCharType="separate"/>
        </w:r>
        <w:r w:rsidR="00DB41F8" w:rsidRPr="00F65A95" w:rsidDel="00F65A95">
          <w:rPr>
            <w:rFonts w:eastAsia="Times New Roman" w:cstheme="minorHAnsi"/>
            <w:noProof/>
            <w:color w:val="000000"/>
            <w:lang w:val="en-CA"/>
          </w:rPr>
          <w:delText>(Daly, Moss, Fergusson, &amp; Brodeur, 2019)</w:delText>
        </w:r>
        <w:r w:rsidR="00674289" w:rsidDel="00F65A95">
          <w:rPr>
            <w:rStyle w:val="FootnoteReference"/>
            <w:rFonts w:eastAsia="Times New Roman" w:cstheme="minorHAnsi"/>
            <w:color w:val="000000"/>
            <w:lang w:val="en-CA"/>
          </w:rPr>
          <w:fldChar w:fldCharType="end"/>
        </w:r>
        <w:r w:rsidRPr="003C4653" w:rsidDel="00F65A95">
          <w:rPr>
            <w:rFonts w:eastAsia="Times New Roman" w:cstheme="minorHAnsi"/>
            <w:color w:val="000000"/>
            <w:lang w:val="en-CA"/>
          </w:rPr>
          <w:delText xml:space="preserve">. </w:delText>
        </w:r>
      </w:del>
      <w:r w:rsidRPr="003C4653">
        <w:rPr>
          <w:rFonts w:eastAsia="Times New Roman" w:cstheme="minorHAnsi"/>
          <w:color w:val="000000"/>
          <w:lang w:val="en-CA"/>
        </w:rPr>
        <w:t xml:space="preserve">Therefore, not only does the Discovery Islands and Johnstone Strait region represent an important section of the salmon migration route, but is a microcosm of coastal conditions, </w:t>
      </w:r>
      <w:ins w:id="157" w:author="Vanessa Fladmark" w:date="2020-05-25T14:03:00Z">
        <w:r w:rsidR="00F65A95">
          <w:rPr>
            <w:rFonts w:eastAsia="Times New Roman" w:cstheme="minorHAnsi"/>
            <w:color w:val="000000"/>
            <w:lang w:val="en-CA"/>
          </w:rPr>
          <w:t>and may represent a foraging challenge for pink and chum salmon</w:t>
        </w:r>
      </w:ins>
      <w:ins w:id="158" w:author="Vanessa Fladmark" w:date="2020-05-25T14:04:00Z">
        <w:r w:rsidR="00F65A95">
          <w:rPr>
            <w:rFonts w:eastAsia="Times New Roman" w:cstheme="minorHAnsi"/>
            <w:color w:val="000000"/>
            <w:lang w:val="en-CA"/>
          </w:rPr>
          <w:t xml:space="preserve">, that </w:t>
        </w:r>
      </w:ins>
      <w:ins w:id="159" w:author="Vanessa Fladmark" w:date="2020-05-27T10:10:00Z">
        <w:r w:rsidR="00912321">
          <w:rPr>
            <w:rFonts w:eastAsia="Times New Roman" w:cstheme="minorHAnsi"/>
            <w:color w:val="000000"/>
            <w:lang w:val="en-CA"/>
          </w:rPr>
          <w:t>c</w:t>
        </w:r>
      </w:ins>
      <w:ins w:id="160" w:author="Vanessa Fladmark" w:date="2020-05-25T14:04:00Z">
        <w:r w:rsidR="00F65A95">
          <w:rPr>
            <w:rFonts w:eastAsia="Times New Roman" w:cstheme="minorHAnsi"/>
            <w:color w:val="000000"/>
            <w:lang w:val="en-CA"/>
          </w:rPr>
          <w:t>ould impact their survival.</w:t>
        </w:r>
      </w:ins>
      <w:del w:id="161" w:author="Vanessa Fladmark" w:date="2020-05-25T14:03:00Z">
        <w:r w:rsidRPr="003C4653" w:rsidDel="00F65A95">
          <w:rPr>
            <w:rFonts w:eastAsia="Times New Roman" w:cstheme="minorHAnsi"/>
            <w:color w:val="000000"/>
            <w:lang w:val="en-CA"/>
          </w:rPr>
          <w:delText xml:space="preserve">transitioning from </w:delText>
        </w:r>
        <w:commentRangeStart w:id="162"/>
        <w:r w:rsidRPr="003C4653" w:rsidDel="00F65A95">
          <w:rPr>
            <w:rFonts w:eastAsia="Times New Roman" w:cstheme="minorHAnsi"/>
            <w:color w:val="000000"/>
            <w:lang w:val="en-CA"/>
          </w:rPr>
          <w:delText>warm, fresh, stratified channels</w:delText>
        </w:r>
        <w:commentRangeEnd w:id="162"/>
        <w:r w:rsidR="00245286" w:rsidDel="00F65A95">
          <w:rPr>
            <w:rStyle w:val="CommentReference"/>
          </w:rPr>
          <w:commentReference w:id="162"/>
        </w:r>
        <w:r w:rsidRPr="003C4653" w:rsidDel="00F65A95">
          <w:rPr>
            <w:rFonts w:eastAsia="Times New Roman" w:cstheme="minorHAnsi"/>
            <w:color w:val="000000"/>
            <w:lang w:val="en-CA"/>
          </w:rPr>
          <w:delText xml:space="preserve"> to a cold, saline, well-mixed, deep strait</w:delText>
        </w:r>
        <w:r w:rsidR="00DB6F78" w:rsidDel="00F65A95">
          <w:rPr>
            <w:rFonts w:eastAsia="Times New Roman" w:cstheme="minorHAnsi"/>
            <w:color w:val="000000"/>
            <w:lang w:val="en-CA"/>
          </w:rPr>
          <w:delText xml:space="preserve"> </w:delText>
        </w:r>
        <w:commentRangeStart w:id="163"/>
        <w:r w:rsidR="00674289" w:rsidDel="00F65A95">
          <w:rPr>
            <w:rStyle w:val="FootnoteReference"/>
            <w:rFonts w:eastAsia="Times New Roman" w:cstheme="minorHAnsi"/>
            <w:color w:val="000000"/>
            <w:lang w:val="en-CA"/>
          </w:rPr>
          <w:fldChar w:fldCharType="begin" w:fldLock="1"/>
        </w:r>
        <w:r w:rsidR="00DB41F8" w:rsidRPr="00F65A95" w:rsidDel="00F65A95">
          <w:rPr>
            <w:rFonts w:eastAsia="Times New Roman" w:cstheme="minorHAnsi"/>
            <w:color w:val="000000"/>
            <w:lang w:val="en-CA"/>
          </w:rPr>
          <w:delInstrText>ADDIN CSL_CITATION {"citationItems":[{"id":"ITEM-1","itemData":{"DOI":"10.1016/j.ocemod.2016.11.004","ISSN":"14635003","abstract":"The Salish Sea consisting of Puget Sound and Georgia Basin in U.S and Canadian waters has been the subject of several independent data collection and modeling studies. However, these interconnected basins and their hydrodynamic interactions have not received attention as a contiguous unit. The Strait of Juan de Fuca is the primary pathway through which Pacific Ocean water enters the Salish Sea but the role played by Johnstone Strait and the complex channels northeast of Vancouver Island, connecting the Salish Sea and the Pacific Ocean, on overall Salish Sea circulation has not been characterized. In this paper we present a modeling-based assessment of the two-layer circulation and transport through the multiple interconnected sub-basins within the Salish Sea including the effect of exchange via Johnstone Strait and Discovery Islands. The Salish Sea Model previously developed using the finite volume community ocean model (FVCOM) was expanded over the continental shelf for this assessment encircling Vancouver Island, including Discovery Islands, Johnstone Strait, Broughton Archipelago and the associated waterways. A computational technique was developed to allow summation of volume fluxes across arbitrary transects through unstructured finite volume cells. Tidally averaged volume fluxes were computed at multiple transects. The results were used to validate the classic model of Circulation in Embracing Sills for Puget Sound and to provide quantitative estimates of the lateral distribution of tidally averaged transport through the system. Sensitivity tests with and without exchanges through Johnstone Strait demonstrate that it is a pathway for Georgia Basin runoff and Fraser River water to exit the Salish Sea and for Pacific Ocean inflow. However the relative impact of this exchange on circulation and flushing in Puget Sound Basin is small.","author":[{"dropping-particle":"","family":"Khangaonkar","given":"Tarang","non-dropping-particle":"","parse-names":false,"suffix":""},{"dropping-particle":"","family":"Long","given":"Wen","non-dropping-particle":"","parse-names":false,"suffix":""},{"dropping-particle":"","family":"Xu","given":"Wenwei","non-dropping-particle":"","parse-names":false,"suffix":""}],"container-title":"Ocean Modelling","id":"ITEM-1","issued":{"date-parts":[["2017"]]},"page":"11-32","publisher":"Elsevier Ltd","title":"Assessment of circulation and inter-basin transport in the Salish Sea including Johnstone Strait and Discovery Islands pathways","type":"article-journal","volume":"109"},"uris":["http://www.mendeley.com/documents/?uuid=bfe0add7-ea6d-4607-9cd1-ae6d0d932d87"]}],"mendeley":{"formattedCitation":"(Khangaonkar et al., 2017)","plainTextFormattedCitation":"(Khangaonkar et al., 2017)","previouslyFormattedCitation":"(Khangaonkar, Long, and Xu 2017)"},"properties":{"noteIndex":0},"schema":"https://github.com/citation-style-language/schema/raw/master/csl-citation.json"}</w:delInstrText>
        </w:r>
        <w:r w:rsidR="00674289" w:rsidDel="00F65A95">
          <w:rPr>
            <w:rStyle w:val="FootnoteReference"/>
            <w:rFonts w:eastAsia="Times New Roman" w:cstheme="minorHAnsi"/>
            <w:color w:val="000000"/>
            <w:lang w:val="en-CA"/>
          </w:rPr>
          <w:fldChar w:fldCharType="separate"/>
        </w:r>
        <w:r w:rsidR="00DB41F8" w:rsidRPr="00F65A95" w:rsidDel="00F65A95">
          <w:rPr>
            <w:rFonts w:eastAsia="Times New Roman" w:cstheme="minorHAnsi"/>
            <w:bCs/>
            <w:noProof/>
            <w:color w:val="000000"/>
          </w:rPr>
          <w:delText>(Khangaonkar et al., 2017)</w:delText>
        </w:r>
        <w:r w:rsidR="00674289" w:rsidDel="00F65A95">
          <w:rPr>
            <w:rStyle w:val="FootnoteReference"/>
            <w:rFonts w:eastAsia="Times New Roman" w:cstheme="minorHAnsi"/>
            <w:color w:val="000000"/>
            <w:lang w:val="en-CA"/>
          </w:rPr>
          <w:fldChar w:fldCharType="end"/>
        </w:r>
        <w:commentRangeEnd w:id="163"/>
        <w:r w:rsidR="00245286" w:rsidDel="00F65A95">
          <w:rPr>
            <w:rStyle w:val="CommentReference"/>
          </w:rPr>
          <w:commentReference w:id="163"/>
        </w:r>
        <w:r w:rsidRPr="003C4653" w:rsidDel="00F65A95">
          <w:rPr>
            <w:rFonts w:eastAsia="Times New Roman" w:cstheme="minorHAnsi"/>
            <w:color w:val="000000"/>
            <w:lang w:val="en-CA"/>
          </w:rPr>
          <w:delText>.</w:delText>
        </w:r>
      </w:del>
    </w:p>
    <w:p w14:paraId="3613329C" w14:textId="77777777" w:rsidR="000D2776" w:rsidRDefault="000D2776" w:rsidP="00266C78">
      <w:pPr>
        <w:spacing w:line="480" w:lineRule="auto"/>
        <w:rPr>
          <w:rFonts w:eastAsia="Times New Roman" w:cstheme="minorHAnsi"/>
          <w:color w:val="000000"/>
          <w:lang w:val="en-CA"/>
        </w:rPr>
      </w:pPr>
    </w:p>
    <w:p w14:paraId="0A207490" w14:textId="20983264" w:rsidR="00C36020" w:rsidRPr="008D6D7B" w:rsidRDefault="000D2776" w:rsidP="00266C78">
      <w:pPr>
        <w:spacing w:line="480" w:lineRule="auto"/>
        <w:rPr>
          <w:ins w:id="164" w:author="Vanessa Fladmark" w:date="2020-05-25T17:22:00Z"/>
          <w:rFonts w:eastAsia="Times New Roman" w:cstheme="minorHAnsi"/>
          <w:color w:val="000000"/>
          <w:lang w:val="en-CA"/>
        </w:rPr>
      </w:pPr>
      <w:del w:id="165" w:author="Vanessa Fladmark" w:date="2020-05-25T17:35:00Z">
        <w:r w:rsidDel="00767845">
          <w:rPr>
            <w:rFonts w:eastAsia="Times New Roman" w:cstheme="minorHAnsi"/>
            <w:color w:val="000000"/>
            <w:lang w:val="en-CA"/>
          </w:rPr>
          <w:tab/>
          <w:delText>The purpose of this</w:delText>
        </w:r>
      </w:del>
      <w:ins w:id="166" w:author="Brian" w:date="2020-05-09T18:24:00Z">
        <w:del w:id="167" w:author="Vanessa Fladmark" w:date="2020-05-25T17:35:00Z">
          <w:r w:rsidR="00F53F3B" w:rsidDel="00767845">
            <w:rPr>
              <w:rFonts w:eastAsia="Times New Roman" w:cstheme="minorHAnsi"/>
              <w:color w:val="000000"/>
              <w:lang w:val="en-CA"/>
            </w:rPr>
            <w:delText>This</w:delText>
          </w:r>
        </w:del>
      </w:ins>
      <w:del w:id="168" w:author="Vanessa Fladmark" w:date="2020-05-25T17:35:00Z">
        <w:r w:rsidDel="00767845">
          <w:rPr>
            <w:rFonts w:eastAsia="Times New Roman" w:cstheme="minorHAnsi"/>
            <w:color w:val="000000"/>
            <w:lang w:val="en-CA"/>
          </w:rPr>
          <w:delText xml:space="preserve"> study </w:delText>
        </w:r>
      </w:del>
      <w:ins w:id="169" w:author="Brian" w:date="2020-05-09T18:24:00Z">
        <w:del w:id="170" w:author="Vanessa Fladmark" w:date="2020-05-25T17:35:00Z">
          <w:r w:rsidR="00F53F3B" w:rsidDel="00767845">
            <w:rPr>
              <w:rFonts w:eastAsia="Times New Roman" w:cstheme="minorHAnsi"/>
              <w:color w:val="000000"/>
              <w:lang w:val="en-CA"/>
            </w:rPr>
            <w:delText xml:space="preserve">aimed </w:delText>
          </w:r>
        </w:del>
      </w:ins>
      <w:del w:id="171" w:author="Vanessa Fladmark" w:date="2020-05-25T17:35:00Z">
        <w:r w:rsidDel="00767845">
          <w:rPr>
            <w:rFonts w:eastAsia="Times New Roman" w:cstheme="minorHAnsi"/>
            <w:color w:val="000000"/>
            <w:lang w:val="en-CA"/>
          </w:rPr>
          <w:delText xml:space="preserve">is </w:delText>
        </w:r>
      </w:del>
      <w:ins w:id="172" w:author="evgeny" w:date="2020-05-18T12:27:00Z">
        <w:del w:id="173" w:author="Vanessa Fladmark" w:date="2020-05-25T17:35:00Z">
          <w:r w:rsidR="00EE08B1" w:rsidDel="00767845">
            <w:rPr>
              <w:rFonts w:eastAsia="Times New Roman" w:cstheme="minorHAnsi"/>
              <w:color w:val="000000"/>
              <w:lang w:val="en-CA"/>
            </w:rPr>
            <w:delText xml:space="preserve">(a) </w:delText>
          </w:r>
        </w:del>
      </w:ins>
      <w:del w:id="174" w:author="Vanessa Fladmark" w:date="2020-05-25T17:35:00Z">
        <w:r w:rsidDel="00767845">
          <w:rPr>
            <w:rFonts w:eastAsia="Times New Roman" w:cstheme="minorHAnsi"/>
            <w:color w:val="000000"/>
            <w:lang w:val="en-CA"/>
          </w:rPr>
          <w:delText xml:space="preserve">to quantify </w:delText>
        </w:r>
      </w:del>
      <w:ins w:id="175" w:author="Brian" w:date="2020-05-06T09:33:00Z">
        <w:del w:id="176" w:author="Vanessa Fladmark" w:date="2020-05-25T17:35:00Z">
          <w:r w:rsidR="001F37CC" w:rsidDel="00767845">
            <w:rPr>
              <w:rFonts w:eastAsia="Times New Roman" w:cstheme="minorHAnsi"/>
              <w:color w:val="000000"/>
              <w:lang w:val="en-CA"/>
            </w:rPr>
            <w:delText xml:space="preserve">the </w:delText>
          </w:r>
        </w:del>
      </w:ins>
      <w:del w:id="177" w:author="Vanessa Fladmark" w:date="2020-05-25T17:35:00Z">
        <w:r w:rsidDel="00767845">
          <w:rPr>
            <w:rFonts w:eastAsia="Times New Roman" w:cstheme="minorHAnsi"/>
            <w:color w:val="000000"/>
            <w:lang w:val="en-CA"/>
          </w:rPr>
          <w:delText>diet</w:delText>
        </w:r>
      </w:del>
      <w:ins w:id="178" w:author="Brian" w:date="2020-05-06T09:33:00Z">
        <w:del w:id="179" w:author="Vanessa Fladmark" w:date="2020-05-25T17:35:00Z">
          <w:r w:rsidR="001F37CC" w:rsidDel="00767845">
            <w:rPr>
              <w:rFonts w:eastAsia="Times New Roman" w:cstheme="minorHAnsi"/>
              <w:color w:val="000000"/>
              <w:lang w:val="en-CA"/>
            </w:rPr>
            <w:delText>s</w:delText>
          </w:r>
        </w:del>
      </w:ins>
      <w:del w:id="180" w:author="Vanessa Fladmark" w:date="2020-05-25T17:35:00Z">
        <w:r w:rsidDel="00767845">
          <w:rPr>
            <w:rFonts w:eastAsia="Times New Roman" w:cstheme="minorHAnsi"/>
            <w:color w:val="000000"/>
            <w:lang w:val="en-CA"/>
          </w:rPr>
          <w:delText xml:space="preserve"> similarity between</w:delText>
        </w:r>
      </w:del>
      <w:ins w:id="181" w:author="Brian" w:date="2020-05-06T09:33:00Z">
        <w:del w:id="182" w:author="Vanessa Fladmark" w:date="2020-05-25T17:35:00Z">
          <w:r w:rsidR="001F37CC" w:rsidDel="00767845">
            <w:rPr>
              <w:rFonts w:eastAsia="Times New Roman" w:cstheme="minorHAnsi"/>
              <w:color w:val="000000"/>
              <w:lang w:val="en-CA"/>
            </w:rPr>
            <w:delText>of</w:delText>
          </w:r>
        </w:del>
      </w:ins>
      <w:del w:id="183" w:author="Vanessa Fladmark" w:date="2020-05-25T17:35:00Z">
        <w:r w:rsidDel="00767845">
          <w:rPr>
            <w:rFonts w:eastAsia="Times New Roman" w:cstheme="minorHAnsi"/>
            <w:color w:val="000000"/>
            <w:lang w:val="en-CA"/>
          </w:rPr>
          <w:delText xml:space="preserve"> juvenile pink and chum salmon across </w:delText>
        </w:r>
      </w:del>
      <w:ins w:id="184" w:author="Brian" w:date="2020-05-09T18:24:00Z">
        <w:del w:id="185" w:author="Vanessa Fladmark" w:date="2020-05-25T17:35:00Z">
          <w:r w:rsidR="00F53F3B" w:rsidDel="00767845">
            <w:rPr>
              <w:rFonts w:eastAsia="Times New Roman" w:cstheme="minorHAnsi"/>
              <w:color w:val="000000"/>
              <w:lang w:val="en-CA"/>
            </w:rPr>
            <w:delText xml:space="preserve">regions of </w:delText>
          </w:r>
        </w:del>
      </w:ins>
      <w:commentRangeStart w:id="186"/>
      <w:del w:id="187" w:author="Vanessa Fladmark" w:date="2020-05-25T17:35:00Z">
        <w:r w:rsidDel="00767845">
          <w:rPr>
            <w:rFonts w:eastAsia="Times New Roman" w:cstheme="minorHAnsi"/>
            <w:color w:val="000000"/>
            <w:lang w:val="en-CA"/>
          </w:rPr>
          <w:delText>high and low foraging opportunities</w:delText>
        </w:r>
      </w:del>
      <w:ins w:id="188" w:author="evgeny" w:date="2020-05-18T12:26:00Z">
        <w:del w:id="189" w:author="Vanessa Fladmark" w:date="2020-05-25T17:35:00Z">
          <w:r w:rsidR="00EE08B1" w:rsidDel="00767845">
            <w:rPr>
              <w:rFonts w:eastAsia="Times New Roman" w:cstheme="minorHAnsi"/>
              <w:color w:val="000000"/>
              <w:lang w:val="en-CA"/>
            </w:rPr>
            <w:delText>, describe their foraging strategies as well as trophic niches</w:delText>
          </w:r>
        </w:del>
      </w:ins>
      <w:ins w:id="190" w:author="evgeny" w:date="2020-05-18T12:22:00Z">
        <w:del w:id="191" w:author="Vanessa Fladmark" w:date="2020-05-25T17:35:00Z">
          <w:r w:rsidR="00EE08B1" w:rsidDel="00767845">
            <w:rPr>
              <w:rFonts w:eastAsia="Times New Roman" w:cstheme="minorHAnsi"/>
              <w:color w:val="000000"/>
              <w:lang w:val="en-CA"/>
            </w:rPr>
            <w:delText xml:space="preserve"> and</w:delText>
          </w:r>
        </w:del>
      </w:ins>
      <w:del w:id="192" w:author="Vanessa Fladmark" w:date="2020-05-25T17:35:00Z">
        <w:r w:rsidDel="00767845">
          <w:rPr>
            <w:rFonts w:eastAsia="Times New Roman" w:cstheme="minorHAnsi"/>
            <w:color w:val="000000"/>
            <w:lang w:val="en-CA"/>
          </w:rPr>
          <w:delText xml:space="preserve"> </w:delText>
        </w:r>
        <w:commentRangeEnd w:id="186"/>
        <w:r w:rsidR="001F37CC" w:rsidDel="00767845">
          <w:rPr>
            <w:rStyle w:val="CommentReference"/>
          </w:rPr>
          <w:commentReference w:id="186"/>
        </w:r>
        <w:commentRangeStart w:id="193"/>
        <w:r w:rsidDel="00767845">
          <w:rPr>
            <w:rFonts w:eastAsia="Times New Roman" w:cstheme="minorHAnsi"/>
            <w:color w:val="000000"/>
            <w:lang w:val="en-CA"/>
          </w:rPr>
          <w:delText xml:space="preserve">to </w:delText>
        </w:r>
      </w:del>
      <w:ins w:id="194" w:author="evgeny" w:date="2020-05-18T12:23:00Z">
        <w:del w:id="195" w:author="Vanessa Fladmark" w:date="2020-05-25T17:35:00Z">
          <w:r w:rsidR="00EE08B1" w:rsidDel="00767845">
            <w:rPr>
              <w:rFonts w:eastAsia="Times New Roman" w:cstheme="minorHAnsi"/>
              <w:color w:val="000000"/>
              <w:lang w:val="en-CA"/>
            </w:rPr>
            <w:delText>assess</w:delText>
          </w:r>
        </w:del>
      </w:ins>
      <w:del w:id="196" w:author="Vanessa Fladmark" w:date="2020-05-25T17:35:00Z">
        <w:r w:rsidDel="00767845">
          <w:rPr>
            <w:rFonts w:eastAsia="Times New Roman" w:cstheme="minorHAnsi"/>
            <w:color w:val="000000"/>
            <w:lang w:val="en-CA"/>
          </w:rPr>
          <w:delText>determine potential species competition</w:delText>
        </w:r>
        <w:commentRangeEnd w:id="193"/>
        <w:r w:rsidR="001F37CC" w:rsidDel="00767845">
          <w:rPr>
            <w:rStyle w:val="CommentReference"/>
          </w:rPr>
          <w:commentReference w:id="193"/>
        </w:r>
      </w:del>
      <w:ins w:id="197" w:author="evgeny" w:date="2020-05-18T12:24:00Z">
        <w:del w:id="198" w:author="Vanessa Fladmark" w:date="2020-05-25T17:35:00Z">
          <w:r w:rsidR="00EE08B1" w:rsidDel="00767845">
            <w:rPr>
              <w:rFonts w:eastAsia="Times New Roman" w:cstheme="minorHAnsi"/>
              <w:color w:val="000000"/>
              <w:lang w:val="en-CA"/>
            </w:rPr>
            <w:delText>;</w:delText>
          </w:r>
        </w:del>
      </w:ins>
      <w:ins w:id="199" w:author="evgeny" w:date="2020-05-18T12:27:00Z">
        <w:del w:id="200" w:author="Vanessa Fladmark" w:date="2020-05-25T17:35:00Z">
          <w:r w:rsidR="00EE08B1" w:rsidDel="00767845">
            <w:rPr>
              <w:rFonts w:eastAsia="Times New Roman" w:cstheme="minorHAnsi"/>
              <w:color w:val="000000"/>
              <w:lang w:val="en-CA"/>
            </w:rPr>
            <w:delText xml:space="preserve"> and </w:delText>
          </w:r>
        </w:del>
      </w:ins>
      <w:ins w:id="201" w:author="evgeny" w:date="2020-05-18T12:24:00Z">
        <w:del w:id="202" w:author="Vanessa Fladmark" w:date="2020-05-25T17:35:00Z">
          <w:r w:rsidR="00EE08B1" w:rsidDel="00767845">
            <w:rPr>
              <w:rFonts w:eastAsia="Times New Roman" w:cstheme="minorHAnsi"/>
              <w:color w:val="000000"/>
              <w:lang w:val="en-CA"/>
            </w:rPr>
            <w:delText xml:space="preserve">(b) to test if </w:delText>
          </w:r>
        </w:del>
      </w:ins>
      <w:del w:id="203" w:author="Vanessa Fladmark" w:date="2020-05-25T17:35:00Z">
        <w:r w:rsidDel="00767845">
          <w:rPr>
            <w:rFonts w:eastAsia="Times New Roman" w:cstheme="minorHAnsi"/>
            <w:color w:val="000000"/>
            <w:lang w:val="en-CA"/>
          </w:rPr>
          <w:delText xml:space="preserve">. </w:delText>
        </w:r>
        <w:commentRangeStart w:id="204"/>
        <w:r w:rsidDel="00767845">
          <w:rPr>
            <w:rFonts w:eastAsia="Times New Roman" w:cstheme="minorHAnsi"/>
            <w:color w:val="000000"/>
            <w:lang w:val="en-CA"/>
          </w:rPr>
          <w:delText>Further, is this</w:delText>
        </w:r>
      </w:del>
      <w:ins w:id="205" w:author="evgeny" w:date="2020-05-18T12:24:00Z">
        <w:del w:id="206" w:author="Vanessa Fladmark" w:date="2020-05-25T17:35:00Z">
          <w:r w:rsidR="00EE08B1" w:rsidDel="00767845">
            <w:rPr>
              <w:rFonts w:eastAsia="Times New Roman" w:cstheme="minorHAnsi"/>
              <w:color w:val="000000"/>
              <w:lang w:val="en-CA"/>
            </w:rPr>
            <w:delText>the</w:delText>
          </w:r>
        </w:del>
      </w:ins>
      <w:del w:id="207" w:author="Vanessa Fladmark" w:date="2020-05-25T17:35:00Z">
        <w:r w:rsidDel="00767845">
          <w:rPr>
            <w:rFonts w:eastAsia="Times New Roman" w:cstheme="minorHAnsi"/>
            <w:color w:val="000000"/>
            <w:lang w:val="en-CA"/>
          </w:rPr>
          <w:delText xml:space="preserve"> area of Discovery Islands and Johnstone Strait </w:delText>
        </w:r>
      </w:del>
      <w:ins w:id="208" w:author="evgeny" w:date="2020-05-18T12:24:00Z">
        <w:del w:id="209" w:author="Vanessa Fladmark" w:date="2020-05-25T17:35:00Z">
          <w:r w:rsidR="00EE08B1" w:rsidDel="00767845">
            <w:rPr>
              <w:rFonts w:eastAsia="Times New Roman" w:cstheme="minorHAnsi"/>
              <w:color w:val="000000"/>
              <w:lang w:val="en-CA"/>
            </w:rPr>
            <w:delText xml:space="preserve">can be classified as </w:delText>
          </w:r>
        </w:del>
      </w:ins>
      <w:del w:id="210" w:author="Vanessa Fladmark" w:date="2020-05-25T17:35:00Z">
        <w:r w:rsidDel="00767845">
          <w:rPr>
            <w:rFonts w:eastAsia="Times New Roman" w:cstheme="minorHAnsi"/>
            <w:color w:val="000000"/>
            <w:lang w:val="en-CA"/>
          </w:rPr>
          <w:delText>a trophic gauntlet for juvenile pink and chum salmon and what are the salmon foraging strategies and trophic niches in this area?</w:delText>
        </w:r>
        <w:commentRangeEnd w:id="204"/>
        <w:r w:rsidR="008D2E0A" w:rsidDel="00767845">
          <w:rPr>
            <w:rStyle w:val="CommentReference"/>
          </w:rPr>
          <w:commentReference w:id="204"/>
        </w:r>
        <w:r w:rsidDel="00767845">
          <w:rPr>
            <w:rFonts w:eastAsia="Times New Roman" w:cstheme="minorHAnsi"/>
            <w:color w:val="000000"/>
            <w:lang w:val="en-CA"/>
          </w:rPr>
          <w:delText xml:space="preserve"> </w:delText>
        </w:r>
        <w:commentRangeStart w:id="211"/>
        <w:commentRangeStart w:id="212"/>
        <w:r w:rsidRPr="003C4653" w:rsidDel="00767845">
          <w:rPr>
            <w:rFonts w:eastAsia="Times New Roman" w:cstheme="minorHAnsi"/>
            <w:color w:val="000000"/>
            <w:lang w:val="en-CA"/>
          </w:rPr>
          <w:delText xml:space="preserve">Analyzing the Discovery Islands and Johnstone Strait as a case study, this research will </w:delText>
        </w:r>
        <w:r w:rsidR="00426957" w:rsidDel="00767845">
          <w:rPr>
            <w:rFonts w:eastAsia="Times New Roman" w:cstheme="minorHAnsi"/>
            <w:color w:val="000000"/>
            <w:lang w:val="en-CA"/>
          </w:rPr>
          <w:delText>dive into juvenile pink and chum salmon competition and potential implications for early marine survival.</w:delText>
        </w:r>
        <w:commentRangeEnd w:id="211"/>
        <w:r w:rsidR="001F37CC" w:rsidDel="00767845">
          <w:rPr>
            <w:rStyle w:val="CommentReference"/>
          </w:rPr>
          <w:commentReference w:id="211"/>
        </w:r>
      </w:del>
      <w:commentRangeEnd w:id="212"/>
      <w:ins w:id="213" w:author="Vanessa Fladmark" w:date="2020-05-25T16:52:00Z">
        <w:r w:rsidR="0003790E">
          <w:rPr>
            <w:rFonts w:eastAsia="Times New Roman" w:cstheme="minorHAnsi"/>
            <w:color w:val="000000"/>
            <w:lang w:val="en-CA"/>
          </w:rPr>
          <w:tab/>
        </w:r>
        <w:r w:rsidR="003578BB">
          <w:rPr>
            <w:rFonts w:eastAsia="Times New Roman" w:cstheme="minorHAnsi"/>
            <w:color w:val="000000"/>
            <w:lang w:val="en-CA"/>
          </w:rPr>
          <w:t>This study aimed (a) to quantify</w:t>
        </w:r>
      </w:ins>
      <w:ins w:id="214" w:author="Vanessa Fladmark" w:date="2020-05-25T17:13:00Z">
        <w:r w:rsidR="00C36020">
          <w:rPr>
            <w:rFonts w:eastAsia="Times New Roman" w:cstheme="minorHAnsi"/>
            <w:color w:val="000000"/>
            <w:lang w:val="en-CA"/>
          </w:rPr>
          <w:t xml:space="preserve"> </w:t>
        </w:r>
      </w:ins>
      <w:ins w:id="215" w:author="Vanessa Fladmark" w:date="2020-05-25T16:52:00Z">
        <w:r w:rsidR="003578BB">
          <w:rPr>
            <w:rFonts w:eastAsia="Times New Roman" w:cstheme="minorHAnsi"/>
            <w:color w:val="000000"/>
            <w:lang w:val="en-CA"/>
          </w:rPr>
          <w:t xml:space="preserve">juvenile pink and chum salmon </w:t>
        </w:r>
      </w:ins>
      <w:ins w:id="216" w:author="Vanessa Fladmark" w:date="2020-05-25T17:13:00Z">
        <w:r w:rsidR="00C36020">
          <w:rPr>
            <w:rFonts w:eastAsia="Times New Roman" w:cstheme="minorHAnsi"/>
            <w:color w:val="000000"/>
            <w:lang w:val="en-CA"/>
          </w:rPr>
          <w:t xml:space="preserve">diets </w:t>
        </w:r>
      </w:ins>
      <w:ins w:id="217" w:author="Vanessa Fladmark" w:date="2020-05-25T16:52:00Z">
        <w:r w:rsidR="003578BB">
          <w:rPr>
            <w:rFonts w:eastAsia="Times New Roman" w:cstheme="minorHAnsi"/>
            <w:color w:val="000000"/>
            <w:lang w:val="en-CA"/>
          </w:rPr>
          <w:t>in</w:t>
        </w:r>
      </w:ins>
      <w:ins w:id="218" w:author="Vanessa Fladmark" w:date="2020-05-25T16:59:00Z">
        <w:r w:rsidR="003578BB">
          <w:rPr>
            <w:rFonts w:eastAsia="Times New Roman" w:cstheme="minorHAnsi"/>
            <w:color w:val="000000"/>
            <w:lang w:val="en-CA"/>
          </w:rPr>
          <w:t xml:space="preserve"> </w:t>
        </w:r>
      </w:ins>
      <w:ins w:id="219" w:author="Vanessa Fladmark" w:date="2020-05-25T17:13:00Z">
        <w:r w:rsidR="00C36020">
          <w:rPr>
            <w:rFonts w:eastAsia="Times New Roman" w:cstheme="minorHAnsi"/>
            <w:color w:val="000000"/>
            <w:lang w:val="en-CA"/>
          </w:rPr>
          <w:t>the</w:t>
        </w:r>
      </w:ins>
      <w:ins w:id="220" w:author="Vanessa Fladmark" w:date="2020-05-25T17:12:00Z">
        <w:r w:rsidR="00C36020">
          <w:rPr>
            <w:rFonts w:eastAsia="Times New Roman" w:cstheme="minorHAnsi"/>
            <w:color w:val="000000"/>
            <w:lang w:val="en-CA"/>
          </w:rPr>
          <w:t xml:space="preserve"> </w:t>
        </w:r>
      </w:ins>
      <w:ins w:id="221" w:author="Vanessa Fladmark" w:date="2020-05-25T16:52:00Z">
        <w:r w:rsidR="003578BB">
          <w:rPr>
            <w:rFonts w:eastAsia="Times New Roman" w:cstheme="minorHAnsi"/>
            <w:color w:val="000000"/>
            <w:lang w:val="en-CA"/>
          </w:rPr>
          <w:t>potential trophic gauntlet</w:t>
        </w:r>
      </w:ins>
      <w:ins w:id="222" w:author="Vanessa Fladmark" w:date="2020-05-25T16:58:00Z">
        <w:r w:rsidR="003578BB">
          <w:rPr>
            <w:rFonts w:eastAsia="Times New Roman" w:cstheme="minorHAnsi"/>
            <w:color w:val="000000"/>
            <w:lang w:val="en-CA"/>
          </w:rPr>
          <w:t xml:space="preserve"> </w:t>
        </w:r>
      </w:ins>
      <w:ins w:id="223" w:author="Vanessa Fladmark" w:date="2020-05-25T16:53:00Z">
        <w:r w:rsidR="003578BB">
          <w:rPr>
            <w:rFonts w:eastAsia="Times New Roman" w:cstheme="minorHAnsi"/>
            <w:color w:val="000000"/>
            <w:lang w:val="en-CA"/>
          </w:rPr>
          <w:t xml:space="preserve">and </w:t>
        </w:r>
      </w:ins>
      <w:r w:rsidR="00EE08B1">
        <w:rPr>
          <w:rStyle w:val="CommentReference"/>
        </w:rPr>
        <w:commentReference w:id="212"/>
      </w:r>
      <w:ins w:id="224" w:author="Vanessa Fladmark" w:date="2020-05-25T16:56:00Z">
        <w:r w:rsidR="003578BB">
          <w:rPr>
            <w:rFonts w:eastAsia="Times New Roman" w:cstheme="minorHAnsi"/>
            <w:color w:val="000000"/>
            <w:lang w:val="en-CA"/>
          </w:rPr>
          <w:t xml:space="preserve">foraging refuge </w:t>
        </w:r>
      </w:ins>
      <w:ins w:id="225" w:author="Vanessa Fladmark" w:date="2020-05-25T16:59:00Z">
        <w:r w:rsidR="003578BB">
          <w:rPr>
            <w:rFonts w:eastAsia="Times New Roman" w:cstheme="minorHAnsi"/>
            <w:color w:val="000000"/>
            <w:lang w:val="en-CA"/>
          </w:rPr>
          <w:t>area in</w:t>
        </w:r>
      </w:ins>
      <w:ins w:id="226" w:author="Vanessa Fladmark" w:date="2020-05-25T17:12:00Z">
        <w:r w:rsidR="00C36020">
          <w:rPr>
            <w:rFonts w:eastAsia="Times New Roman" w:cstheme="minorHAnsi"/>
            <w:color w:val="000000"/>
            <w:lang w:val="en-CA"/>
          </w:rPr>
          <w:t xml:space="preserve"> southern</w:t>
        </w:r>
      </w:ins>
      <w:ins w:id="227" w:author="Vanessa Fladmark" w:date="2020-05-25T16:59:00Z">
        <w:r w:rsidR="003578BB">
          <w:rPr>
            <w:rFonts w:eastAsia="Times New Roman" w:cstheme="minorHAnsi"/>
            <w:color w:val="000000"/>
            <w:lang w:val="en-CA"/>
          </w:rPr>
          <w:t xml:space="preserve"> B.</w:t>
        </w:r>
      </w:ins>
      <w:ins w:id="228" w:author="Vanessa Fladmark" w:date="2020-05-25T17:00:00Z">
        <w:r w:rsidR="003578BB">
          <w:rPr>
            <w:rFonts w:eastAsia="Times New Roman" w:cstheme="minorHAnsi"/>
            <w:color w:val="000000"/>
            <w:lang w:val="en-CA"/>
          </w:rPr>
          <w:t xml:space="preserve">C. </w:t>
        </w:r>
      </w:ins>
      <w:ins w:id="229" w:author="Vanessa Fladmark" w:date="2020-05-25T17:06:00Z">
        <w:r w:rsidR="00F30AAC">
          <w:rPr>
            <w:rFonts w:eastAsia="Times New Roman" w:cstheme="minorHAnsi"/>
            <w:color w:val="000000"/>
            <w:lang w:val="en-CA"/>
          </w:rPr>
          <w:t xml:space="preserve">and </w:t>
        </w:r>
      </w:ins>
      <w:ins w:id="230" w:author="Vanessa Fladmark" w:date="2020-05-25T17:00:00Z">
        <w:r w:rsidR="003578BB">
          <w:rPr>
            <w:rFonts w:eastAsia="Times New Roman" w:cstheme="minorHAnsi"/>
            <w:color w:val="000000"/>
            <w:lang w:val="en-CA"/>
          </w:rPr>
          <w:t xml:space="preserve">(b) describe </w:t>
        </w:r>
      </w:ins>
      <w:ins w:id="231" w:author="Vanessa Fladmark" w:date="2020-05-25T17:07:00Z">
        <w:r w:rsidR="00F30AAC">
          <w:rPr>
            <w:rFonts w:eastAsia="Times New Roman" w:cstheme="minorHAnsi"/>
            <w:color w:val="000000"/>
            <w:lang w:val="en-CA"/>
          </w:rPr>
          <w:t xml:space="preserve">the </w:t>
        </w:r>
      </w:ins>
      <w:ins w:id="232" w:author="Vanessa Fladmark" w:date="2020-05-25T17:00:00Z">
        <w:r w:rsidR="003578BB">
          <w:rPr>
            <w:rFonts w:eastAsia="Times New Roman" w:cstheme="minorHAnsi"/>
            <w:color w:val="000000"/>
            <w:lang w:val="en-CA"/>
          </w:rPr>
          <w:t>trophic niche</w:t>
        </w:r>
      </w:ins>
      <w:ins w:id="233" w:author="Vanessa Fladmark" w:date="2020-05-25T17:07:00Z">
        <w:r w:rsidR="00F30AAC">
          <w:rPr>
            <w:rFonts w:eastAsia="Times New Roman" w:cstheme="minorHAnsi"/>
            <w:color w:val="000000"/>
            <w:lang w:val="en-CA"/>
          </w:rPr>
          <w:t>s</w:t>
        </w:r>
      </w:ins>
      <w:ins w:id="234" w:author="Vanessa Fladmark" w:date="2020-05-25T17:00:00Z">
        <w:r w:rsidR="003578BB">
          <w:rPr>
            <w:rFonts w:eastAsia="Times New Roman" w:cstheme="minorHAnsi"/>
            <w:color w:val="000000"/>
            <w:lang w:val="en-CA"/>
          </w:rPr>
          <w:t xml:space="preserve"> pink and chum salmon</w:t>
        </w:r>
      </w:ins>
      <w:ins w:id="235" w:author="Vanessa Fladmark" w:date="2020-05-25T17:07:00Z">
        <w:r w:rsidR="00F30AAC">
          <w:rPr>
            <w:rFonts w:eastAsia="Times New Roman" w:cstheme="minorHAnsi"/>
            <w:color w:val="000000"/>
            <w:lang w:val="en-CA"/>
          </w:rPr>
          <w:t xml:space="preserve"> occupy. </w:t>
        </w:r>
      </w:ins>
      <w:ins w:id="236" w:author="Vanessa Fladmark" w:date="2020-05-25T17:08:00Z">
        <w:r w:rsidR="00F30AAC">
          <w:rPr>
            <w:rFonts w:eastAsia="Times New Roman" w:cstheme="minorHAnsi"/>
            <w:color w:val="000000"/>
            <w:lang w:val="en-CA"/>
          </w:rPr>
          <w:t>The d</w:t>
        </w:r>
      </w:ins>
      <w:ins w:id="237" w:author="Vanessa Fladmark" w:date="2020-05-25T17:07:00Z">
        <w:r w:rsidR="00F30AAC">
          <w:rPr>
            <w:rFonts w:eastAsia="Times New Roman" w:cstheme="minorHAnsi"/>
            <w:color w:val="000000"/>
            <w:lang w:val="en-CA"/>
          </w:rPr>
          <w:t>iets and niche overlap</w:t>
        </w:r>
      </w:ins>
      <w:ins w:id="238" w:author="Vanessa Fladmark" w:date="2020-05-25T17:08:00Z">
        <w:r w:rsidR="00F30AAC">
          <w:rPr>
            <w:rFonts w:eastAsia="Times New Roman" w:cstheme="minorHAnsi"/>
            <w:color w:val="000000"/>
            <w:lang w:val="en-CA"/>
          </w:rPr>
          <w:t xml:space="preserve"> between </w:t>
        </w:r>
      </w:ins>
      <w:ins w:id="239" w:author="Vanessa Fladmark" w:date="2020-05-25T17:11:00Z">
        <w:r w:rsidR="00F30AAC">
          <w:rPr>
            <w:rFonts w:eastAsia="Times New Roman" w:cstheme="minorHAnsi"/>
            <w:color w:val="000000"/>
            <w:lang w:val="en-CA"/>
          </w:rPr>
          <w:t xml:space="preserve">salmon </w:t>
        </w:r>
      </w:ins>
      <w:ins w:id="240" w:author="Vanessa Fladmark" w:date="2020-05-25T17:08:00Z">
        <w:r w:rsidR="00F30AAC">
          <w:rPr>
            <w:rFonts w:eastAsia="Times New Roman" w:cstheme="minorHAnsi"/>
            <w:color w:val="000000"/>
            <w:lang w:val="en-CA"/>
          </w:rPr>
          <w:t>species</w:t>
        </w:r>
      </w:ins>
      <w:ins w:id="241" w:author="Vanessa Fladmark" w:date="2020-05-25T17:10:00Z">
        <w:r w:rsidR="00F30AAC">
          <w:rPr>
            <w:rFonts w:eastAsia="Times New Roman" w:cstheme="minorHAnsi"/>
            <w:color w:val="000000"/>
            <w:lang w:val="en-CA"/>
          </w:rPr>
          <w:t xml:space="preserve"> lead to</w:t>
        </w:r>
      </w:ins>
      <w:ins w:id="242" w:author="Vanessa Fladmark" w:date="2020-05-25T17:08:00Z">
        <w:r w:rsidR="00F30AAC">
          <w:rPr>
            <w:rFonts w:eastAsia="Times New Roman" w:cstheme="minorHAnsi"/>
            <w:color w:val="000000"/>
            <w:lang w:val="en-CA"/>
          </w:rPr>
          <w:t xml:space="preserve"> (c)</w:t>
        </w:r>
      </w:ins>
      <w:ins w:id="243" w:author="Vanessa Fladmark" w:date="2020-05-25T17:09:00Z">
        <w:r w:rsidR="00F30AAC">
          <w:rPr>
            <w:rFonts w:eastAsia="Times New Roman" w:cstheme="minorHAnsi"/>
            <w:color w:val="000000"/>
            <w:lang w:val="en-CA"/>
          </w:rPr>
          <w:t xml:space="preserve"> </w:t>
        </w:r>
      </w:ins>
      <w:ins w:id="244" w:author="Vanessa Fladmark" w:date="2020-05-25T17:10:00Z">
        <w:r w:rsidR="00F30AAC">
          <w:rPr>
            <w:rFonts w:eastAsia="Times New Roman" w:cstheme="minorHAnsi"/>
            <w:color w:val="000000"/>
            <w:lang w:val="en-CA"/>
          </w:rPr>
          <w:t xml:space="preserve">assessment of </w:t>
        </w:r>
      </w:ins>
      <w:ins w:id="245" w:author="Vanessa Fladmark" w:date="2020-05-25T17:09:00Z">
        <w:r w:rsidR="00F30AAC">
          <w:rPr>
            <w:rFonts w:eastAsia="Times New Roman" w:cstheme="minorHAnsi"/>
            <w:color w:val="000000"/>
            <w:lang w:val="en-CA"/>
          </w:rPr>
          <w:t xml:space="preserve">potential competition and (d) how </w:t>
        </w:r>
      </w:ins>
      <w:ins w:id="246" w:author="Vanessa Fladmark" w:date="2020-05-25T17:11:00Z">
        <w:r w:rsidR="00F30AAC">
          <w:rPr>
            <w:rFonts w:eastAsia="Times New Roman" w:cstheme="minorHAnsi"/>
            <w:color w:val="000000"/>
            <w:lang w:val="en-CA"/>
          </w:rPr>
          <w:t>competition</w:t>
        </w:r>
      </w:ins>
      <w:ins w:id="247" w:author="Vanessa Fladmark" w:date="2020-05-25T17:09:00Z">
        <w:r w:rsidR="00F30AAC">
          <w:rPr>
            <w:rFonts w:eastAsia="Times New Roman" w:cstheme="minorHAnsi"/>
            <w:color w:val="000000"/>
            <w:lang w:val="en-CA"/>
          </w:rPr>
          <w:t xml:space="preserve"> shift</w:t>
        </w:r>
      </w:ins>
      <w:ins w:id="248" w:author="Vanessa Fladmark" w:date="2020-05-25T17:11:00Z">
        <w:r w:rsidR="00F30AAC">
          <w:rPr>
            <w:rFonts w:eastAsia="Times New Roman" w:cstheme="minorHAnsi"/>
            <w:color w:val="000000"/>
            <w:lang w:val="en-CA"/>
          </w:rPr>
          <w:t>s</w:t>
        </w:r>
      </w:ins>
      <w:ins w:id="249" w:author="Vanessa Fladmark" w:date="2020-05-25T17:09:00Z">
        <w:r w:rsidR="00F30AAC">
          <w:rPr>
            <w:rFonts w:eastAsia="Times New Roman" w:cstheme="minorHAnsi"/>
            <w:color w:val="000000"/>
            <w:lang w:val="en-CA"/>
          </w:rPr>
          <w:t xml:space="preserve"> </w:t>
        </w:r>
      </w:ins>
      <w:ins w:id="250" w:author="Vanessa Fladmark" w:date="2020-05-25T17:11:00Z">
        <w:r w:rsidR="00F30AAC">
          <w:rPr>
            <w:rFonts w:eastAsia="Times New Roman" w:cstheme="minorHAnsi"/>
            <w:color w:val="000000"/>
            <w:lang w:val="en-CA"/>
          </w:rPr>
          <w:t xml:space="preserve">with </w:t>
        </w:r>
      </w:ins>
      <w:ins w:id="251" w:author="Vanessa Fladmark" w:date="2020-05-25T17:15:00Z">
        <w:r w:rsidR="00C36020">
          <w:rPr>
            <w:rFonts w:eastAsia="Times New Roman" w:cstheme="minorHAnsi"/>
            <w:color w:val="000000"/>
            <w:lang w:val="en-CA"/>
          </w:rPr>
          <w:t xml:space="preserve">foraging </w:t>
        </w:r>
      </w:ins>
      <w:ins w:id="252" w:author="Vanessa Fladmark" w:date="2020-05-25T17:17:00Z">
        <w:r w:rsidR="00C36020">
          <w:rPr>
            <w:rFonts w:eastAsia="Times New Roman" w:cstheme="minorHAnsi"/>
            <w:color w:val="000000"/>
            <w:lang w:val="en-CA"/>
          </w:rPr>
          <w:t>opportunity</w:t>
        </w:r>
      </w:ins>
      <w:ins w:id="253" w:author="Vanessa Fladmark" w:date="2020-05-25T17:11:00Z">
        <w:r w:rsidR="00F30AAC">
          <w:rPr>
            <w:rFonts w:eastAsia="Times New Roman" w:cstheme="minorHAnsi"/>
            <w:color w:val="000000"/>
            <w:lang w:val="en-CA"/>
          </w:rPr>
          <w:t xml:space="preserve">. </w:t>
        </w:r>
      </w:ins>
    </w:p>
    <w:p w14:paraId="763667BC" w14:textId="4B30AEA7" w:rsidR="008D6D7B" w:rsidRPr="000D2776" w:rsidRDefault="008D6D7B" w:rsidP="00266C78">
      <w:pPr>
        <w:spacing w:line="480" w:lineRule="auto"/>
        <w:rPr>
          <w:rFonts w:eastAsia="Times New Roman" w:cstheme="minorHAnsi"/>
          <w:color w:val="000000"/>
          <w:lang w:val="en-CA"/>
        </w:rPr>
      </w:pPr>
      <w:ins w:id="254" w:author="Vanessa Fladmark" w:date="2020-05-25T17:22:00Z">
        <w:r>
          <w:rPr>
            <w:rFonts w:eastAsia="Times New Roman" w:cstheme="minorHAnsi"/>
            <w:color w:val="000000"/>
            <w:lang w:val="en-CA"/>
          </w:rPr>
          <w:t xml:space="preserve">This </w:t>
        </w:r>
      </w:ins>
      <w:ins w:id="255" w:author="Vanessa Fladmark" w:date="2020-05-25T17:23:00Z">
        <w:r>
          <w:rPr>
            <w:rFonts w:eastAsia="Times New Roman" w:cstheme="minorHAnsi"/>
            <w:color w:val="000000"/>
            <w:lang w:val="en-CA"/>
          </w:rPr>
          <w:t xml:space="preserve">research will determine if a trophic gauntlet exists for juvenile pink and chum salmon and how </w:t>
        </w:r>
      </w:ins>
      <w:ins w:id="256" w:author="Vanessa Fladmark" w:date="2020-05-25T17:32:00Z">
        <w:r>
          <w:rPr>
            <w:rFonts w:eastAsia="Times New Roman" w:cstheme="minorHAnsi"/>
            <w:color w:val="000000"/>
            <w:lang w:val="en-CA"/>
          </w:rPr>
          <w:t>sa</w:t>
        </w:r>
      </w:ins>
      <w:ins w:id="257" w:author="Vanessa Fladmark" w:date="2020-05-25T17:34:00Z">
        <w:r>
          <w:rPr>
            <w:rFonts w:eastAsia="Times New Roman" w:cstheme="minorHAnsi"/>
            <w:color w:val="000000"/>
            <w:lang w:val="en-CA"/>
          </w:rPr>
          <w:t>l</w:t>
        </w:r>
      </w:ins>
      <w:ins w:id="258" w:author="Vanessa Fladmark" w:date="2020-05-25T17:32:00Z">
        <w:r>
          <w:rPr>
            <w:rFonts w:eastAsia="Times New Roman" w:cstheme="minorHAnsi"/>
            <w:color w:val="000000"/>
            <w:lang w:val="en-CA"/>
          </w:rPr>
          <w:t>mon</w:t>
        </w:r>
      </w:ins>
      <w:ins w:id="259" w:author="Vanessa Fladmark" w:date="2020-05-25T17:23:00Z">
        <w:r>
          <w:rPr>
            <w:rFonts w:eastAsia="Times New Roman" w:cstheme="minorHAnsi"/>
            <w:color w:val="000000"/>
            <w:lang w:val="en-CA"/>
          </w:rPr>
          <w:t xml:space="preserve"> behaviour shifts under high and low foraging (measured by stomach fullness)</w:t>
        </w:r>
      </w:ins>
      <w:ins w:id="260" w:author="Vanessa Fladmark" w:date="2020-05-25T17:37:00Z">
        <w:r w:rsidR="00767845">
          <w:rPr>
            <w:rFonts w:eastAsia="Times New Roman" w:cstheme="minorHAnsi"/>
            <w:color w:val="000000"/>
            <w:lang w:val="en-CA"/>
          </w:rPr>
          <w:t>.</w:t>
        </w:r>
      </w:ins>
      <w:ins w:id="261" w:author="Vanessa Fladmark" w:date="2020-05-25T17:23:00Z">
        <w:r>
          <w:rPr>
            <w:rFonts w:eastAsia="Times New Roman" w:cstheme="minorHAnsi"/>
            <w:color w:val="000000"/>
            <w:lang w:val="en-CA"/>
          </w:rPr>
          <w:t xml:space="preserve"> </w:t>
        </w:r>
      </w:ins>
      <w:ins w:id="262" w:author="Vanessa Fladmark" w:date="2020-05-25T17:37:00Z">
        <w:r w:rsidR="00767845">
          <w:rPr>
            <w:rFonts w:eastAsia="Times New Roman" w:cstheme="minorHAnsi"/>
            <w:color w:val="000000"/>
            <w:lang w:val="en-CA"/>
          </w:rPr>
          <w:t>I</w:t>
        </w:r>
      </w:ins>
      <w:ins w:id="263" w:author="Vanessa Fladmark" w:date="2020-05-25T17:23:00Z">
        <w:r>
          <w:rPr>
            <w:rFonts w:eastAsia="Times New Roman" w:cstheme="minorHAnsi"/>
            <w:color w:val="000000"/>
            <w:lang w:val="en-CA"/>
          </w:rPr>
          <w:t>f fo</w:t>
        </w:r>
      </w:ins>
      <w:ins w:id="264" w:author="Vanessa Fladmark" w:date="2020-05-25T17:24:00Z">
        <w:r>
          <w:rPr>
            <w:rFonts w:eastAsia="Times New Roman" w:cstheme="minorHAnsi"/>
            <w:color w:val="000000"/>
            <w:lang w:val="en-CA"/>
          </w:rPr>
          <w:t>raging is low, species will compete, decreasing survival, or will separat</w:t>
        </w:r>
      </w:ins>
      <w:ins w:id="265" w:author="Vanessa Fladmark" w:date="2020-05-25T17:37:00Z">
        <w:r w:rsidR="00767845">
          <w:rPr>
            <w:rFonts w:eastAsia="Times New Roman" w:cstheme="minorHAnsi"/>
            <w:color w:val="000000"/>
            <w:lang w:val="en-CA"/>
          </w:rPr>
          <w:t>e</w:t>
        </w:r>
      </w:ins>
      <w:ins w:id="266" w:author="Vanessa Fladmark" w:date="2020-05-25T17:24:00Z">
        <w:r>
          <w:rPr>
            <w:rFonts w:eastAsia="Times New Roman" w:cstheme="minorHAnsi"/>
            <w:color w:val="000000"/>
            <w:lang w:val="en-CA"/>
          </w:rPr>
          <w:t xml:space="preserve"> by niche</w:t>
        </w:r>
      </w:ins>
      <w:ins w:id="267" w:author="Vanessa Fladmark" w:date="2020-05-25T17:37:00Z">
        <w:r w:rsidR="00767845">
          <w:rPr>
            <w:rFonts w:eastAsia="Times New Roman" w:cstheme="minorHAnsi"/>
            <w:color w:val="000000"/>
            <w:lang w:val="en-CA"/>
          </w:rPr>
          <w:t xml:space="preserve"> to coexist</w:t>
        </w:r>
      </w:ins>
      <w:ins w:id="268" w:author="Vanessa Fladmark" w:date="2020-05-25T17:24:00Z">
        <w:r>
          <w:rPr>
            <w:rFonts w:eastAsia="Times New Roman" w:cstheme="minorHAnsi"/>
            <w:color w:val="000000"/>
            <w:lang w:val="en-CA"/>
          </w:rPr>
          <w:t>.</w:t>
        </w:r>
      </w:ins>
    </w:p>
    <w:p w14:paraId="47D05C87" w14:textId="77777777" w:rsidR="00372150" w:rsidRPr="003C4653" w:rsidRDefault="00372150" w:rsidP="00266C78">
      <w:pPr>
        <w:spacing w:line="480" w:lineRule="auto"/>
        <w:rPr>
          <w:rFonts w:eastAsia="Times New Roman" w:cstheme="minorHAnsi"/>
          <w:lang w:val="en-CA"/>
        </w:rPr>
      </w:pPr>
    </w:p>
    <w:p w14:paraId="1F7A83A8"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2.2 Methods</w:t>
      </w:r>
    </w:p>
    <w:p w14:paraId="3A198AFD" w14:textId="77777777" w:rsidR="00372150" w:rsidRPr="003C4653" w:rsidRDefault="00372150" w:rsidP="00266C78">
      <w:pPr>
        <w:spacing w:line="480" w:lineRule="auto"/>
        <w:rPr>
          <w:rFonts w:eastAsia="Times New Roman" w:cstheme="minorHAnsi"/>
          <w:lang w:val="en-CA"/>
        </w:rPr>
      </w:pPr>
    </w:p>
    <w:p w14:paraId="440415D3" w14:textId="64315F5E" w:rsidR="003E0C2D" w:rsidRDefault="00372150" w:rsidP="00266C78">
      <w:pPr>
        <w:spacing w:line="480" w:lineRule="auto"/>
        <w:rPr>
          <w:ins w:id="269" w:author="Vanessa Fladmark" w:date="2020-05-28T09:41:00Z"/>
          <w:rFonts w:eastAsia="Times New Roman" w:cstheme="minorHAnsi"/>
          <w:color w:val="000000"/>
          <w:lang w:val="en-CA"/>
        </w:rPr>
      </w:pPr>
      <w:r w:rsidRPr="003C4653">
        <w:rPr>
          <w:rFonts w:eastAsia="Times New Roman" w:cstheme="minorHAnsi"/>
          <w:color w:val="000000"/>
          <w:lang w:val="en-CA"/>
        </w:rPr>
        <w:tab/>
      </w:r>
      <w:ins w:id="270" w:author="Brian" w:date="2020-05-09T18:25:00Z">
        <w:r w:rsidR="00F53F3B">
          <w:rPr>
            <w:rFonts w:eastAsia="Times New Roman" w:cstheme="minorHAnsi"/>
            <w:color w:val="000000"/>
            <w:lang w:val="en-CA"/>
          </w:rPr>
          <w:t xml:space="preserve">The Hakai Institute’s Juvenile Salmon Program </w:t>
        </w:r>
      </w:ins>
      <w:ins w:id="271" w:author="Brian" w:date="2020-05-10T07:22:00Z">
        <w:r w:rsidR="0022733A">
          <w:rPr>
            <w:rFonts w:eastAsia="Times New Roman" w:cstheme="minorHAnsi"/>
            <w:color w:val="000000"/>
            <w:lang w:val="en-CA"/>
          </w:rPr>
          <w:t xml:space="preserve">was established in 2015 as a collaboration between </w:t>
        </w:r>
      </w:ins>
      <w:commentRangeStart w:id="272"/>
      <w:del w:id="273" w:author="Brian" w:date="2020-05-10T07:24:00Z">
        <w:r w:rsidRPr="003C4653" w:rsidDel="0022733A">
          <w:rPr>
            <w:rFonts w:eastAsia="Times New Roman" w:cstheme="minorHAnsi"/>
            <w:color w:val="000000"/>
            <w:lang w:val="en-CA"/>
          </w:rPr>
          <w:delText>In</w:delText>
        </w:r>
        <w:commentRangeEnd w:id="272"/>
        <w:r w:rsidR="00250A2E" w:rsidDel="0022733A">
          <w:rPr>
            <w:rStyle w:val="CommentReference"/>
          </w:rPr>
          <w:commentReference w:id="272"/>
        </w:r>
        <w:r w:rsidRPr="003C4653" w:rsidDel="0022733A">
          <w:rPr>
            <w:rFonts w:eastAsia="Times New Roman" w:cstheme="minorHAnsi"/>
            <w:color w:val="000000"/>
            <w:lang w:val="en-CA"/>
          </w:rPr>
          <w:delText xml:space="preserve"> an effort to</w:delText>
        </w:r>
      </w:del>
      <w:del w:id="274" w:author="Brian" w:date="2020-05-10T07:23:00Z">
        <w:r w:rsidRPr="003C4653" w:rsidDel="0022733A">
          <w:rPr>
            <w:rFonts w:eastAsia="Times New Roman" w:cstheme="minorHAnsi"/>
            <w:color w:val="000000"/>
            <w:lang w:val="en-CA"/>
          </w:rPr>
          <w:delText xml:space="preserve"> understand the early marine phase of Pacific salmon</w:delText>
        </w:r>
      </w:del>
      <w:del w:id="275" w:author="Brian" w:date="2020-05-10T07:24:00Z">
        <w:r w:rsidRPr="003C4653" w:rsidDel="0022733A">
          <w:rPr>
            <w:rFonts w:eastAsia="Times New Roman" w:cstheme="minorHAnsi"/>
            <w:color w:val="000000"/>
            <w:lang w:val="en-CA"/>
          </w:rPr>
          <w:delText xml:space="preserve">, </w:delText>
        </w:r>
      </w:del>
      <w:r w:rsidRPr="003C4653">
        <w:rPr>
          <w:rFonts w:eastAsia="Times New Roman" w:cstheme="minorHAnsi"/>
          <w:color w:val="000000"/>
          <w:lang w:val="en-CA"/>
        </w:rPr>
        <w:t xml:space="preserve">the Hakai Institute, </w:t>
      </w:r>
      <w:r w:rsidR="003852C1">
        <w:rPr>
          <w:rFonts w:eastAsia="Times New Roman" w:cstheme="minorHAnsi"/>
          <w:color w:val="000000"/>
          <w:lang w:val="en-CA"/>
        </w:rPr>
        <w:t xml:space="preserve">the </w:t>
      </w:r>
      <w:r w:rsidRPr="003C4653">
        <w:rPr>
          <w:rFonts w:eastAsia="Times New Roman" w:cstheme="minorHAnsi"/>
          <w:color w:val="000000"/>
          <w:lang w:val="en-CA"/>
        </w:rPr>
        <w:t>U</w:t>
      </w:r>
      <w:r w:rsidR="003852C1">
        <w:rPr>
          <w:rFonts w:eastAsia="Times New Roman" w:cstheme="minorHAnsi"/>
          <w:color w:val="000000"/>
          <w:lang w:val="en-CA"/>
        </w:rPr>
        <w:t xml:space="preserve">niversity of </w:t>
      </w:r>
      <w:r w:rsidRPr="003C4653">
        <w:rPr>
          <w:rFonts w:eastAsia="Times New Roman" w:cstheme="minorHAnsi"/>
          <w:color w:val="000000"/>
          <w:lang w:val="en-CA"/>
        </w:rPr>
        <w:t>B</w:t>
      </w:r>
      <w:r w:rsidR="003852C1">
        <w:rPr>
          <w:rFonts w:eastAsia="Times New Roman" w:cstheme="minorHAnsi"/>
          <w:color w:val="000000"/>
          <w:lang w:val="en-CA"/>
        </w:rPr>
        <w:t xml:space="preserve">ritish </w:t>
      </w:r>
      <w:r w:rsidRPr="003C4653">
        <w:rPr>
          <w:rFonts w:eastAsia="Times New Roman" w:cstheme="minorHAnsi"/>
          <w:color w:val="000000"/>
          <w:lang w:val="en-CA"/>
        </w:rPr>
        <w:t>C</w:t>
      </w:r>
      <w:r w:rsidR="003852C1">
        <w:rPr>
          <w:rFonts w:eastAsia="Times New Roman" w:cstheme="minorHAnsi"/>
          <w:color w:val="000000"/>
          <w:lang w:val="en-CA"/>
        </w:rPr>
        <w:t>olumbia</w:t>
      </w:r>
      <w:r w:rsidR="00E511DA">
        <w:rPr>
          <w:rFonts w:eastAsia="Times New Roman" w:cstheme="minorHAnsi"/>
          <w:color w:val="000000"/>
          <w:lang w:val="en-CA"/>
        </w:rPr>
        <w:t>, S</w:t>
      </w:r>
      <w:r w:rsidR="003852C1">
        <w:rPr>
          <w:rFonts w:eastAsia="Times New Roman" w:cstheme="minorHAnsi"/>
          <w:color w:val="000000"/>
          <w:lang w:val="en-CA"/>
        </w:rPr>
        <w:t xml:space="preserve">imon </w:t>
      </w:r>
      <w:r w:rsidR="00E511DA">
        <w:rPr>
          <w:rFonts w:eastAsia="Times New Roman" w:cstheme="minorHAnsi"/>
          <w:color w:val="000000"/>
          <w:lang w:val="en-CA"/>
        </w:rPr>
        <w:t>F</w:t>
      </w:r>
      <w:r w:rsidR="003852C1">
        <w:rPr>
          <w:rFonts w:eastAsia="Times New Roman" w:cstheme="minorHAnsi"/>
          <w:color w:val="000000"/>
          <w:lang w:val="en-CA"/>
        </w:rPr>
        <w:t xml:space="preserve">raser </w:t>
      </w:r>
      <w:r w:rsidR="00E511DA">
        <w:rPr>
          <w:rFonts w:eastAsia="Times New Roman" w:cstheme="minorHAnsi"/>
          <w:color w:val="000000"/>
          <w:lang w:val="en-CA"/>
        </w:rPr>
        <w:t>U</w:t>
      </w:r>
      <w:r w:rsidR="003852C1">
        <w:rPr>
          <w:rFonts w:eastAsia="Times New Roman" w:cstheme="minorHAnsi"/>
          <w:color w:val="000000"/>
          <w:lang w:val="en-CA"/>
        </w:rPr>
        <w:t>niversity</w:t>
      </w:r>
      <w:ins w:id="276" w:author="evgeny" w:date="2020-05-18T12:28:00Z">
        <w:r w:rsidR="00E51FC4">
          <w:rPr>
            <w:rFonts w:eastAsia="Times New Roman" w:cstheme="minorHAnsi"/>
            <w:color w:val="000000"/>
            <w:lang w:val="en-CA"/>
          </w:rPr>
          <w:t>,</w:t>
        </w:r>
      </w:ins>
      <w:r w:rsidR="00E511DA">
        <w:rPr>
          <w:rFonts w:eastAsia="Times New Roman" w:cstheme="minorHAnsi"/>
          <w:color w:val="000000"/>
          <w:lang w:val="en-CA"/>
        </w:rPr>
        <w:t xml:space="preserve"> </w:t>
      </w:r>
      <w:del w:id="277" w:author="evgeny" w:date="2020-05-18T12:28:00Z">
        <w:r w:rsidR="00E511DA" w:rsidDel="00E51FC4">
          <w:rPr>
            <w:rFonts w:eastAsia="Times New Roman" w:cstheme="minorHAnsi"/>
            <w:color w:val="000000"/>
            <w:lang w:val="en-CA"/>
          </w:rPr>
          <w:delText xml:space="preserve">and </w:delText>
        </w:r>
      </w:del>
      <w:r w:rsidR="003852C1">
        <w:rPr>
          <w:rFonts w:eastAsia="Times New Roman" w:cstheme="minorHAnsi"/>
          <w:color w:val="000000"/>
          <w:lang w:val="en-CA"/>
        </w:rPr>
        <w:t xml:space="preserve">the </w:t>
      </w:r>
      <w:r w:rsidR="00E511DA">
        <w:rPr>
          <w:rFonts w:eastAsia="Times New Roman" w:cstheme="minorHAnsi"/>
          <w:color w:val="000000"/>
          <w:lang w:val="en-CA"/>
        </w:rPr>
        <w:t>U</w:t>
      </w:r>
      <w:r w:rsidR="003852C1">
        <w:rPr>
          <w:rFonts w:eastAsia="Times New Roman" w:cstheme="minorHAnsi"/>
          <w:color w:val="000000"/>
          <w:lang w:val="en-CA"/>
        </w:rPr>
        <w:t>niversity</w:t>
      </w:r>
      <w:r w:rsidR="00E511DA">
        <w:rPr>
          <w:rFonts w:eastAsia="Times New Roman" w:cstheme="minorHAnsi"/>
          <w:color w:val="000000"/>
          <w:lang w:val="en-CA"/>
        </w:rPr>
        <w:t xml:space="preserve"> of T</w:t>
      </w:r>
      <w:r w:rsidR="003852C1">
        <w:rPr>
          <w:rFonts w:eastAsia="Times New Roman" w:cstheme="minorHAnsi"/>
          <w:color w:val="000000"/>
          <w:lang w:val="en-CA"/>
        </w:rPr>
        <w:t>oronto</w:t>
      </w:r>
      <w:r w:rsidRPr="003C4653">
        <w:rPr>
          <w:rFonts w:eastAsia="Times New Roman" w:cstheme="minorHAnsi"/>
          <w:color w:val="000000"/>
          <w:lang w:val="en-CA"/>
        </w:rPr>
        <w:t xml:space="preserve"> and Salmon Coast Field Station</w:t>
      </w:r>
      <w:ins w:id="278" w:author="Brian" w:date="2020-05-10T07:23:00Z">
        <w:r w:rsidR="0022733A">
          <w:rPr>
            <w:rFonts w:eastAsia="Times New Roman" w:cstheme="minorHAnsi"/>
            <w:color w:val="000000"/>
            <w:lang w:val="en-CA"/>
          </w:rPr>
          <w:t xml:space="preserve">. </w:t>
        </w:r>
      </w:ins>
      <w:r w:rsidRPr="003C4653">
        <w:rPr>
          <w:rFonts w:eastAsia="Times New Roman" w:cstheme="minorHAnsi"/>
          <w:color w:val="000000"/>
          <w:lang w:val="en-CA"/>
        </w:rPr>
        <w:t xml:space="preserve"> </w:t>
      </w:r>
      <w:commentRangeStart w:id="279"/>
      <w:ins w:id="280" w:author="Brian" w:date="2020-05-10T07:23:00Z">
        <w:r w:rsidR="0022733A">
          <w:rPr>
            <w:rFonts w:eastAsia="Times New Roman" w:cstheme="minorHAnsi"/>
            <w:color w:val="000000"/>
            <w:lang w:val="en-CA"/>
          </w:rPr>
          <w:t>This program</w:t>
        </w:r>
      </w:ins>
      <w:ins w:id="281" w:author="Brian" w:date="2020-05-10T07:30:00Z">
        <w:r w:rsidR="0022733A">
          <w:rPr>
            <w:rFonts w:eastAsia="Times New Roman" w:cstheme="minorHAnsi"/>
            <w:color w:val="000000"/>
            <w:lang w:val="en-CA"/>
          </w:rPr>
          <w:t xml:space="preserve"> </w:t>
        </w:r>
      </w:ins>
      <w:ins w:id="282" w:author="Brian" w:date="2020-05-10T07:34:00Z">
        <w:r w:rsidR="005675E6">
          <w:rPr>
            <w:rFonts w:eastAsia="Times New Roman" w:cstheme="minorHAnsi"/>
            <w:color w:val="000000"/>
            <w:lang w:val="en-CA"/>
          </w:rPr>
          <w:t>annually</w:t>
        </w:r>
      </w:ins>
      <w:ins w:id="283" w:author="Brian" w:date="2020-05-10T07:30:00Z">
        <w:r w:rsidR="0022733A">
          <w:rPr>
            <w:rFonts w:eastAsia="Times New Roman" w:cstheme="minorHAnsi"/>
            <w:color w:val="000000"/>
            <w:lang w:val="en-CA"/>
          </w:rPr>
          <w:t xml:space="preserve"> samples juvenile salmon </w:t>
        </w:r>
      </w:ins>
      <w:ins w:id="284" w:author="Brian" w:date="2020-05-10T07:31:00Z">
        <w:r w:rsidR="0022733A">
          <w:rPr>
            <w:rFonts w:eastAsia="Times New Roman" w:cstheme="minorHAnsi"/>
            <w:color w:val="000000"/>
            <w:lang w:val="en-CA"/>
          </w:rPr>
          <w:t>a</w:t>
        </w:r>
      </w:ins>
      <w:ins w:id="285" w:author="Brian" w:date="2020-05-10T07:23:00Z">
        <w:r w:rsidR="0022733A">
          <w:rPr>
            <w:rFonts w:eastAsia="Times New Roman" w:cstheme="minorHAnsi"/>
            <w:color w:val="000000"/>
            <w:lang w:val="en-CA"/>
          </w:rPr>
          <w:t>s</w:t>
        </w:r>
      </w:ins>
      <w:ins w:id="286" w:author="Brian" w:date="2020-05-10T07:31:00Z">
        <w:r w:rsidR="0022733A">
          <w:rPr>
            <w:rFonts w:eastAsia="Times New Roman" w:cstheme="minorHAnsi"/>
            <w:color w:val="000000"/>
            <w:lang w:val="en-CA"/>
          </w:rPr>
          <w:t xml:space="preserve"> they migrate through the Discovery Islands and John</w:t>
        </w:r>
      </w:ins>
      <w:ins w:id="287" w:author="Brian" w:date="2020-05-10T07:32:00Z">
        <w:r w:rsidR="0022733A">
          <w:rPr>
            <w:rFonts w:eastAsia="Times New Roman" w:cstheme="minorHAnsi"/>
            <w:color w:val="000000"/>
            <w:lang w:val="en-CA"/>
          </w:rPr>
          <w:t>s</w:t>
        </w:r>
      </w:ins>
      <w:ins w:id="288" w:author="Brian" w:date="2020-05-10T07:31:00Z">
        <w:r w:rsidR="0022733A">
          <w:rPr>
            <w:rFonts w:eastAsia="Times New Roman" w:cstheme="minorHAnsi"/>
            <w:color w:val="000000"/>
            <w:lang w:val="en-CA"/>
          </w:rPr>
          <w:t xml:space="preserve">tone Strait during the main outmigration period (May to July). </w:t>
        </w:r>
      </w:ins>
      <w:ins w:id="289" w:author="Brian" w:date="2020-05-10T07:23:00Z">
        <w:r w:rsidR="0022733A">
          <w:rPr>
            <w:rFonts w:eastAsia="Times New Roman" w:cstheme="minorHAnsi"/>
            <w:color w:val="000000"/>
            <w:lang w:val="en-CA"/>
          </w:rPr>
          <w:t xml:space="preserve"> </w:t>
        </w:r>
      </w:ins>
      <w:ins w:id="290" w:author="Brian" w:date="2020-05-10T07:32:00Z">
        <w:r w:rsidR="0022733A">
          <w:rPr>
            <w:rFonts w:eastAsia="Times New Roman" w:cstheme="minorHAnsi"/>
            <w:color w:val="000000"/>
            <w:lang w:val="en-CA"/>
          </w:rPr>
          <w:t xml:space="preserve">The </w:t>
        </w:r>
      </w:ins>
      <w:ins w:id="291" w:author="Brian" w:date="2020-05-10T07:23:00Z">
        <w:r w:rsidR="0022733A">
          <w:rPr>
            <w:rFonts w:eastAsia="Times New Roman" w:cstheme="minorHAnsi"/>
            <w:color w:val="000000"/>
            <w:lang w:val="en-CA"/>
          </w:rPr>
          <w:t xml:space="preserve">objective </w:t>
        </w:r>
      </w:ins>
      <w:ins w:id="292" w:author="Brian" w:date="2020-05-10T07:32:00Z">
        <w:r w:rsidR="0022733A">
          <w:rPr>
            <w:rFonts w:eastAsia="Times New Roman" w:cstheme="minorHAnsi"/>
            <w:color w:val="000000"/>
            <w:lang w:val="en-CA"/>
          </w:rPr>
          <w:t xml:space="preserve">of the program is to </w:t>
        </w:r>
      </w:ins>
      <w:ins w:id="293" w:author="Brian" w:date="2020-05-10T07:23:00Z">
        <w:r w:rsidR="0022733A">
          <w:rPr>
            <w:rFonts w:eastAsia="Times New Roman" w:cstheme="minorHAnsi"/>
            <w:color w:val="000000"/>
            <w:lang w:val="en-CA"/>
          </w:rPr>
          <w:t xml:space="preserve">improve </w:t>
        </w:r>
        <w:r w:rsidR="0022733A" w:rsidRPr="003C4653">
          <w:rPr>
            <w:rFonts w:eastAsia="Times New Roman" w:cstheme="minorHAnsi"/>
            <w:color w:val="000000"/>
            <w:lang w:val="en-CA"/>
          </w:rPr>
          <w:t>understand</w:t>
        </w:r>
        <w:r w:rsidR="0022733A">
          <w:rPr>
            <w:rFonts w:eastAsia="Times New Roman" w:cstheme="minorHAnsi"/>
            <w:color w:val="000000"/>
            <w:lang w:val="en-CA"/>
          </w:rPr>
          <w:t>ing of</w:t>
        </w:r>
        <w:r w:rsidR="0022733A" w:rsidRPr="003C4653">
          <w:rPr>
            <w:rFonts w:eastAsia="Times New Roman" w:cstheme="minorHAnsi"/>
            <w:color w:val="000000"/>
            <w:lang w:val="en-CA"/>
          </w:rPr>
          <w:t xml:space="preserve"> the early marine phase of Pacific salmon</w:t>
        </w:r>
      </w:ins>
      <w:ins w:id="294" w:author="Brian" w:date="2020-05-10T07:24:00Z">
        <w:r w:rsidR="0022733A">
          <w:rPr>
            <w:rFonts w:eastAsia="Times New Roman" w:cstheme="minorHAnsi"/>
            <w:color w:val="000000"/>
            <w:lang w:val="en-CA"/>
          </w:rPr>
          <w:t xml:space="preserve">, particularly factors contributing to health and </w:t>
        </w:r>
        <w:commentRangeStart w:id="295"/>
        <w:r w:rsidR="0022733A">
          <w:rPr>
            <w:rFonts w:eastAsia="Times New Roman" w:cstheme="minorHAnsi"/>
            <w:color w:val="000000"/>
            <w:lang w:val="en-CA"/>
          </w:rPr>
          <w:t>survival</w:t>
        </w:r>
      </w:ins>
      <w:commentRangeEnd w:id="295"/>
      <w:r w:rsidR="00E32C78">
        <w:rPr>
          <w:rStyle w:val="CommentReference"/>
        </w:rPr>
        <w:commentReference w:id="295"/>
      </w:r>
      <w:ins w:id="296" w:author="Vanessa Fladmark" w:date="2020-05-19T09:24:00Z">
        <w:r w:rsidR="000374C3">
          <w:rPr>
            <w:rFonts w:eastAsia="Times New Roman" w:cstheme="minorHAnsi"/>
            <w:color w:val="000000"/>
            <w:lang w:val="en-CA"/>
          </w:rPr>
          <w:t xml:space="preserve"> </w:t>
        </w:r>
        <w:r w:rsidR="000374C3">
          <w:rPr>
            <w:rFonts w:eastAsia="Times New Roman" w:cstheme="minorHAnsi"/>
            <w:color w:val="000000"/>
            <w:lang w:val="en-CA"/>
          </w:rPr>
          <w:fldChar w:fldCharType="begin" w:fldLock="1"/>
        </w:r>
      </w:ins>
      <w:r w:rsidR="00286A8E">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0374C3">
        <w:rPr>
          <w:rFonts w:eastAsia="Times New Roman" w:cstheme="minorHAnsi"/>
          <w:color w:val="000000"/>
          <w:lang w:val="en-CA"/>
        </w:rPr>
        <w:fldChar w:fldCharType="separate"/>
      </w:r>
      <w:r w:rsidR="00DB41F8" w:rsidRPr="00DB41F8">
        <w:rPr>
          <w:rFonts w:eastAsia="Times New Roman" w:cstheme="minorHAnsi"/>
          <w:noProof/>
          <w:color w:val="000000"/>
          <w:lang w:val="en-CA"/>
        </w:rPr>
        <w:t>(Hunt et al., 2018)</w:t>
      </w:r>
      <w:ins w:id="297" w:author="Vanessa Fladmark" w:date="2020-05-19T09:24:00Z">
        <w:r w:rsidR="000374C3">
          <w:rPr>
            <w:rFonts w:eastAsia="Times New Roman" w:cstheme="minorHAnsi"/>
            <w:color w:val="000000"/>
            <w:lang w:val="en-CA"/>
          </w:rPr>
          <w:fldChar w:fldCharType="end"/>
        </w:r>
      </w:ins>
      <w:ins w:id="298" w:author="Brian" w:date="2020-05-10T07:32:00Z">
        <w:r w:rsidR="005675E6">
          <w:rPr>
            <w:rFonts w:eastAsia="Times New Roman" w:cstheme="minorHAnsi"/>
            <w:color w:val="000000"/>
            <w:lang w:val="en-CA"/>
          </w:rPr>
          <w:t xml:space="preserve">. This study focussed on </w:t>
        </w:r>
        <w:del w:id="299" w:author="Vanessa Fladmark" w:date="2020-05-28T10:42:00Z">
          <w:r w:rsidR="005675E6" w:rsidDel="009827BE">
            <w:rPr>
              <w:rFonts w:eastAsia="Times New Roman" w:cstheme="minorHAnsi"/>
              <w:color w:val="000000"/>
              <w:lang w:val="en-CA"/>
            </w:rPr>
            <w:delText xml:space="preserve">2015 and </w:delText>
          </w:r>
        </w:del>
        <w:r w:rsidR="005675E6">
          <w:rPr>
            <w:rFonts w:eastAsia="Times New Roman" w:cstheme="minorHAnsi"/>
            <w:color w:val="000000"/>
            <w:lang w:val="en-CA"/>
          </w:rPr>
          <w:t>2016</w:t>
        </w:r>
      </w:ins>
      <w:ins w:id="300" w:author="Brian" w:date="2020-05-10T07:33:00Z">
        <w:r w:rsidR="005675E6">
          <w:rPr>
            <w:rFonts w:eastAsia="Times New Roman" w:cstheme="minorHAnsi"/>
            <w:color w:val="000000"/>
            <w:lang w:val="en-CA"/>
          </w:rPr>
          <w:t xml:space="preserve">, which had the largest spatial coverage of sampling stations in an effort to resolve the primary </w:t>
        </w:r>
      </w:ins>
      <w:ins w:id="301" w:author="Brian" w:date="2020-05-10T07:34:00Z">
        <w:r w:rsidR="005675E6">
          <w:rPr>
            <w:rFonts w:eastAsia="Times New Roman" w:cstheme="minorHAnsi"/>
            <w:color w:val="000000"/>
            <w:lang w:val="en-CA"/>
          </w:rPr>
          <w:t>migration</w:t>
        </w:r>
      </w:ins>
      <w:ins w:id="302" w:author="Brian" w:date="2020-05-10T07:33:00Z">
        <w:r w:rsidR="005675E6">
          <w:rPr>
            <w:rFonts w:eastAsia="Times New Roman" w:cstheme="minorHAnsi"/>
            <w:color w:val="000000"/>
            <w:lang w:val="en-CA"/>
          </w:rPr>
          <w:t xml:space="preserve"> </w:t>
        </w:r>
      </w:ins>
      <w:ins w:id="303" w:author="Brian" w:date="2020-05-10T07:34:00Z">
        <w:r w:rsidR="005675E6">
          <w:rPr>
            <w:rFonts w:eastAsia="Times New Roman" w:cstheme="minorHAnsi"/>
            <w:color w:val="000000"/>
            <w:lang w:val="en-CA"/>
          </w:rPr>
          <w:t>pathways through the region.</w:t>
        </w:r>
      </w:ins>
      <w:commentRangeEnd w:id="279"/>
      <w:ins w:id="304" w:author="Brian" w:date="2020-05-10T10:06:00Z">
        <w:r w:rsidR="00241A3C">
          <w:rPr>
            <w:rStyle w:val="CommentReference"/>
          </w:rPr>
          <w:commentReference w:id="279"/>
        </w:r>
      </w:ins>
      <w:ins w:id="305" w:author="Vanessa Fladmark" w:date="2020-05-28T12:49:00Z">
        <w:r w:rsidR="004F586B">
          <w:rPr>
            <w:rFonts w:eastAsia="Times New Roman" w:cstheme="minorHAnsi"/>
            <w:color w:val="000000"/>
            <w:lang w:val="en-CA"/>
          </w:rPr>
          <w:t xml:space="preserve"> The previous year 2015 also had similar spatial coverage of sampling but there was expected </w:t>
        </w:r>
      </w:ins>
      <w:ins w:id="306" w:author="Vanessa Fladmark" w:date="2020-05-28T12:50:00Z">
        <w:r w:rsidR="004F586B">
          <w:rPr>
            <w:rFonts w:eastAsia="Times New Roman" w:cstheme="minorHAnsi"/>
            <w:color w:val="000000"/>
            <w:lang w:val="en-CA"/>
          </w:rPr>
          <w:t xml:space="preserve">and observed </w:t>
        </w:r>
      </w:ins>
      <w:ins w:id="307" w:author="Vanessa Fladmark" w:date="2020-05-28T12:49:00Z">
        <w:r w:rsidR="004F586B">
          <w:rPr>
            <w:rFonts w:eastAsia="Times New Roman" w:cstheme="minorHAnsi"/>
            <w:color w:val="000000"/>
            <w:lang w:val="en-CA"/>
          </w:rPr>
          <w:t xml:space="preserve">lower pink abundance, due to their biennial life </w:t>
        </w:r>
      </w:ins>
      <w:ins w:id="308" w:author="Vanessa Fladmark" w:date="2020-05-28T12:50:00Z">
        <w:r w:rsidR="004F586B">
          <w:rPr>
            <w:rFonts w:eastAsia="Times New Roman" w:cstheme="minorHAnsi"/>
            <w:color w:val="000000"/>
            <w:lang w:val="en-CA"/>
          </w:rPr>
          <w:t>patterns</w:t>
        </w:r>
      </w:ins>
      <w:ins w:id="309" w:author="Vanessa Fladmark" w:date="2020-05-28T12:49:00Z">
        <w:r w:rsidR="004F586B">
          <w:rPr>
            <w:rFonts w:eastAsia="Times New Roman" w:cstheme="minorHAnsi"/>
            <w:color w:val="000000"/>
            <w:lang w:val="en-CA"/>
          </w:rPr>
          <w:t>.</w:t>
        </w:r>
      </w:ins>
      <w:ins w:id="310" w:author="Brian" w:date="2020-05-10T07:34:00Z">
        <w:del w:id="311" w:author="Vanessa Fladmark" w:date="2020-05-28T12:49:00Z">
          <w:r w:rsidR="005675E6" w:rsidDel="004F586B">
            <w:rPr>
              <w:rFonts w:eastAsia="Times New Roman" w:cstheme="minorHAnsi"/>
              <w:color w:val="000000"/>
              <w:lang w:val="en-CA"/>
            </w:rPr>
            <w:delText xml:space="preserve"> </w:delText>
          </w:r>
        </w:del>
      </w:ins>
      <w:ins w:id="312" w:author="Brian" w:date="2020-05-10T07:33:00Z">
        <w:del w:id="313" w:author="Vanessa Fladmark" w:date="2020-05-28T12:49:00Z">
          <w:r w:rsidR="005675E6" w:rsidDel="004F586B">
            <w:rPr>
              <w:rFonts w:eastAsia="Times New Roman" w:cstheme="minorHAnsi"/>
              <w:color w:val="000000"/>
              <w:lang w:val="en-CA"/>
            </w:rPr>
            <w:delText xml:space="preserve"> </w:delText>
          </w:r>
        </w:del>
      </w:ins>
      <w:del w:id="314" w:author="Brian" w:date="2020-05-10T07:24:00Z">
        <w:r w:rsidRPr="003C4653" w:rsidDel="0022733A">
          <w:rPr>
            <w:rFonts w:eastAsia="Times New Roman" w:cstheme="minorHAnsi"/>
            <w:color w:val="000000"/>
            <w:lang w:val="en-CA"/>
          </w:rPr>
          <w:delText>partnered up and created a field program</w:delText>
        </w:r>
      </w:del>
      <w:del w:id="315" w:author="Vanessa Fladmark" w:date="2020-05-28T09:41:00Z">
        <w:r w:rsidRPr="003C4653" w:rsidDel="003E0C2D">
          <w:rPr>
            <w:rFonts w:eastAsia="Times New Roman" w:cstheme="minorHAnsi"/>
            <w:color w:val="000000"/>
            <w:lang w:val="en-CA"/>
          </w:rPr>
          <w:delText xml:space="preserve">. </w:delText>
        </w:r>
      </w:del>
    </w:p>
    <w:p w14:paraId="6F6D92CC" w14:textId="77777777" w:rsidR="003E0C2D" w:rsidRDefault="003E0C2D" w:rsidP="00266C78">
      <w:pPr>
        <w:spacing w:line="480" w:lineRule="auto"/>
        <w:rPr>
          <w:ins w:id="316" w:author="Vanessa Fladmark" w:date="2020-05-28T09:41:00Z"/>
          <w:rFonts w:eastAsia="Times New Roman" w:cstheme="minorHAnsi"/>
          <w:color w:val="000000"/>
          <w:lang w:val="en-CA"/>
        </w:rPr>
      </w:pPr>
    </w:p>
    <w:p w14:paraId="745D8BFA" w14:textId="2B0BB94A" w:rsidR="001C45E1" w:rsidRDefault="003E0C2D" w:rsidP="00266C78">
      <w:pPr>
        <w:spacing w:line="480" w:lineRule="auto"/>
        <w:rPr>
          <w:ins w:id="317" w:author="Vanessa Fladmark" w:date="2020-05-28T10:29:00Z"/>
          <w:rFonts w:eastAsia="Times New Roman" w:cstheme="minorHAnsi"/>
          <w:color w:val="000000"/>
          <w:lang w:val="en-CA"/>
        </w:rPr>
      </w:pPr>
      <w:ins w:id="318" w:author="Vanessa Fladmark" w:date="2020-05-28T09:41:00Z">
        <w:r>
          <w:rPr>
            <w:rFonts w:eastAsia="Times New Roman" w:cstheme="minorHAnsi"/>
            <w:color w:val="000000"/>
            <w:lang w:val="en-CA"/>
          </w:rPr>
          <w:tab/>
        </w:r>
      </w:ins>
      <w:commentRangeStart w:id="319"/>
      <w:r w:rsidR="005D53D1">
        <w:rPr>
          <w:rFonts w:eastAsia="Times New Roman" w:cstheme="minorHAnsi"/>
          <w:color w:val="000000"/>
          <w:lang w:val="en-CA"/>
        </w:rPr>
        <w:t>E</w:t>
      </w:r>
      <w:r w:rsidR="00372150" w:rsidRPr="003C4653">
        <w:rPr>
          <w:rFonts w:eastAsia="Times New Roman" w:cstheme="minorHAnsi"/>
          <w:color w:val="000000"/>
          <w:lang w:val="en-CA"/>
        </w:rPr>
        <w:t>very field season</w:t>
      </w:r>
      <w:r w:rsidR="005D53D1">
        <w:rPr>
          <w:rFonts w:eastAsia="Times New Roman" w:cstheme="minorHAnsi"/>
          <w:color w:val="000000"/>
          <w:lang w:val="en-CA"/>
        </w:rPr>
        <w:t xml:space="preserve"> s</w:t>
      </w:r>
      <w:r w:rsidR="005D53D1" w:rsidRPr="003C4653">
        <w:rPr>
          <w:rFonts w:eastAsia="Times New Roman" w:cstheme="minorHAnsi"/>
          <w:color w:val="000000"/>
          <w:lang w:val="en-CA"/>
        </w:rPr>
        <w:t>ince 2015</w:t>
      </w:r>
      <w:r w:rsidR="005D53D1">
        <w:rPr>
          <w:rFonts w:eastAsia="Times New Roman" w:cstheme="minorHAnsi"/>
          <w:color w:val="000000"/>
          <w:lang w:val="en-CA"/>
        </w:rPr>
        <w:t>,</w:t>
      </w:r>
      <w:r w:rsidR="00372150" w:rsidRPr="003C4653">
        <w:rPr>
          <w:rFonts w:eastAsia="Times New Roman" w:cstheme="minorHAnsi"/>
          <w:color w:val="000000"/>
          <w:lang w:val="en-CA"/>
        </w:rPr>
        <w:t xml:space="preserve"> researchers head out on oceanographic surveys, starting in May, to capture outmigrating salmon species, zooplankton samples and oceanographic data. </w:t>
      </w:r>
      <w:ins w:id="320" w:author="Vanessa Fladmark" w:date="2020-05-28T10:29:00Z">
        <w:r w:rsidR="001C45E1">
          <w:rPr>
            <w:rFonts w:eastAsia="Times New Roman" w:cstheme="minorHAnsi"/>
            <w:color w:val="000000"/>
            <w:lang w:val="en-CA"/>
          </w:rPr>
          <w:t xml:space="preserve">In the Discovery Islands, </w:t>
        </w:r>
      </w:ins>
      <w:ins w:id="321" w:author="Vanessa Fladmark" w:date="2020-05-28T10:40:00Z">
        <w:r w:rsidR="009827BE">
          <w:rPr>
            <w:rFonts w:eastAsia="Times New Roman" w:cstheme="minorHAnsi"/>
            <w:color w:val="000000"/>
            <w:lang w:val="en-CA"/>
          </w:rPr>
          <w:t>12 sites were sampled in 2016</w:t>
        </w:r>
      </w:ins>
      <w:ins w:id="322" w:author="Vanessa Fladmark" w:date="2020-05-28T10:30:00Z">
        <w:r w:rsidR="001C45E1">
          <w:rPr>
            <w:rFonts w:eastAsia="Times New Roman" w:cstheme="minorHAnsi"/>
            <w:color w:val="000000"/>
            <w:lang w:val="en-CA"/>
          </w:rPr>
          <w:t xml:space="preserve">, and in Johnstone Strait, 10 sites were sampled, to provide coverage of all </w:t>
        </w:r>
      </w:ins>
      <w:ins w:id="323" w:author="Vanessa Fladmark" w:date="2020-05-28T12:47:00Z">
        <w:r w:rsidR="004F586B">
          <w:rPr>
            <w:rFonts w:eastAsia="Times New Roman" w:cstheme="minorHAnsi"/>
            <w:color w:val="000000"/>
            <w:lang w:val="en-CA"/>
          </w:rPr>
          <w:t xml:space="preserve">possible </w:t>
        </w:r>
      </w:ins>
      <w:ins w:id="324" w:author="Vanessa Fladmark" w:date="2020-05-28T10:30:00Z">
        <w:r w:rsidR="001C45E1">
          <w:rPr>
            <w:rFonts w:eastAsia="Times New Roman" w:cstheme="minorHAnsi"/>
            <w:color w:val="000000"/>
            <w:lang w:val="en-CA"/>
          </w:rPr>
          <w:t>salmon migration routes</w:t>
        </w:r>
      </w:ins>
      <w:ins w:id="325" w:author="Vanessa Fladmark" w:date="2020-05-28T12:47:00Z">
        <w:r w:rsidR="004F586B">
          <w:rPr>
            <w:rFonts w:eastAsia="Times New Roman" w:cstheme="minorHAnsi"/>
            <w:color w:val="000000"/>
            <w:lang w:val="en-CA"/>
          </w:rPr>
          <w:t xml:space="preserve"> through these regions</w:t>
        </w:r>
      </w:ins>
      <w:ins w:id="326" w:author="Vanessa Fladmark" w:date="2020-06-02T10:14:00Z">
        <w:r w:rsidR="001215CF">
          <w:rPr>
            <w:rFonts w:eastAsia="Times New Roman" w:cstheme="minorHAnsi"/>
            <w:color w:val="000000"/>
            <w:lang w:val="en-CA"/>
          </w:rPr>
          <w:t xml:space="preserve"> </w:t>
        </w:r>
        <w:r w:rsidR="001215CF">
          <w:rPr>
            <w:rFonts w:eastAsia="Times New Roman" w:cstheme="minorHAnsi"/>
            <w:color w:val="000000"/>
            <w:lang w:val="en-CA"/>
          </w:rPr>
          <w:fldChar w:fldCharType="begin" w:fldLock="1"/>
        </w:r>
      </w:ins>
      <w:r w:rsidR="00830B94">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1215CF">
        <w:rPr>
          <w:rFonts w:eastAsia="Times New Roman" w:cstheme="minorHAnsi"/>
          <w:color w:val="000000"/>
          <w:lang w:val="en-CA"/>
        </w:rPr>
        <w:fldChar w:fldCharType="separate"/>
      </w:r>
      <w:r w:rsidR="001215CF" w:rsidRPr="001215CF">
        <w:rPr>
          <w:rFonts w:eastAsia="Times New Roman" w:cstheme="minorHAnsi"/>
          <w:noProof/>
          <w:color w:val="000000"/>
          <w:lang w:val="en-CA"/>
        </w:rPr>
        <w:t>(Hunt et al., 2018)</w:t>
      </w:r>
      <w:ins w:id="327" w:author="Vanessa Fladmark" w:date="2020-06-02T10:14:00Z">
        <w:r w:rsidR="001215CF">
          <w:rPr>
            <w:rFonts w:eastAsia="Times New Roman" w:cstheme="minorHAnsi"/>
            <w:color w:val="000000"/>
            <w:lang w:val="en-CA"/>
          </w:rPr>
          <w:fldChar w:fldCharType="end"/>
        </w:r>
      </w:ins>
      <w:ins w:id="328" w:author="Vanessa Fladmark" w:date="2020-05-28T10:30:00Z">
        <w:r w:rsidR="001C45E1">
          <w:rPr>
            <w:rFonts w:eastAsia="Times New Roman" w:cstheme="minorHAnsi"/>
            <w:color w:val="000000"/>
            <w:lang w:val="en-CA"/>
          </w:rPr>
          <w:t xml:space="preserve">. </w:t>
        </w:r>
      </w:ins>
      <w:ins w:id="329" w:author="Vanessa Fladmark" w:date="2020-05-28T10:31:00Z">
        <w:r w:rsidR="001C45E1">
          <w:rPr>
            <w:rFonts w:eastAsia="Times New Roman" w:cstheme="minorHAnsi"/>
            <w:color w:val="000000"/>
            <w:lang w:val="en-CA"/>
          </w:rPr>
          <w:t xml:space="preserve">Sites were sampled every </w:t>
        </w:r>
      </w:ins>
      <w:ins w:id="330" w:author="Vanessa Fladmark" w:date="2020-05-28T15:57:00Z">
        <w:r w:rsidR="00CB23BF">
          <w:rPr>
            <w:rFonts w:eastAsia="Times New Roman" w:cstheme="minorHAnsi"/>
            <w:color w:val="000000"/>
            <w:lang w:val="en-CA"/>
          </w:rPr>
          <w:t>4-7 days throughout the season</w:t>
        </w:r>
      </w:ins>
      <w:ins w:id="331" w:author="Vanessa Fladmark" w:date="2020-05-28T10:31:00Z">
        <w:r w:rsidR="001C45E1">
          <w:rPr>
            <w:rFonts w:eastAsia="Times New Roman" w:cstheme="minorHAnsi"/>
            <w:color w:val="000000"/>
            <w:lang w:val="en-CA"/>
          </w:rPr>
          <w:t xml:space="preserve">, depending on </w:t>
        </w:r>
      </w:ins>
      <w:ins w:id="332" w:author="Vanessa Fladmark" w:date="2020-05-28T15:57:00Z">
        <w:r w:rsidR="00CB23BF">
          <w:rPr>
            <w:rFonts w:eastAsia="Times New Roman" w:cstheme="minorHAnsi"/>
            <w:color w:val="000000"/>
            <w:lang w:val="en-CA"/>
          </w:rPr>
          <w:t xml:space="preserve">weather </w:t>
        </w:r>
      </w:ins>
      <w:ins w:id="333" w:author="Vanessa Fladmark" w:date="2020-05-28T10:31:00Z">
        <w:r w:rsidR="001C45E1">
          <w:rPr>
            <w:rFonts w:eastAsia="Times New Roman" w:cstheme="minorHAnsi"/>
            <w:color w:val="000000"/>
            <w:lang w:val="en-CA"/>
          </w:rPr>
          <w:t>conditions. For this study, six sites</w:t>
        </w:r>
      </w:ins>
      <w:ins w:id="334" w:author="Vanessa Fladmark" w:date="2020-05-28T10:32:00Z">
        <w:r w:rsidR="001C45E1">
          <w:rPr>
            <w:rFonts w:eastAsia="Times New Roman" w:cstheme="minorHAnsi"/>
            <w:color w:val="000000"/>
            <w:lang w:val="en-CA"/>
          </w:rPr>
          <w:t xml:space="preserve"> (three from each region)</w:t>
        </w:r>
      </w:ins>
      <w:ins w:id="335" w:author="Vanessa Fladmark" w:date="2020-05-28T10:31:00Z">
        <w:r w:rsidR="001C45E1">
          <w:rPr>
            <w:rFonts w:eastAsia="Times New Roman" w:cstheme="minorHAnsi"/>
            <w:color w:val="000000"/>
            <w:lang w:val="en-CA"/>
          </w:rPr>
          <w:t xml:space="preserve"> were selected, </w:t>
        </w:r>
      </w:ins>
      <w:ins w:id="336" w:author="Vanessa Fladmark" w:date="2020-06-02T09:35:00Z">
        <w:r w:rsidR="002606FB">
          <w:rPr>
            <w:rFonts w:eastAsia="Times New Roman" w:cstheme="minorHAnsi"/>
            <w:color w:val="000000"/>
            <w:lang w:val="en-CA"/>
          </w:rPr>
          <w:t>in order to obtain</w:t>
        </w:r>
      </w:ins>
      <w:ins w:id="337" w:author="Vanessa Fladmark" w:date="2020-05-28T10:31:00Z">
        <w:r w:rsidR="001C45E1">
          <w:rPr>
            <w:rFonts w:eastAsia="Times New Roman" w:cstheme="minorHAnsi"/>
            <w:color w:val="000000"/>
            <w:lang w:val="en-CA"/>
          </w:rPr>
          <w:t xml:space="preserve"> a</w:t>
        </w:r>
      </w:ins>
      <w:ins w:id="338" w:author="Vanessa Fladmark" w:date="2020-05-28T10:32:00Z">
        <w:r w:rsidR="001C45E1">
          <w:rPr>
            <w:rFonts w:eastAsia="Times New Roman" w:cstheme="minorHAnsi"/>
            <w:color w:val="000000"/>
            <w:lang w:val="en-CA"/>
          </w:rPr>
          <w:t xml:space="preserve"> sample size of 10 pink and 10 chum per set</w:t>
        </w:r>
      </w:ins>
      <w:ins w:id="339" w:author="Vanessa Fladmark" w:date="2020-06-02T09:35:00Z">
        <w:r w:rsidR="002606FB">
          <w:rPr>
            <w:rFonts w:eastAsia="Times New Roman" w:cstheme="minorHAnsi"/>
            <w:color w:val="000000"/>
            <w:lang w:val="en-CA"/>
          </w:rPr>
          <w:t xml:space="preserve"> (n=120 total)</w:t>
        </w:r>
      </w:ins>
      <w:ins w:id="340" w:author="Vanessa Fladmark" w:date="2020-05-28T10:32:00Z">
        <w:r w:rsidR="001C45E1">
          <w:rPr>
            <w:rFonts w:eastAsia="Times New Roman" w:cstheme="minorHAnsi"/>
            <w:color w:val="000000"/>
            <w:lang w:val="en-CA"/>
          </w:rPr>
          <w:t xml:space="preserve">, still acquiring sufficient coverage </w:t>
        </w:r>
      </w:ins>
      <w:ins w:id="341" w:author="Vanessa Fladmark" w:date="2020-05-28T10:33:00Z">
        <w:r w:rsidR="001C45E1">
          <w:rPr>
            <w:rFonts w:eastAsia="Times New Roman" w:cstheme="minorHAnsi"/>
            <w:color w:val="000000"/>
            <w:lang w:val="en-CA"/>
          </w:rPr>
          <w:t>for</w:t>
        </w:r>
      </w:ins>
      <w:ins w:id="342" w:author="Vanessa Fladmark" w:date="2020-05-28T10:32:00Z">
        <w:r w:rsidR="001C45E1">
          <w:rPr>
            <w:rFonts w:eastAsia="Times New Roman" w:cstheme="minorHAnsi"/>
            <w:color w:val="000000"/>
            <w:lang w:val="en-CA"/>
          </w:rPr>
          <w:t xml:space="preserve"> </w:t>
        </w:r>
      </w:ins>
      <w:ins w:id="343" w:author="Vanessa Fladmark" w:date="2020-05-28T10:33:00Z">
        <w:r w:rsidR="001C45E1">
          <w:rPr>
            <w:rFonts w:eastAsia="Times New Roman" w:cstheme="minorHAnsi"/>
            <w:color w:val="000000"/>
            <w:lang w:val="en-CA"/>
          </w:rPr>
          <w:t>each region.</w:t>
        </w:r>
      </w:ins>
      <w:ins w:id="344" w:author="Vanessa Fladmark" w:date="2020-05-28T10:37:00Z">
        <w:r w:rsidR="009827BE">
          <w:rPr>
            <w:rFonts w:eastAsia="Times New Roman" w:cstheme="minorHAnsi"/>
            <w:color w:val="000000"/>
            <w:lang w:val="en-CA"/>
          </w:rPr>
          <w:t xml:space="preserve"> The dates were chosen in mid-June (T</w:t>
        </w:r>
      </w:ins>
      <w:ins w:id="345" w:author="Vanessa Fladmark" w:date="2020-05-28T10:38:00Z">
        <w:r w:rsidR="009827BE">
          <w:rPr>
            <w:rFonts w:eastAsia="Times New Roman" w:cstheme="minorHAnsi"/>
            <w:color w:val="000000"/>
            <w:lang w:val="en-CA"/>
          </w:rPr>
          <w:t>able 1</w:t>
        </w:r>
      </w:ins>
      <w:ins w:id="346" w:author="Vanessa Fladmark" w:date="2020-05-28T10:37:00Z">
        <w:r w:rsidR="009827BE">
          <w:rPr>
            <w:rFonts w:eastAsia="Times New Roman" w:cstheme="minorHAnsi"/>
            <w:color w:val="000000"/>
            <w:lang w:val="en-CA"/>
          </w:rPr>
          <w:t>)</w:t>
        </w:r>
      </w:ins>
      <w:ins w:id="347" w:author="Vanessa Fladmark" w:date="2020-05-28T10:38:00Z">
        <w:r w:rsidR="009827BE">
          <w:rPr>
            <w:rFonts w:eastAsia="Times New Roman" w:cstheme="minorHAnsi"/>
            <w:color w:val="000000"/>
            <w:lang w:val="en-CA"/>
          </w:rPr>
          <w:t xml:space="preserve"> to align with the peak out-migration of salmon</w:t>
        </w:r>
      </w:ins>
      <w:ins w:id="348" w:author="Vanessa Fladmark" w:date="2020-05-28T10:41:00Z">
        <w:r w:rsidR="009827BE">
          <w:rPr>
            <w:rFonts w:eastAsia="Times New Roman" w:cstheme="minorHAnsi"/>
            <w:color w:val="000000"/>
            <w:lang w:val="en-CA"/>
          </w:rPr>
          <w:t>.</w:t>
        </w:r>
      </w:ins>
    </w:p>
    <w:p w14:paraId="75A0A7C2" w14:textId="77777777" w:rsidR="001C45E1" w:rsidRDefault="001C45E1" w:rsidP="00266C78">
      <w:pPr>
        <w:spacing w:line="480" w:lineRule="auto"/>
        <w:rPr>
          <w:ins w:id="349" w:author="Vanessa Fladmark" w:date="2020-05-28T10:29:00Z"/>
          <w:rFonts w:eastAsia="Times New Roman" w:cstheme="minorHAnsi"/>
          <w:color w:val="000000"/>
          <w:lang w:val="en-CA"/>
        </w:rPr>
      </w:pPr>
    </w:p>
    <w:p w14:paraId="060A8B73" w14:textId="61E7DB62" w:rsidR="0078618D" w:rsidRDefault="001C45E1" w:rsidP="00266C78">
      <w:pPr>
        <w:spacing w:line="480" w:lineRule="auto"/>
        <w:rPr>
          <w:ins w:id="350" w:author="Vanessa Fladmark" w:date="2020-05-28T13:26:00Z"/>
          <w:rFonts w:eastAsia="Times New Roman" w:cstheme="minorHAnsi"/>
          <w:color w:val="000000"/>
          <w:lang w:val="en-CA"/>
        </w:rPr>
      </w:pPr>
      <w:ins w:id="351" w:author="Vanessa Fladmark" w:date="2020-05-28T10:29:00Z">
        <w:r>
          <w:rPr>
            <w:rFonts w:eastAsia="Times New Roman" w:cstheme="minorHAnsi"/>
            <w:color w:val="000000"/>
            <w:lang w:val="en-CA"/>
          </w:rPr>
          <w:tab/>
        </w:r>
      </w:ins>
      <w:ins w:id="352" w:author="Vanessa Fladmark" w:date="2020-05-28T14:09:00Z">
        <w:r w:rsidR="004452A5">
          <w:rPr>
            <w:rFonts w:eastAsia="Times New Roman" w:cstheme="minorHAnsi"/>
            <w:color w:val="000000"/>
            <w:lang w:val="en-CA"/>
          </w:rPr>
          <w:t>The salmon sampling begins with</w:t>
        </w:r>
      </w:ins>
      <w:ins w:id="353" w:author="Vanessa Fladmark" w:date="2020-05-28T14:10:00Z">
        <w:r w:rsidR="004452A5">
          <w:rPr>
            <w:rFonts w:eastAsia="Times New Roman" w:cstheme="minorHAnsi"/>
            <w:color w:val="000000"/>
            <w:lang w:val="en-CA"/>
          </w:rPr>
          <w:t xml:space="preserve"> recording</w:t>
        </w:r>
      </w:ins>
      <w:ins w:id="354" w:author="Vanessa Fladmark" w:date="2020-05-28T15:04:00Z">
        <w:r w:rsidR="00AC3D53">
          <w:rPr>
            <w:rFonts w:eastAsia="Times New Roman" w:cstheme="minorHAnsi"/>
            <w:color w:val="000000"/>
            <w:lang w:val="en-CA"/>
          </w:rPr>
          <w:t xml:space="preserve"> weather </w:t>
        </w:r>
      </w:ins>
      <w:ins w:id="355" w:author="Vanessa Fladmark" w:date="2020-05-28T15:05:00Z">
        <w:r w:rsidR="00AC3D53">
          <w:rPr>
            <w:rFonts w:eastAsia="Times New Roman" w:cstheme="minorHAnsi"/>
            <w:color w:val="000000"/>
            <w:lang w:val="en-CA"/>
          </w:rPr>
          <w:t xml:space="preserve">and </w:t>
        </w:r>
      </w:ins>
      <w:ins w:id="356" w:author="Vanessa Fladmark" w:date="2020-05-28T15:04:00Z">
        <w:r w:rsidR="00AC3D53">
          <w:rPr>
            <w:rFonts w:eastAsia="Times New Roman" w:cstheme="minorHAnsi"/>
            <w:color w:val="000000"/>
            <w:lang w:val="en-CA"/>
          </w:rPr>
          <w:t>sea state data,</w:t>
        </w:r>
      </w:ins>
      <w:ins w:id="357" w:author="Vanessa Fladmark" w:date="2020-05-28T14:09:00Z">
        <w:r w:rsidR="004452A5">
          <w:rPr>
            <w:rFonts w:eastAsia="Times New Roman" w:cstheme="minorHAnsi"/>
            <w:color w:val="000000"/>
            <w:lang w:val="en-CA"/>
          </w:rPr>
          <w:t xml:space="preserve"> </w:t>
        </w:r>
      </w:ins>
      <w:del w:id="358" w:author="Vanessa Fladmark" w:date="2020-05-28T14:08:00Z">
        <w:r w:rsidR="00372150" w:rsidRPr="003C4653" w:rsidDel="004452A5">
          <w:rPr>
            <w:rFonts w:eastAsia="Times New Roman" w:cstheme="minorHAnsi"/>
            <w:color w:val="000000"/>
            <w:lang w:val="en-CA"/>
          </w:rPr>
          <w:delText>First,</w:delText>
        </w:r>
      </w:del>
      <w:ins w:id="359" w:author="Vanessa Fladmark" w:date="2020-06-02T10:14:00Z">
        <w:r w:rsidR="001215CF">
          <w:rPr>
            <w:rFonts w:eastAsia="Times New Roman" w:cstheme="minorHAnsi"/>
            <w:color w:val="000000"/>
            <w:lang w:val="en-CA"/>
          </w:rPr>
          <w:t xml:space="preserve"> </w:t>
        </w:r>
      </w:ins>
      <w:del w:id="360" w:author="Vanessa Fladmark" w:date="2020-06-02T10:14:00Z">
        <w:r w:rsidR="00372150" w:rsidRPr="003C4653" w:rsidDel="001215CF">
          <w:rPr>
            <w:rFonts w:eastAsia="Times New Roman" w:cstheme="minorHAnsi"/>
            <w:color w:val="000000"/>
            <w:lang w:val="en-CA"/>
          </w:rPr>
          <w:delText xml:space="preserve"> </w:delText>
        </w:r>
      </w:del>
      <w:ins w:id="361" w:author="Vanessa Fladmark" w:date="2020-05-28T15:06:00Z">
        <w:r w:rsidR="00AC3D53">
          <w:rPr>
            <w:rFonts w:eastAsia="Times New Roman" w:cstheme="minorHAnsi"/>
            <w:color w:val="000000"/>
            <w:lang w:val="en-CA"/>
          </w:rPr>
          <w:t xml:space="preserve">followed by </w:t>
        </w:r>
      </w:ins>
      <w:r w:rsidR="00372150" w:rsidRPr="003C4653">
        <w:rPr>
          <w:rFonts w:eastAsia="Times New Roman" w:cstheme="minorHAnsi"/>
          <w:color w:val="000000"/>
          <w:lang w:val="en-CA"/>
        </w:rPr>
        <w:t>a visual survey of salmon surface activity</w:t>
      </w:r>
      <w:del w:id="362" w:author="Vanessa Fladmark" w:date="2020-05-28T14:10:00Z">
        <w:r w:rsidR="00372150" w:rsidRPr="003C4653" w:rsidDel="004452A5">
          <w:rPr>
            <w:rFonts w:eastAsia="Times New Roman" w:cstheme="minorHAnsi"/>
            <w:color w:val="000000"/>
            <w:lang w:val="en-CA"/>
          </w:rPr>
          <w:delText xml:space="preserve"> is performed</w:delText>
        </w:r>
      </w:del>
      <w:ins w:id="363" w:author="Vanessa Fladmark" w:date="2020-05-28T16:56:00Z">
        <w:r w:rsidR="005D22F3">
          <w:rPr>
            <w:rFonts w:eastAsia="Times New Roman" w:cstheme="minorHAnsi"/>
            <w:color w:val="000000"/>
            <w:lang w:val="en-CA"/>
          </w:rPr>
          <w:t>.</w:t>
        </w:r>
      </w:ins>
      <w:del w:id="364" w:author="Vanessa Fladmark" w:date="2020-05-28T16:56:00Z">
        <w:r w:rsidR="00372150" w:rsidRPr="003C4653" w:rsidDel="005D22F3">
          <w:rPr>
            <w:rFonts w:eastAsia="Times New Roman" w:cstheme="minorHAnsi"/>
            <w:color w:val="000000"/>
            <w:lang w:val="en-CA"/>
          </w:rPr>
          <w:delText>,</w:delText>
        </w:r>
      </w:del>
      <w:r w:rsidR="00372150" w:rsidRPr="003C4653">
        <w:rPr>
          <w:rFonts w:eastAsia="Times New Roman" w:cstheme="minorHAnsi"/>
          <w:color w:val="000000"/>
          <w:lang w:val="en-CA"/>
        </w:rPr>
        <w:t xml:space="preserve"> </w:t>
      </w:r>
      <w:ins w:id="365" w:author="Vanessa Fladmark" w:date="2020-05-28T16:56:00Z">
        <w:r w:rsidR="005D22F3">
          <w:rPr>
            <w:rFonts w:eastAsia="Times New Roman" w:cstheme="minorHAnsi"/>
            <w:color w:val="000000"/>
            <w:lang w:val="en-CA"/>
          </w:rPr>
          <w:t>Afterwards, t</w:t>
        </w:r>
      </w:ins>
      <w:del w:id="366" w:author="Vanessa Fladmark" w:date="2020-05-28T16:56:00Z">
        <w:r w:rsidR="00372150" w:rsidRPr="003C4653" w:rsidDel="005D22F3">
          <w:rPr>
            <w:rFonts w:eastAsia="Times New Roman" w:cstheme="minorHAnsi"/>
            <w:color w:val="000000"/>
            <w:lang w:val="en-CA"/>
          </w:rPr>
          <w:delText>before setting t</w:delText>
        </w:r>
      </w:del>
      <w:r w:rsidR="00372150" w:rsidRPr="003C4653">
        <w:rPr>
          <w:rFonts w:eastAsia="Times New Roman" w:cstheme="minorHAnsi"/>
          <w:color w:val="000000"/>
          <w:lang w:val="en-CA"/>
        </w:rPr>
        <w:t>he purse seine net</w:t>
      </w:r>
      <w:ins w:id="367" w:author="Vanessa Fladmark" w:date="2020-05-28T16:53:00Z">
        <w:r w:rsidR="005D22F3">
          <w:rPr>
            <w:rFonts w:eastAsia="Times New Roman" w:cstheme="minorHAnsi"/>
            <w:color w:val="000000"/>
            <w:lang w:val="en-CA"/>
          </w:rPr>
          <w:t xml:space="preserve"> </w:t>
        </w:r>
        <w:r w:rsidR="005D22F3" w:rsidRPr="005D22F3">
          <w:rPr>
            <w:rFonts w:eastAsia="Times New Roman" w:cstheme="minorHAnsi"/>
            <w:color w:val="000000"/>
            <w:lang w:val="en-CA"/>
          </w:rPr>
          <w:t>(bunt: 27 m × 9 m with 13 mm mesh; tow: 46 m × 9 m with 76 mm mesh</w:t>
        </w:r>
        <w:r w:rsidR="005D22F3">
          <w:rPr>
            <w:rFonts w:eastAsia="Times New Roman" w:cstheme="minorHAnsi"/>
            <w:color w:val="000000"/>
            <w:lang w:val="en-CA"/>
          </w:rPr>
          <w:t>)</w:t>
        </w:r>
      </w:ins>
      <w:del w:id="368" w:author="Vanessa Fladmark" w:date="2020-05-28T16:56:00Z">
        <w:r w:rsidR="00372150" w:rsidRPr="003C4653" w:rsidDel="005D22F3">
          <w:rPr>
            <w:rFonts w:eastAsia="Times New Roman" w:cstheme="minorHAnsi"/>
            <w:color w:val="000000"/>
            <w:lang w:val="en-CA"/>
          </w:rPr>
          <w:delText xml:space="preserve"> </w:delText>
        </w:r>
      </w:del>
      <w:ins w:id="369" w:author="Vanessa Fladmark" w:date="2020-05-28T16:56:00Z">
        <w:r w:rsidR="005D22F3">
          <w:rPr>
            <w:rFonts w:eastAsia="Times New Roman" w:cstheme="minorHAnsi"/>
            <w:color w:val="000000"/>
            <w:lang w:val="en-CA"/>
          </w:rPr>
          <w:t xml:space="preserve"> </w:t>
        </w:r>
      </w:ins>
      <w:r w:rsidR="00372150" w:rsidRPr="003C4653">
        <w:rPr>
          <w:rFonts w:eastAsia="Times New Roman" w:cstheme="minorHAnsi"/>
          <w:color w:val="000000"/>
          <w:lang w:val="en-CA"/>
        </w:rPr>
        <w:t xml:space="preserve">on a targeted school of fish, </w:t>
      </w:r>
      <w:del w:id="370" w:author="Vanessa Fladmark" w:date="2020-05-28T16:54:00Z">
        <w:r w:rsidR="00372150" w:rsidRPr="003C4653" w:rsidDel="005D22F3">
          <w:rPr>
            <w:rFonts w:eastAsia="Times New Roman" w:cstheme="minorHAnsi"/>
            <w:color w:val="000000"/>
            <w:lang w:val="en-CA"/>
          </w:rPr>
          <w:delText xml:space="preserve">where </w:delText>
        </w:r>
      </w:del>
      <w:r w:rsidR="00372150" w:rsidRPr="003C4653">
        <w:rPr>
          <w:rFonts w:eastAsia="Times New Roman" w:cstheme="minorHAnsi"/>
          <w:color w:val="000000"/>
          <w:lang w:val="en-CA"/>
        </w:rPr>
        <w:t xml:space="preserve">up to </w:t>
      </w:r>
      <w:del w:id="371" w:author="Brian" w:date="2020-05-10T07:38:00Z">
        <w:r w:rsidR="005D53D1" w:rsidDel="005675E6">
          <w:rPr>
            <w:rFonts w:eastAsia="Times New Roman" w:cstheme="minorHAnsi"/>
            <w:color w:val="000000"/>
            <w:lang w:val="en-CA"/>
          </w:rPr>
          <w:delText>1</w:delText>
        </w:r>
        <w:r w:rsidR="00372150" w:rsidRPr="003C4653" w:rsidDel="005675E6">
          <w:rPr>
            <w:rFonts w:eastAsia="Times New Roman" w:cstheme="minorHAnsi"/>
            <w:color w:val="000000"/>
            <w:lang w:val="en-CA"/>
          </w:rPr>
          <w:delText xml:space="preserve">0 </w:delText>
        </w:r>
      </w:del>
      <w:ins w:id="372" w:author="Brian" w:date="2020-05-10T07:38:00Z">
        <w:r w:rsidR="005675E6">
          <w:rPr>
            <w:rFonts w:eastAsia="Times New Roman" w:cstheme="minorHAnsi"/>
            <w:color w:val="000000"/>
            <w:lang w:val="en-CA"/>
          </w:rPr>
          <w:t>30</w:t>
        </w:r>
        <w:r w:rsidR="005675E6" w:rsidRPr="003C4653">
          <w:rPr>
            <w:rFonts w:eastAsia="Times New Roman" w:cstheme="minorHAnsi"/>
            <w:color w:val="000000"/>
            <w:lang w:val="en-CA"/>
          </w:rPr>
          <w:t xml:space="preserve"> </w:t>
        </w:r>
      </w:ins>
      <w:r w:rsidR="00372150" w:rsidRPr="003C4653">
        <w:rPr>
          <w:rFonts w:eastAsia="Times New Roman" w:cstheme="minorHAnsi"/>
          <w:color w:val="000000"/>
          <w:lang w:val="en-CA"/>
        </w:rPr>
        <w:t xml:space="preserve">sockeye, 10 pink and 10 chum salmon are </w:t>
      </w:r>
      <w:ins w:id="373" w:author="Vanessa Fladmark" w:date="2020-05-28T16:55:00Z">
        <w:r w:rsidR="005D22F3">
          <w:rPr>
            <w:rFonts w:eastAsia="Times New Roman" w:cstheme="minorHAnsi"/>
            <w:color w:val="000000"/>
            <w:lang w:val="en-CA"/>
          </w:rPr>
          <w:t xml:space="preserve">retained, the remaining </w:t>
        </w:r>
      </w:ins>
      <w:del w:id="374" w:author="Vanessa Fladmark" w:date="2020-05-28T16:55:00Z">
        <w:r w:rsidR="00372150" w:rsidRPr="003C4653" w:rsidDel="005D22F3">
          <w:rPr>
            <w:rFonts w:eastAsia="Times New Roman" w:cstheme="minorHAnsi"/>
            <w:color w:val="000000"/>
            <w:lang w:val="en-CA"/>
          </w:rPr>
          <w:delText>collected</w:delText>
        </w:r>
      </w:del>
      <w:ins w:id="375" w:author="Vanessa Fladmark" w:date="2020-05-28T16:54:00Z">
        <w:r w:rsidR="005D22F3">
          <w:rPr>
            <w:rFonts w:eastAsia="Times New Roman" w:cstheme="minorHAnsi"/>
            <w:color w:val="000000"/>
            <w:lang w:val="en-CA"/>
          </w:rPr>
          <w:t>salmon</w:t>
        </w:r>
      </w:ins>
      <w:ins w:id="376" w:author="Vanessa Fladmark" w:date="2020-05-28T16:53:00Z">
        <w:r w:rsidR="005D22F3">
          <w:rPr>
            <w:rFonts w:eastAsia="Times New Roman" w:cstheme="minorHAnsi"/>
            <w:color w:val="000000"/>
            <w:lang w:val="en-CA"/>
          </w:rPr>
          <w:t xml:space="preserve"> </w:t>
        </w:r>
      </w:ins>
      <w:ins w:id="377" w:author="Vanessa Fladmark" w:date="2020-05-28T16:54:00Z">
        <w:r w:rsidR="005D22F3">
          <w:rPr>
            <w:rFonts w:eastAsia="Times New Roman" w:cstheme="minorHAnsi"/>
            <w:color w:val="000000"/>
            <w:lang w:val="en-CA"/>
          </w:rPr>
          <w:t>counted</w:t>
        </w:r>
      </w:ins>
      <w:ins w:id="378" w:author="Vanessa Fladmark" w:date="2020-05-28T16:55:00Z">
        <w:r w:rsidR="005D22F3">
          <w:rPr>
            <w:rFonts w:eastAsia="Times New Roman" w:cstheme="minorHAnsi"/>
            <w:color w:val="000000"/>
            <w:lang w:val="en-CA"/>
          </w:rPr>
          <w:t xml:space="preserve"> and released</w:t>
        </w:r>
      </w:ins>
      <w:r w:rsidR="00E511DA">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(Hunt et al., 2018)</w:t>
      </w:r>
      <w:r w:rsidR="00674289">
        <w:rPr>
          <w:rStyle w:val="FootnoteReference"/>
          <w:rFonts w:eastAsia="Times New Roman" w:cstheme="minorHAnsi"/>
          <w:color w:val="000000"/>
          <w:lang w:val="en-CA"/>
        </w:rPr>
        <w:fldChar w:fldCharType="end"/>
      </w:r>
      <w:r w:rsidR="00372150" w:rsidRPr="003C4653">
        <w:rPr>
          <w:rFonts w:eastAsia="Times New Roman" w:cstheme="minorHAnsi"/>
          <w:color w:val="000000"/>
          <w:lang w:val="en-CA"/>
        </w:rPr>
        <w:t>.</w:t>
      </w:r>
      <w:ins w:id="379" w:author="Vanessa Fladmark" w:date="2020-05-29T09:50:00Z">
        <w:r w:rsidR="00D86058">
          <w:rPr>
            <w:rFonts w:eastAsia="Times New Roman" w:cstheme="minorHAnsi"/>
            <w:color w:val="000000"/>
            <w:lang w:val="en-CA"/>
          </w:rPr>
          <w:t xml:space="preserve"> </w:t>
        </w:r>
      </w:ins>
      <w:ins w:id="380" w:author="Vanessa Fladmark" w:date="2020-05-29T09:51:00Z">
        <w:r w:rsidR="00D86058">
          <w:rPr>
            <w:rFonts w:eastAsia="Times New Roman" w:cstheme="minorHAnsi"/>
            <w:color w:val="000000"/>
            <w:lang w:val="en-CA"/>
          </w:rPr>
          <w:t xml:space="preserve">Salmon were euthanized with </w:t>
        </w:r>
      </w:ins>
      <w:ins w:id="381" w:author="Vanessa Fladmark" w:date="2020-05-29T09:52:00Z">
        <w:r w:rsidR="00D86058">
          <w:rPr>
            <w:rFonts w:eastAsia="Times New Roman" w:cstheme="minorHAnsi"/>
            <w:color w:val="000000"/>
            <w:lang w:val="en-CA"/>
          </w:rPr>
          <w:t>trica</w:t>
        </w:r>
      </w:ins>
      <w:ins w:id="382" w:author="Vanessa Fladmark" w:date="2020-05-29T09:53:00Z">
        <w:r w:rsidR="00D86058">
          <w:rPr>
            <w:rFonts w:eastAsia="Times New Roman" w:cstheme="minorHAnsi"/>
            <w:color w:val="000000"/>
            <w:lang w:val="en-CA"/>
          </w:rPr>
          <w:t>i</w:t>
        </w:r>
      </w:ins>
      <w:ins w:id="383" w:author="Vanessa Fladmark" w:date="2020-05-29T09:52:00Z">
        <w:r w:rsidR="00D86058">
          <w:rPr>
            <w:rFonts w:eastAsia="Times New Roman" w:cstheme="minorHAnsi"/>
            <w:color w:val="000000"/>
            <w:lang w:val="en-CA"/>
          </w:rPr>
          <w:t>n</w:t>
        </w:r>
      </w:ins>
      <w:ins w:id="384" w:author="Vanessa Fladmark" w:date="2020-05-29T09:53:00Z">
        <w:r w:rsidR="00D86058">
          <w:rPr>
            <w:rFonts w:eastAsia="Times New Roman" w:cstheme="minorHAnsi"/>
            <w:color w:val="000000"/>
            <w:lang w:val="en-CA"/>
          </w:rPr>
          <w:t xml:space="preserve">e methanesulfonate (MS-222) upon removal from the seine net, </w:t>
        </w:r>
      </w:ins>
      <w:ins w:id="385" w:author="Vanessa Fladmark" w:date="2020-05-29T09:54:00Z">
        <w:r w:rsidR="00D86058">
          <w:rPr>
            <w:rFonts w:eastAsia="Times New Roman" w:cstheme="minorHAnsi"/>
            <w:color w:val="000000"/>
            <w:lang w:val="en-CA"/>
          </w:rPr>
          <w:t>length</w:t>
        </w:r>
      </w:ins>
      <w:ins w:id="386" w:author="Vanessa Fladmark" w:date="2020-05-29T10:00:00Z">
        <w:r w:rsidR="00D86058">
          <w:rPr>
            <w:rFonts w:eastAsia="Times New Roman" w:cstheme="minorHAnsi"/>
            <w:color w:val="000000"/>
            <w:lang w:val="en-CA"/>
          </w:rPr>
          <w:t>s</w:t>
        </w:r>
      </w:ins>
      <w:ins w:id="387" w:author="Vanessa Fladmark" w:date="2020-05-29T09:54:00Z">
        <w:r w:rsidR="00D86058">
          <w:rPr>
            <w:rFonts w:eastAsia="Times New Roman" w:cstheme="minorHAnsi"/>
            <w:color w:val="000000"/>
            <w:lang w:val="en-CA"/>
          </w:rPr>
          <w:t xml:space="preserve"> and weight</w:t>
        </w:r>
      </w:ins>
      <w:ins w:id="388" w:author="Vanessa Fladmark" w:date="2020-05-29T10:00:00Z">
        <w:r w:rsidR="00D86058">
          <w:rPr>
            <w:rFonts w:eastAsia="Times New Roman" w:cstheme="minorHAnsi"/>
            <w:color w:val="000000"/>
            <w:lang w:val="en-CA"/>
          </w:rPr>
          <w:t>s</w:t>
        </w:r>
      </w:ins>
      <w:ins w:id="389" w:author="Vanessa Fladmark" w:date="2020-05-29T09:54:00Z">
        <w:r w:rsidR="00D86058">
          <w:rPr>
            <w:rFonts w:eastAsia="Times New Roman" w:cstheme="minorHAnsi"/>
            <w:color w:val="000000"/>
            <w:lang w:val="en-CA"/>
          </w:rPr>
          <w:t xml:space="preserve"> recorded</w:t>
        </w:r>
      </w:ins>
      <w:ins w:id="390" w:author="Vanessa Fladmark" w:date="2020-05-29T10:00:00Z">
        <w:r w:rsidR="00D86058">
          <w:rPr>
            <w:rFonts w:eastAsia="Times New Roman" w:cstheme="minorHAnsi"/>
            <w:color w:val="000000"/>
            <w:lang w:val="en-CA"/>
          </w:rPr>
          <w:t>,</w:t>
        </w:r>
      </w:ins>
      <w:ins w:id="391" w:author="Vanessa Fladmark" w:date="2020-05-29T09:54:00Z">
        <w:r w:rsidR="00D86058">
          <w:rPr>
            <w:rFonts w:eastAsia="Times New Roman" w:cstheme="minorHAnsi"/>
            <w:color w:val="000000"/>
            <w:lang w:val="en-CA"/>
          </w:rPr>
          <w:t xml:space="preserve"> and preserved </w:t>
        </w:r>
      </w:ins>
      <w:ins w:id="392" w:author="Vanessa Fladmark" w:date="2020-05-29T09:58:00Z">
        <w:r w:rsidR="00D86058">
          <w:rPr>
            <w:rFonts w:eastAsia="Times New Roman" w:cstheme="minorHAnsi"/>
            <w:color w:val="000000"/>
            <w:lang w:val="en-CA"/>
          </w:rPr>
          <w:t xml:space="preserve">at </w:t>
        </w:r>
      </w:ins>
      <w:ins w:id="393" w:author="Vanessa Fladmark" w:date="2020-05-29T09:59:00Z">
        <w:r w:rsidR="00D86058">
          <w:rPr>
            <w:rFonts w:eastAsia="Times New Roman" w:cstheme="minorHAnsi"/>
            <w:color w:val="000000"/>
            <w:lang w:val="en-CA"/>
          </w:rPr>
          <w:t xml:space="preserve">-196 </w:t>
        </w:r>
        <w:r w:rsidR="00D86058" w:rsidRPr="00D86058">
          <w:rPr>
            <w:rFonts w:eastAsia="Times New Roman" w:cstheme="minorHAnsi"/>
            <w:color w:val="000000"/>
            <w:vertAlign w:val="superscript"/>
            <w:lang w:val="en-CA"/>
            <w:rPrChange w:id="394" w:author="Vanessa Fladmark" w:date="2020-05-29T09:59:00Z">
              <w:rPr>
                <w:rFonts w:eastAsia="Times New Roman" w:cstheme="minorHAnsi"/>
                <w:color w:val="000000"/>
                <w:lang w:val="en-CA"/>
              </w:rPr>
            </w:rPrChange>
          </w:rPr>
          <w:t>o</w:t>
        </w:r>
        <w:r w:rsidR="00D86058">
          <w:rPr>
            <w:rFonts w:eastAsia="Times New Roman" w:cstheme="minorHAnsi"/>
            <w:color w:val="000000"/>
            <w:lang w:val="en-CA"/>
          </w:rPr>
          <w:t xml:space="preserve">C with liquid nitrogen in a dry shipper until </w:t>
        </w:r>
      </w:ins>
      <w:ins w:id="395" w:author="Vanessa Fladmark" w:date="2020-05-29T10:00:00Z">
        <w:r w:rsidR="00D86058">
          <w:rPr>
            <w:rFonts w:eastAsia="Times New Roman" w:cstheme="minorHAnsi"/>
            <w:color w:val="000000"/>
            <w:lang w:val="en-CA"/>
          </w:rPr>
          <w:t xml:space="preserve">the salmon samples </w:t>
        </w:r>
      </w:ins>
      <w:ins w:id="396" w:author="Vanessa Fladmark" w:date="2020-05-29T10:01:00Z">
        <w:r w:rsidR="00D86058">
          <w:rPr>
            <w:rFonts w:eastAsia="Times New Roman" w:cstheme="minorHAnsi"/>
            <w:color w:val="000000"/>
            <w:lang w:val="en-CA"/>
          </w:rPr>
          <w:t>were</w:t>
        </w:r>
      </w:ins>
      <w:ins w:id="397" w:author="Vanessa Fladmark" w:date="2020-05-29T10:00:00Z">
        <w:r w:rsidR="00D86058">
          <w:rPr>
            <w:rFonts w:eastAsia="Times New Roman" w:cstheme="minorHAnsi"/>
            <w:color w:val="000000"/>
            <w:lang w:val="en-CA"/>
          </w:rPr>
          <w:t xml:space="preserve"> stored in the -80 </w:t>
        </w:r>
        <w:r w:rsidR="00D86058" w:rsidRPr="00D86058">
          <w:rPr>
            <w:rFonts w:eastAsia="Times New Roman" w:cstheme="minorHAnsi"/>
            <w:color w:val="000000"/>
            <w:vertAlign w:val="superscript"/>
            <w:lang w:val="en-CA"/>
            <w:rPrChange w:id="398" w:author="Vanessa Fladmark" w:date="2020-05-29T10:00:00Z">
              <w:rPr>
                <w:rFonts w:eastAsia="Times New Roman" w:cstheme="minorHAnsi"/>
                <w:color w:val="000000"/>
                <w:lang w:val="en-CA"/>
              </w:rPr>
            </w:rPrChange>
          </w:rPr>
          <w:t>o</w:t>
        </w:r>
        <w:r w:rsidR="00D86058">
          <w:rPr>
            <w:rFonts w:eastAsia="Times New Roman" w:cstheme="minorHAnsi"/>
            <w:color w:val="000000"/>
            <w:lang w:val="en-CA"/>
          </w:rPr>
          <w:t>C freezer at the lab.</w:t>
        </w:r>
      </w:ins>
      <w:ins w:id="399" w:author="Vanessa Fladmark" w:date="2020-05-29T09:59:00Z">
        <w:r w:rsidR="00D86058">
          <w:rPr>
            <w:rFonts w:eastAsia="Times New Roman" w:cstheme="minorHAnsi"/>
            <w:color w:val="000000"/>
            <w:lang w:val="en-CA"/>
          </w:rPr>
          <w:t xml:space="preserve"> </w:t>
        </w:r>
      </w:ins>
    </w:p>
    <w:p w14:paraId="243F6B16" w14:textId="77777777" w:rsidR="0078618D" w:rsidRDefault="0078618D" w:rsidP="00266C78">
      <w:pPr>
        <w:spacing w:line="480" w:lineRule="auto"/>
        <w:rPr>
          <w:ins w:id="400" w:author="Vanessa Fladmark" w:date="2020-05-28T13:26:00Z"/>
          <w:rFonts w:eastAsia="Times New Roman" w:cstheme="minorHAnsi"/>
          <w:color w:val="000000"/>
          <w:lang w:val="en-CA"/>
        </w:rPr>
      </w:pPr>
    </w:p>
    <w:p w14:paraId="7540FF03" w14:textId="019FE4B6" w:rsidR="004F5C82" w:rsidRPr="004F5C82" w:rsidRDefault="00372150" w:rsidP="00266C78">
      <w:pPr>
        <w:spacing w:line="480" w:lineRule="auto"/>
        <w:rPr>
          <w:rFonts w:ascii="Times New Roman" w:eastAsia="Times New Roman" w:hAnsi="Times New Roman" w:cs="Times New Roman"/>
          <w:lang w:val="en-CA"/>
          <w:rPrChange w:id="401" w:author="Vanessa Fladmark" w:date="2020-05-31T09:50:00Z">
            <w:rPr>
              <w:rFonts w:eastAsia="Times New Roman" w:cstheme="minorHAnsi"/>
              <w:lang w:val="en-CA"/>
            </w:rPr>
          </w:rPrChange>
        </w:rPr>
      </w:pPr>
      <w:del w:id="402" w:author="Vanessa Fladmark" w:date="2020-05-28T13:26:00Z">
        <w:r w:rsidRPr="003C4653" w:rsidDel="0078618D">
          <w:rPr>
            <w:rFonts w:eastAsia="Times New Roman" w:cstheme="minorHAnsi"/>
            <w:color w:val="000000"/>
            <w:lang w:val="en-CA"/>
          </w:rPr>
          <w:delText xml:space="preserve"> </w:delText>
        </w:r>
      </w:del>
      <w:del w:id="403" w:author="Vanessa Fladmark" w:date="2020-05-31T10:01:00Z">
        <w:r w:rsidRPr="003C4653" w:rsidDel="004F5C82">
          <w:rPr>
            <w:rFonts w:eastAsia="Times New Roman" w:cstheme="minorHAnsi"/>
            <w:color w:val="000000"/>
            <w:lang w:val="en-CA"/>
          </w:rPr>
          <w:delText>In</w:delText>
        </w:r>
      </w:del>
      <w:del w:id="404" w:author="Vanessa Fladmark" w:date="2020-05-28T13:26:00Z">
        <w:r w:rsidRPr="003C4653" w:rsidDel="0078618D">
          <w:rPr>
            <w:rFonts w:eastAsia="Times New Roman" w:cstheme="minorHAnsi"/>
            <w:color w:val="000000"/>
            <w:lang w:val="en-CA"/>
          </w:rPr>
          <w:delText xml:space="preserve"> 2015 and</w:delText>
        </w:r>
      </w:del>
      <w:del w:id="405" w:author="Vanessa Fladmark" w:date="2020-05-31T10:01:00Z">
        <w:r w:rsidRPr="003C4653" w:rsidDel="004F5C82">
          <w:rPr>
            <w:rFonts w:eastAsia="Times New Roman" w:cstheme="minorHAnsi"/>
            <w:color w:val="000000"/>
            <w:lang w:val="en-CA"/>
          </w:rPr>
          <w:delText xml:space="preserve"> 2016, zooplankton were gathered with horizontal surface tows and preserved in 95% ethanol, before oceanographic surveys were </w:delText>
        </w:r>
        <w:r w:rsidR="003852C1" w:rsidDel="004F5C82">
          <w:rPr>
            <w:rFonts w:eastAsia="Times New Roman" w:cstheme="minorHAnsi"/>
            <w:color w:val="000000"/>
            <w:lang w:val="en-CA"/>
          </w:rPr>
          <w:delText>performed</w:delText>
        </w:r>
        <w:r w:rsidRPr="003C4653" w:rsidDel="004F5C82">
          <w:rPr>
            <w:rFonts w:eastAsia="Times New Roman" w:cstheme="minorHAnsi"/>
            <w:color w:val="000000"/>
            <w:lang w:val="en-CA"/>
          </w:rPr>
          <w:delText>, collecting YSI and CTD information. </w:delText>
        </w:r>
        <w:commentRangeEnd w:id="319"/>
        <w:r w:rsidR="0022733A" w:rsidDel="004F5C82">
          <w:rPr>
            <w:rStyle w:val="CommentReference"/>
          </w:rPr>
          <w:commentReference w:id="319"/>
        </w:r>
      </w:del>
      <w:ins w:id="406" w:author="Vanessa Fladmark" w:date="2020-05-31T09:45:00Z">
        <w:r w:rsidR="004F5C82">
          <w:rPr>
            <w:rFonts w:eastAsia="Times New Roman" w:cstheme="minorHAnsi"/>
            <w:color w:val="000000"/>
            <w:lang w:val="en-CA"/>
          </w:rPr>
          <w:tab/>
          <w:t xml:space="preserve">In addition to </w:t>
        </w:r>
      </w:ins>
      <w:ins w:id="407" w:author="Vanessa Fladmark" w:date="2020-05-31T09:46:00Z">
        <w:r w:rsidR="004F5C82">
          <w:rPr>
            <w:rFonts w:eastAsia="Times New Roman" w:cstheme="minorHAnsi"/>
            <w:color w:val="000000"/>
            <w:lang w:val="en-CA"/>
          </w:rPr>
          <w:t>salmon sampling, zooplankton samples and oceanographic data were als</w:t>
        </w:r>
      </w:ins>
      <w:ins w:id="408" w:author="Vanessa Fladmark" w:date="2020-05-31T09:48:00Z">
        <w:r w:rsidR="004F5C82">
          <w:rPr>
            <w:rFonts w:eastAsia="Times New Roman" w:cstheme="minorHAnsi"/>
            <w:color w:val="000000"/>
            <w:lang w:val="en-CA"/>
          </w:rPr>
          <w:t xml:space="preserve">o </w:t>
        </w:r>
      </w:ins>
      <w:ins w:id="409" w:author="Vanessa Fladmark" w:date="2020-05-31T09:46:00Z">
        <w:r w:rsidR="004F5C82">
          <w:rPr>
            <w:rFonts w:eastAsia="Times New Roman" w:cstheme="minorHAnsi"/>
            <w:color w:val="000000"/>
            <w:lang w:val="en-CA"/>
          </w:rPr>
          <w:t xml:space="preserve">collected </w:t>
        </w:r>
      </w:ins>
      <w:ins w:id="410" w:author="Vanessa Fladmark" w:date="2020-05-31T10:11:00Z">
        <w:r w:rsidR="002D5C0C">
          <w:rPr>
            <w:rFonts w:eastAsia="Times New Roman" w:cstheme="minorHAnsi"/>
            <w:color w:val="000000"/>
            <w:lang w:val="en-CA"/>
          </w:rPr>
          <w:t xml:space="preserve">during </w:t>
        </w:r>
      </w:ins>
      <w:ins w:id="411" w:author="Vanessa Fladmark" w:date="2020-05-31T10:16:00Z">
        <w:r w:rsidR="002D5C0C">
          <w:rPr>
            <w:rFonts w:eastAsia="Times New Roman" w:cstheme="minorHAnsi"/>
            <w:color w:val="000000"/>
            <w:lang w:val="en-CA"/>
          </w:rPr>
          <w:t>each</w:t>
        </w:r>
      </w:ins>
      <w:ins w:id="412" w:author="Vanessa Fladmark" w:date="2020-05-31T10:11:00Z">
        <w:r w:rsidR="002D5C0C">
          <w:rPr>
            <w:rFonts w:eastAsia="Times New Roman" w:cstheme="minorHAnsi"/>
            <w:color w:val="000000"/>
            <w:lang w:val="en-CA"/>
          </w:rPr>
          <w:t xml:space="preserve"> survey</w:t>
        </w:r>
      </w:ins>
      <w:ins w:id="413" w:author="Vanessa Fladmark" w:date="2020-05-31T09:46:00Z">
        <w:r w:rsidR="004F5C82">
          <w:rPr>
            <w:rFonts w:eastAsia="Times New Roman" w:cstheme="minorHAnsi"/>
            <w:color w:val="000000"/>
            <w:lang w:val="en-CA"/>
          </w:rPr>
          <w:t>.</w:t>
        </w:r>
      </w:ins>
      <w:ins w:id="414" w:author="Vanessa Fladmark" w:date="2020-05-31T10:17:00Z">
        <w:r w:rsidR="005C4F22">
          <w:rPr>
            <w:rFonts w:eastAsia="Times New Roman" w:cstheme="minorHAnsi"/>
            <w:color w:val="000000"/>
            <w:lang w:val="en-CA"/>
          </w:rPr>
          <w:t xml:space="preserve"> The YSI measured temperature and salinity at the surface and 1-meter depth, recorded while salmon were held for processing in the net.</w:t>
        </w:r>
      </w:ins>
      <w:ins w:id="415" w:author="Vanessa Fladmark" w:date="2020-05-31T09:46:00Z">
        <w:r w:rsidR="004F5C82">
          <w:rPr>
            <w:rFonts w:eastAsia="Times New Roman" w:cstheme="minorHAnsi"/>
            <w:color w:val="000000"/>
            <w:lang w:val="en-CA"/>
          </w:rPr>
          <w:t xml:space="preserve"> </w:t>
        </w:r>
      </w:ins>
      <w:ins w:id="416" w:author="Vanessa Fladmark" w:date="2020-05-31T09:48:00Z">
        <w:r w:rsidR="004F5C82">
          <w:rPr>
            <w:rFonts w:eastAsia="Times New Roman" w:cstheme="minorHAnsi"/>
            <w:color w:val="000000"/>
            <w:lang w:val="en-CA"/>
          </w:rPr>
          <w:t xml:space="preserve">The zooplankton were </w:t>
        </w:r>
      </w:ins>
      <w:ins w:id="417" w:author="Vanessa Fladmark" w:date="2020-05-31T10:17:00Z">
        <w:r w:rsidR="005C4F22">
          <w:rPr>
            <w:rFonts w:eastAsia="Times New Roman" w:cstheme="minorHAnsi"/>
            <w:color w:val="000000"/>
            <w:lang w:val="en-CA"/>
          </w:rPr>
          <w:t>collected</w:t>
        </w:r>
      </w:ins>
      <w:ins w:id="418" w:author="Vanessa Fladmark" w:date="2020-05-31T10:13:00Z">
        <w:r w:rsidR="002D5C0C">
          <w:rPr>
            <w:rFonts w:eastAsia="Times New Roman" w:cstheme="minorHAnsi"/>
            <w:color w:val="000000"/>
            <w:lang w:val="en-CA"/>
          </w:rPr>
          <w:t xml:space="preserve"> after salmon and oceanographic sampling</w:t>
        </w:r>
      </w:ins>
      <w:ins w:id="419" w:author="Vanessa Fladmark" w:date="2020-05-31T09:48:00Z">
        <w:r w:rsidR="004F5C82">
          <w:rPr>
            <w:rFonts w:eastAsia="Times New Roman" w:cstheme="minorHAnsi"/>
            <w:color w:val="000000"/>
            <w:lang w:val="en-CA"/>
          </w:rPr>
          <w:t xml:space="preserve"> with a 50 cm diameter and 250 </w:t>
        </w:r>
      </w:ins>
      <w:ins w:id="420" w:author="Vanessa Fladmark" w:date="2020-05-31T09:50:00Z">
        <w:r w:rsidR="004F5C82" w:rsidRPr="004F5C82">
          <w:rPr>
            <w:rFonts w:eastAsia="Times New Roman" w:cstheme="minorHAnsi"/>
            <w:color w:val="202122"/>
            <w:shd w:val="clear" w:color="auto" w:fill="F9F9F9"/>
            <w:lang w:val="en-CA"/>
            <w:rPrChange w:id="421" w:author="Vanessa Fladmark" w:date="2020-05-31T09:50:00Z">
              <w:rPr>
                <w:rFonts w:ascii="Arial" w:eastAsia="Times New Roman" w:hAnsi="Arial" w:cs="Arial"/>
                <w:color w:val="202122"/>
                <w:sz w:val="18"/>
                <w:szCs w:val="18"/>
                <w:shd w:val="clear" w:color="auto" w:fill="F9F9F9"/>
                <w:lang w:val="en-CA"/>
              </w:rPr>
            </w:rPrChange>
          </w:rPr>
          <w:t>μ</w:t>
        </w:r>
      </w:ins>
      <w:ins w:id="422" w:author="Vanessa Fladmark" w:date="2020-05-31T09:48:00Z">
        <w:r w:rsidR="004F5C82">
          <w:rPr>
            <w:rFonts w:eastAsia="Times New Roman" w:cstheme="minorHAnsi"/>
            <w:color w:val="000000"/>
            <w:lang w:val="en-CA"/>
          </w:rPr>
          <w:t>m</w:t>
        </w:r>
      </w:ins>
      <w:ins w:id="423" w:author="Vanessa Fladmark" w:date="2020-05-31T09:50:00Z">
        <w:r w:rsidR="004F5C82">
          <w:rPr>
            <w:rFonts w:eastAsia="Times New Roman" w:cstheme="minorHAnsi"/>
            <w:color w:val="000000"/>
            <w:lang w:val="en-CA"/>
          </w:rPr>
          <w:t xml:space="preserve"> mesh net, towed ho</w:t>
        </w:r>
      </w:ins>
      <w:ins w:id="424" w:author="Vanessa Fladmark" w:date="2020-05-31T09:51:00Z">
        <w:r w:rsidR="004F5C82">
          <w:rPr>
            <w:rFonts w:eastAsia="Times New Roman" w:cstheme="minorHAnsi"/>
            <w:color w:val="000000"/>
            <w:lang w:val="en-CA"/>
          </w:rPr>
          <w:t>rizontally at the surface</w:t>
        </w:r>
      </w:ins>
      <w:ins w:id="425" w:author="Vanessa Fladmark" w:date="2020-05-31T09:52:00Z">
        <w:r w:rsidR="004F5C82">
          <w:rPr>
            <w:rFonts w:eastAsia="Times New Roman" w:cstheme="minorHAnsi"/>
            <w:color w:val="000000"/>
            <w:lang w:val="en-CA"/>
          </w:rPr>
          <w:t xml:space="preserve"> and preserved in</w:t>
        </w:r>
      </w:ins>
      <w:ins w:id="426" w:author="Vanessa Fladmark" w:date="2020-06-02T12:49:00Z">
        <w:r w:rsidR="00663B82">
          <w:rPr>
            <w:rFonts w:eastAsia="Times New Roman" w:cstheme="minorHAnsi"/>
            <w:color w:val="000000"/>
            <w:lang w:val="en-CA"/>
          </w:rPr>
          <w:t xml:space="preserve"> 4% formaldehyde</w:t>
        </w:r>
      </w:ins>
      <w:ins w:id="427" w:author="Vanessa Fladmark" w:date="2020-05-31T09:52:00Z">
        <w:r w:rsidR="004F5C82">
          <w:rPr>
            <w:rFonts w:eastAsia="Times New Roman" w:cstheme="minorHAnsi"/>
            <w:color w:val="000000"/>
            <w:lang w:val="en-CA"/>
          </w:rPr>
          <w:t xml:space="preserve"> for </w:t>
        </w:r>
      </w:ins>
      <w:ins w:id="428" w:author="Vanessa Fladmark" w:date="2020-06-02T12:51:00Z">
        <w:r w:rsidR="00663B82">
          <w:rPr>
            <w:rFonts w:eastAsia="Times New Roman" w:cstheme="minorHAnsi"/>
            <w:color w:val="000000"/>
            <w:lang w:val="en-CA"/>
          </w:rPr>
          <w:t xml:space="preserve">future </w:t>
        </w:r>
      </w:ins>
      <w:ins w:id="429" w:author="Vanessa Fladmark" w:date="2020-05-31T09:52:00Z">
        <w:r w:rsidR="004F5C82">
          <w:rPr>
            <w:rFonts w:eastAsia="Times New Roman" w:cstheme="minorHAnsi"/>
            <w:color w:val="000000"/>
            <w:lang w:val="en-CA"/>
          </w:rPr>
          <w:t xml:space="preserve">analysis. </w:t>
        </w:r>
      </w:ins>
    </w:p>
    <w:p w14:paraId="748FE784" w14:textId="77777777" w:rsidR="00372150" w:rsidRPr="003C4653" w:rsidRDefault="00372150" w:rsidP="00266C78">
      <w:pPr>
        <w:spacing w:line="480" w:lineRule="auto"/>
        <w:rPr>
          <w:rFonts w:eastAsia="Times New Roman" w:cstheme="minorHAnsi"/>
          <w:lang w:val="en-CA"/>
        </w:rPr>
      </w:pPr>
    </w:p>
    <w:p w14:paraId="4FB195DC" w14:textId="31A7248F" w:rsidR="00372150" w:rsidDel="00C6340E" w:rsidRDefault="00372150">
      <w:pPr>
        <w:spacing w:line="480" w:lineRule="auto"/>
        <w:rPr>
          <w:del w:id="430" w:author="Vanessa Fladmark" w:date="2020-05-31T11:31:00Z"/>
          <w:rFonts w:eastAsia="Times New Roman" w:cstheme="minorHAnsi"/>
          <w:color w:val="000000"/>
          <w:lang w:val="en-CA"/>
        </w:rPr>
      </w:pPr>
      <w:r w:rsidRPr="003C4653">
        <w:rPr>
          <w:rFonts w:eastAsia="Times New Roman" w:cstheme="minorHAnsi"/>
          <w:color w:val="000000"/>
          <w:lang w:val="en-CA"/>
        </w:rPr>
        <w:tab/>
      </w:r>
      <w:commentRangeStart w:id="431"/>
      <w:ins w:id="432" w:author="Brian" w:date="2020-05-10T07:50:00Z">
        <w:r w:rsidR="00893DEA">
          <w:rPr>
            <w:rFonts w:eastAsia="Times New Roman" w:cstheme="minorHAnsi"/>
            <w:color w:val="000000"/>
            <w:lang w:val="en-CA"/>
          </w:rPr>
          <w:t>In</w:t>
        </w:r>
      </w:ins>
      <w:commentRangeEnd w:id="431"/>
      <w:ins w:id="433" w:author="Brian" w:date="2020-05-10T07:52:00Z">
        <w:r w:rsidR="00893DEA">
          <w:rPr>
            <w:rStyle w:val="CommentReference"/>
          </w:rPr>
          <w:commentReference w:id="431"/>
        </w:r>
      </w:ins>
      <w:ins w:id="434" w:author="Brian" w:date="2020-05-10T07:50:00Z">
        <w:r w:rsidR="00893DEA">
          <w:rPr>
            <w:rFonts w:eastAsia="Times New Roman" w:cstheme="minorHAnsi"/>
            <w:color w:val="000000"/>
            <w:lang w:val="en-CA"/>
          </w:rPr>
          <w:t xml:space="preserve"> </w:t>
        </w:r>
      </w:ins>
      <w:del w:id="435" w:author="Brian" w:date="2020-05-10T07:50:00Z">
        <w:r w:rsidRPr="003C4653" w:rsidDel="00893DEA">
          <w:rPr>
            <w:rFonts w:eastAsia="Times New Roman" w:cstheme="minorHAnsi"/>
            <w:color w:val="000000"/>
            <w:lang w:val="en-CA"/>
          </w:rPr>
          <w:delText xml:space="preserve">Back at </w:delText>
        </w:r>
      </w:del>
      <w:r w:rsidRPr="003C4653">
        <w:rPr>
          <w:rFonts w:eastAsia="Times New Roman" w:cstheme="minorHAnsi"/>
          <w:color w:val="000000"/>
          <w:lang w:val="en-CA"/>
        </w:rPr>
        <w:t xml:space="preserve">the lab, </w:t>
      </w:r>
      <w:del w:id="436" w:author="Brian" w:date="2020-05-10T07:51:00Z">
        <w:r w:rsidRPr="003C4653" w:rsidDel="00893DEA">
          <w:rPr>
            <w:rFonts w:eastAsia="Times New Roman" w:cstheme="minorHAnsi"/>
            <w:color w:val="000000"/>
            <w:lang w:val="en-CA"/>
          </w:rPr>
          <w:delText xml:space="preserve">researchers processed zooplankton samples and dissected </w:delText>
        </w:r>
      </w:del>
      <w:r w:rsidRPr="003C4653">
        <w:rPr>
          <w:rFonts w:eastAsia="Times New Roman" w:cstheme="minorHAnsi"/>
          <w:color w:val="000000"/>
          <w:lang w:val="en-CA"/>
        </w:rPr>
        <w:t xml:space="preserve">juvenile salmon </w:t>
      </w:r>
      <w:ins w:id="437" w:author="Brian" w:date="2020-05-10T07:51:00Z">
        <w:r w:rsidR="00893DEA">
          <w:rPr>
            <w:rFonts w:eastAsia="Times New Roman" w:cstheme="minorHAnsi"/>
            <w:color w:val="000000"/>
            <w:lang w:val="en-CA"/>
          </w:rPr>
          <w:t xml:space="preserve">were dissected and </w:t>
        </w:r>
      </w:ins>
      <w:del w:id="438" w:author="Brian" w:date="2020-05-10T07:51:00Z">
        <w:r w:rsidRPr="003C4653" w:rsidDel="00893DEA">
          <w:rPr>
            <w:rFonts w:eastAsia="Times New Roman" w:cstheme="minorHAnsi"/>
            <w:color w:val="000000"/>
            <w:lang w:val="en-CA"/>
          </w:rPr>
          <w:delText xml:space="preserve">for various samples, the salmon </w:delText>
        </w:r>
      </w:del>
      <w:ins w:id="439" w:author="Brian" w:date="2020-05-10T07:51:00Z">
        <w:r w:rsidR="00893DEA">
          <w:rPr>
            <w:rFonts w:eastAsia="Times New Roman" w:cstheme="minorHAnsi"/>
            <w:color w:val="000000"/>
            <w:lang w:val="en-CA"/>
          </w:rPr>
          <w:t xml:space="preserve">the </w:t>
        </w:r>
      </w:ins>
      <w:r w:rsidRPr="003C4653">
        <w:rPr>
          <w:rFonts w:eastAsia="Times New Roman" w:cstheme="minorHAnsi"/>
          <w:color w:val="000000"/>
          <w:lang w:val="en-CA"/>
        </w:rPr>
        <w:t xml:space="preserve">stomachs </w:t>
      </w:r>
      <w:del w:id="440" w:author="Brian" w:date="2020-05-10T07:51:00Z">
        <w:r w:rsidRPr="003C4653" w:rsidDel="00893DEA">
          <w:rPr>
            <w:rFonts w:eastAsia="Times New Roman" w:cstheme="minorHAnsi"/>
            <w:color w:val="000000"/>
            <w:lang w:val="en-CA"/>
          </w:rPr>
          <w:delText xml:space="preserve">removed and </w:delText>
        </w:r>
      </w:del>
      <w:r w:rsidRPr="003C4653">
        <w:rPr>
          <w:rFonts w:eastAsia="Times New Roman" w:cstheme="minorHAnsi"/>
          <w:color w:val="000000"/>
          <w:lang w:val="en-CA"/>
        </w:rPr>
        <w:t xml:space="preserve">preserved in 95% ethanol. </w:t>
      </w:r>
      <w:moveFromRangeStart w:id="441" w:author="Brian" w:date="2020-05-10T07:51:00Z" w:name="move39989508"/>
      <w:moveFrom w:id="442" w:author="Brian" w:date="2020-05-10T07:51:00Z">
        <w:r w:rsidRPr="003C4653" w:rsidDel="00893DEA">
          <w:rPr>
            <w:rFonts w:eastAsia="Times New Roman" w:cstheme="minorHAnsi"/>
            <w:color w:val="000000"/>
            <w:lang w:val="en-CA"/>
          </w:rPr>
          <w:t xml:space="preserve">The zooplankton samples were poured over sieves to be size fractionated and then weighed before they were split into a subsample, to be identified to species, counted and measured. </w:t>
        </w:r>
      </w:moveFrom>
      <w:moveFromRangeEnd w:id="441"/>
      <w:ins w:id="443" w:author="Brian" w:date="2020-05-10T07:52:00Z">
        <w:r w:rsidR="00893DEA">
          <w:rPr>
            <w:rFonts w:eastAsia="Times New Roman" w:cstheme="minorHAnsi"/>
            <w:color w:val="000000"/>
            <w:lang w:val="en-CA"/>
          </w:rPr>
          <w:t xml:space="preserve"> Prior to analysis, </w:t>
        </w:r>
      </w:ins>
      <w:del w:id="444" w:author="Brian" w:date="2020-05-10T07:52:00Z">
        <w:r w:rsidRPr="003C4653" w:rsidDel="00893DEA">
          <w:rPr>
            <w:rFonts w:eastAsia="Times New Roman" w:cstheme="minorHAnsi"/>
            <w:color w:val="000000"/>
            <w:lang w:val="en-CA"/>
          </w:rPr>
          <w:delText xml:space="preserve">The </w:delText>
        </w:r>
      </w:del>
      <w:r w:rsidRPr="003C4653">
        <w:rPr>
          <w:rFonts w:eastAsia="Times New Roman" w:cstheme="minorHAnsi"/>
          <w:color w:val="000000"/>
          <w:lang w:val="en-CA"/>
        </w:rPr>
        <w:t xml:space="preserve">salmon stomachs </w:t>
      </w:r>
      <w:del w:id="445" w:author="Brian" w:date="2020-05-10T07:53:00Z">
        <w:r w:rsidRPr="003C4653" w:rsidDel="007F2F83">
          <w:rPr>
            <w:rFonts w:eastAsia="Times New Roman" w:cstheme="minorHAnsi"/>
            <w:color w:val="000000"/>
            <w:lang w:val="en-CA"/>
          </w:rPr>
          <w:delText xml:space="preserve">required more steps for processing, </w:delText>
        </w:r>
      </w:del>
      <w:ins w:id="446" w:author="Brian" w:date="2020-05-10T07:53:00Z">
        <w:r w:rsidR="007F2F83">
          <w:rPr>
            <w:rFonts w:eastAsia="Times New Roman" w:cstheme="minorHAnsi"/>
            <w:color w:val="000000"/>
            <w:lang w:val="en-CA"/>
          </w:rPr>
          <w:t xml:space="preserve">were </w:t>
        </w:r>
      </w:ins>
      <w:r w:rsidRPr="003C4653">
        <w:rPr>
          <w:rFonts w:eastAsia="Times New Roman" w:cstheme="minorHAnsi"/>
          <w:color w:val="000000"/>
          <w:lang w:val="en-CA"/>
        </w:rPr>
        <w:t>remov</w:t>
      </w:r>
      <w:ins w:id="447" w:author="Brian" w:date="2020-05-10T07:53:00Z">
        <w:r w:rsidR="007F2F83">
          <w:rPr>
            <w:rFonts w:eastAsia="Times New Roman" w:cstheme="minorHAnsi"/>
            <w:color w:val="000000"/>
            <w:lang w:val="en-CA"/>
          </w:rPr>
          <w:t xml:space="preserve">ed from </w:t>
        </w:r>
      </w:ins>
      <w:del w:id="448" w:author="Brian" w:date="2020-05-10T07:53:00Z">
        <w:r w:rsidRPr="003C4653" w:rsidDel="007F2F83">
          <w:rPr>
            <w:rFonts w:eastAsia="Times New Roman" w:cstheme="minorHAnsi"/>
            <w:color w:val="000000"/>
            <w:lang w:val="en-CA"/>
          </w:rPr>
          <w:delText>ing</w:delText>
        </w:r>
      </w:del>
      <w:r w:rsidRPr="003C4653">
        <w:rPr>
          <w:rFonts w:eastAsia="Times New Roman" w:cstheme="minorHAnsi"/>
          <w:color w:val="000000"/>
          <w:lang w:val="en-CA"/>
        </w:rPr>
        <w:t xml:space="preserve"> ethanol and soak</w:t>
      </w:r>
      <w:ins w:id="449" w:author="Brian" w:date="2020-05-10T07:53:00Z">
        <w:r w:rsidR="007F2F83">
          <w:rPr>
            <w:rFonts w:eastAsia="Times New Roman" w:cstheme="minorHAnsi"/>
            <w:color w:val="000000"/>
            <w:lang w:val="en-CA"/>
          </w:rPr>
          <w:t>ed</w:t>
        </w:r>
      </w:ins>
      <w:del w:id="450" w:author="Brian" w:date="2020-05-10T07:53:00Z">
        <w:r w:rsidRPr="003C4653" w:rsidDel="007F2F83">
          <w:rPr>
            <w:rFonts w:eastAsia="Times New Roman" w:cstheme="minorHAnsi"/>
            <w:color w:val="000000"/>
            <w:lang w:val="en-CA"/>
          </w:rPr>
          <w:delText>ing</w:delText>
        </w:r>
      </w:del>
      <w:r w:rsidRPr="003C4653">
        <w:rPr>
          <w:rFonts w:eastAsia="Times New Roman" w:cstheme="minorHAnsi"/>
          <w:color w:val="000000"/>
          <w:lang w:val="en-CA"/>
        </w:rPr>
        <w:t xml:space="preserve"> </w:t>
      </w:r>
      <w:ins w:id="451" w:author="Brian" w:date="2020-05-10T07:54:00Z">
        <w:r w:rsidR="007F2F83">
          <w:rPr>
            <w:rFonts w:eastAsia="Times New Roman" w:cstheme="minorHAnsi"/>
            <w:color w:val="000000"/>
            <w:lang w:val="en-CA"/>
          </w:rPr>
          <w:t xml:space="preserve">unopened </w:t>
        </w:r>
      </w:ins>
      <w:r w:rsidRPr="003C4653">
        <w:rPr>
          <w:rFonts w:eastAsia="Times New Roman" w:cstheme="minorHAnsi"/>
          <w:color w:val="000000"/>
          <w:lang w:val="en-CA"/>
        </w:rPr>
        <w:t xml:space="preserve">for 30 minutes in </w:t>
      </w:r>
      <w:ins w:id="452" w:author="Vanessa Fladmark" w:date="2020-05-27T10:21:00Z">
        <w:r w:rsidR="00912321">
          <w:rPr>
            <w:rFonts w:eastAsia="Times New Roman" w:cstheme="minorHAnsi"/>
            <w:color w:val="000000"/>
            <w:lang w:val="en-CA"/>
          </w:rPr>
          <w:t xml:space="preserve">tap </w:t>
        </w:r>
      </w:ins>
      <w:commentRangeStart w:id="453"/>
      <w:r w:rsidRPr="003C4653">
        <w:rPr>
          <w:rFonts w:eastAsia="Times New Roman" w:cstheme="minorHAnsi"/>
          <w:color w:val="000000"/>
          <w:lang w:val="en-CA"/>
        </w:rPr>
        <w:t xml:space="preserve">water </w:t>
      </w:r>
      <w:commentRangeEnd w:id="453"/>
      <w:r w:rsidR="007F2F83">
        <w:rPr>
          <w:rStyle w:val="CommentReference"/>
        </w:rPr>
        <w:commentReference w:id="453"/>
      </w:r>
      <w:r w:rsidRPr="003C4653">
        <w:rPr>
          <w:rFonts w:eastAsia="Times New Roman" w:cstheme="minorHAnsi"/>
          <w:color w:val="000000"/>
          <w:lang w:val="en-CA"/>
        </w:rPr>
        <w:t xml:space="preserve">to reduce </w:t>
      </w:r>
      <w:ins w:id="454" w:author="Brian" w:date="2020-05-10T07:53:00Z">
        <w:r w:rsidR="007F2F83">
          <w:rPr>
            <w:rFonts w:eastAsia="Times New Roman" w:cstheme="minorHAnsi"/>
            <w:color w:val="000000"/>
            <w:lang w:val="en-CA"/>
          </w:rPr>
          <w:t xml:space="preserve">the </w:t>
        </w:r>
      </w:ins>
      <w:r w:rsidRPr="003C4653">
        <w:rPr>
          <w:rFonts w:eastAsia="Times New Roman" w:cstheme="minorHAnsi"/>
          <w:color w:val="000000"/>
          <w:lang w:val="en-CA"/>
        </w:rPr>
        <w:t xml:space="preserve">brittleness of </w:t>
      </w:r>
      <w:ins w:id="455" w:author="Brian" w:date="2020-05-10T07:53:00Z">
        <w:r w:rsidR="007F2F83">
          <w:rPr>
            <w:rFonts w:eastAsia="Times New Roman" w:cstheme="minorHAnsi"/>
            <w:color w:val="000000"/>
            <w:lang w:val="en-CA"/>
          </w:rPr>
          <w:t xml:space="preserve">the </w:t>
        </w:r>
      </w:ins>
      <w:r w:rsidRPr="003C4653">
        <w:rPr>
          <w:rFonts w:eastAsia="Times New Roman" w:cstheme="minorHAnsi"/>
          <w:color w:val="000000"/>
          <w:lang w:val="en-CA"/>
        </w:rPr>
        <w:t>sample</w:t>
      </w:r>
      <w:ins w:id="456" w:author="Brian" w:date="2020-05-10T07:54:00Z">
        <w:r w:rsidR="007F2F83">
          <w:rPr>
            <w:rFonts w:eastAsia="Times New Roman" w:cstheme="minorHAnsi"/>
            <w:color w:val="000000"/>
            <w:lang w:val="en-CA"/>
          </w:rPr>
          <w:t xml:space="preserve">. The stomach was then </w:t>
        </w:r>
      </w:ins>
      <w:del w:id="457" w:author="Brian" w:date="2020-05-10T07:54:00Z">
        <w:r w:rsidRPr="003C4653" w:rsidDel="007F2F83">
          <w:rPr>
            <w:rFonts w:eastAsia="Times New Roman" w:cstheme="minorHAnsi"/>
            <w:color w:val="000000"/>
            <w:lang w:val="en-CA"/>
          </w:rPr>
          <w:delText xml:space="preserve">, before </w:delText>
        </w:r>
      </w:del>
      <w:r w:rsidRPr="003C4653">
        <w:rPr>
          <w:rFonts w:eastAsia="Times New Roman" w:cstheme="minorHAnsi"/>
          <w:color w:val="000000"/>
          <w:lang w:val="en-CA"/>
        </w:rPr>
        <w:t>dissect</w:t>
      </w:r>
      <w:ins w:id="458" w:author="Brian" w:date="2020-05-10T07:54:00Z">
        <w:r w:rsidR="007F2F83">
          <w:rPr>
            <w:rFonts w:eastAsia="Times New Roman" w:cstheme="minorHAnsi"/>
            <w:color w:val="000000"/>
            <w:lang w:val="en-CA"/>
          </w:rPr>
          <w:t>ed</w:t>
        </w:r>
      </w:ins>
      <w:del w:id="459" w:author="Brian" w:date="2020-05-10T07:54:00Z">
        <w:r w:rsidRPr="003C4653" w:rsidDel="007F2F83">
          <w:rPr>
            <w:rFonts w:eastAsia="Times New Roman" w:cstheme="minorHAnsi"/>
            <w:color w:val="000000"/>
            <w:lang w:val="en-CA"/>
          </w:rPr>
          <w:delText>ing</w:delText>
        </w:r>
      </w:del>
      <w:ins w:id="460" w:author="Brian" w:date="2020-05-10T07:54:00Z">
        <w:r w:rsidR="007F2F83">
          <w:rPr>
            <w:rFonts w:eastAsia="Times New Roman" w:cstheme="minorHAnsi"/>
            <w:color w:val="000000"/>
            <w:lang w:val="en-CA"/>
          </w:rPr>
          <w:t xml:space="preserve"> </w:t>
        </w:r>
      </w:ins>
      <w:del w:id="461" w:author="Brian" w:date="2020-05-10T07:54:00Z">
        <w:r w:rsidRPr="003C4653" w:rsidDel="007F2F83">
          <w:rPr>
            <w:rFonts w:eastAsia="Times New Roman" w:cstheme="minorHAnsi"/>
            <w:color w:val="000000"/>
            <w:lang w:val="en-CA"/>
          </w:rPr>
          <w:delText xml:space="preserve"> the stomach </w:delText>
        </w:r>
      </w:del>
      <w:r w:rsidRPr="003C4653">
        <w:rPr>
          <w:rFonts w:eastAsia="Times New Roman" w:cstheme="minorHAnsi"/>
          <w:color w:val="000000"/>
          <w:lang w:val="en-CA"/>
        </w:rPr>
        <w:t>open</w:t>
      </w:r>
      <w:ins w:id="462" w:author="Brian" w:date="2020-05-10T07:55:00Z">
        <w:r w:rsidR="007F2F83">
          <w:rPr>
            <w:rFonts w:eastAsia="Times New Roman" w:cstheme="minorHAnsi"/>
            <w:color w:val="000000"/>
            <w:lang w:val="en-CA"/>
          </w:rPr>
          <w:t xml:space="preserve"> and </w:t>
        </w:r>
      </w:ins>
      <w:del w:id="463" w:author="Brian" w:date="2020-05-10T07:55:00Z">
        <w:r w:rsidRPr="003C4653" w:rsidDel="007F2F83">
          <w:rPr>
            <w:rFonts w:eastAsia="Times New Roman" w:cstheme="minorHAnsi"/>
            <w:color w:val="000000"/>
            <w:lang w:val="en-CA"/>
          </w:rPr>
          <w:delText xml:space="preserve">. After </w:delText>
        </w:r>
      </w:del>
      <w:r w:rsidRPr="003C4653">
        <w:rPr>
          <w:rFonts w:eastAsia="Times New Roman" w:cstheme="minorHAnsi"/>
          <w:color w:val="000000"/>
          <w:lang w:val="en-CA"/>
        </w:rPr>
        <w:t xml:space="preserve">the food contents </w:t>
      </w:r>
      <w:del w:id="464" w:author="Brian" w:date="2020-05-10T07:55:00Z">
        <w:r w:rsidRPr="003C4653" w:rsidDel="007F2F83">
          <w:rPr>
            <w:rFonts w:eastAsia="Times New Roman" w:cstheme="minorHAnsi"/>
            <w:color w:val="000000"/>
            <w:lang w:val="en-CA"/>
          </w:rPr>
          <w:delText xml:space="preserve">were </w:delText>
        </w:r>
      </w:del>
      <w:r w:rsidRPr="003C4653">
        <w:rPr>
          <w:rFonts w:eastAsia="Times New Roman" w:cstheme="minorHAnsi"/>
          <w:color w:val="000000"/>
          <w:lang w:val="en-CA"/>
        </w:rPr>
        <w:t>removed</w:t>
      </w:r>
      <w:ins w:id="465" w:author="Brian" w:date="2020-05-10T07:55:00Z">
        <w:r w:rsidR="007F2F83">
          <w:rPr>
            <w:rFonts w:eastAsia="Times New Roman" w:cstheme="minorHAnsi"/>
            <w:color w:val="000000"/>
            <w:lang w:val="en-CA"/>
          </w:rPr>
          <w:t>. T</w:t>
        </w:r>
      </w:ins>
      <w:del w:id="466" w:author="Brian" w:date="2020-05-10T07:55:00Z">
        <w:r w:rsidRPr="003C4653" w:rsidDel="007F2F83">
          <w:rPr>
            <w:rFonts w:eastAsia="Times New Roman" w:cstheme="minorHAnsi"/>
            <w:color w:val="000000"/>
            <w:lang w:val="en-CA"/>
          </w:rPr>
          <w:delText>, t</w:delText>
        </w:r>
      </w:del>
      <w:r w:rsidRPr="003C4653">
        <w:rPr>
          <w:rFonts w:eastAsia="Times New Roman" w:cstheme="minorHAnsi"/>
          <w:color w:val="000000"/>
          <w:lang w:val="en-CA"/>
        </w:rPr>
        <w:t xml:space="preserve">he entire </w:t>
      </w:r>
      <w:commentRangeStart w:id="467"/>
      <w:ins w:id="468" w:author="Brian" w:date="2020-05-10T07:55:00Z">
        <w:r w:rsidR="007F2F83">
          <w:rPr>
            <w:rFonts w:eastAsia="Times New Roman" w:cstheme="minorHAnsi"/>
            <w:color w:val="000000"/>
            <w:lang w:val="en-CA"/>
          </w:rPr>
          <w:t xml:space="preserve">food </w:t>
        </w:r>
      </w:ins>
      <w:r w:rsidRPr="003C4653">
        <w:rPr>
          <w:rFonts w:eastAsia="Times New Roman" w:cstheme="minorHAnsi"/>
          <w:color w:val="000000"/>
          <w:lang w:val="en-CA"/>
        </w:rPr>
        <w:t>bolus was weighed</w:t>
      </w:r>
      <w:commentRangeEnd w:id="467"/>
      <w:r w:rsidR="007F2F83">
        <w:rPr>
          <w:rStyle w:val="CommentReference"/>
        </w:rPr>
        <w:commentReference w:id="467"/>
      </w:r>
      <w:ins w:id="469" w:author="Vanessa Fladmark" w:date="2020-05-31T10:37:00Z">
        <w:r w:rsidR="000205D4">
          <w:rPr>
            <w:rFonts w:eastAsia="Times New Roman" w:cstheme="minorHAnsi"/>
            <w:color w:val="000000"/>
            <w:lang w:val="en-CA"/>
          </w:rPr>
          <w:t xml:space="preserve"> on an analytical balance</w:t>
        </w:r>
      </w:ins>
      <w:ins w:id="470" w:author="Vanessa Fladmark" w:date="2020-05-31T10:38:00Z">
        <w:r w:rsidR="000205D4">
          <w:rPr>
            <w:rFonts w:eastAsia="Times New Roman" w:cstheme="minorHAnsi"/>
            <w:color w:val="000000"/>
            <w:lang w:val="en-CA"/>
          </w:rPr>
          <w:t xml:space="preserve"> and wet weight recorded</w:t>
        </w:r>
      </w:ins>
      <w:ins w:id="471" w:author="Vanessa Fladmark" w:date="2020-05-31T10:23:00Z">
        <w:r w:rsidR="005C4F22">
          <w:rPr>
            <w:rFonts w:eastAsia="Times New Roman" w:cstheme="minorHAnsi"/>
            <w:color w:val="000000"/>
            <w:lang w:val="en-CA"/>
          </w:rPr>
          <w:t xml:space="preserve"> to the n</w:t>
        </w:r>
      </w:ins>
      <w:ins w:id="472" w:author="Vanessa Fladmark" w:date="2020-05-31T10:24:00Z">
        <w:r w:rsidR="005C4F22">
          <w:rPr>
            <w:rFonts w:eastAsia="Times New Roman" w:cstheme="minorHAnsi"/>
            <w:color w:val="000000"/>
            <w:lang w:val="en-CA"/>
          </w:rPr>
          <w:t xml:space="preserve">earest 0.1 </w:t>
        </w:r>
      </w:ins>
      <w:ins w:id="473" w:author="Vanessa Fladmark" w:date="2020-05-31T10:44:00Z">
        <w:r w:rsidR="009A44D9">
          <w:rPr>
            <w:rFonts w:eastAsia="Times New Roman" w:cstheme="minorHAnsi"/>
            <w:color w:val="000000"/>
            <w:lang w:val="en-CA"/>
          </w:rPr>
          <w:t>m</w:t>
        </w:r>
      </w:ins>
      <w:ins w:id="474" w:author="Vanessa Fladmark" w:date="2020-05-31T10:24:00Z">
        <w:r w:rsidR="005C4F22">
          <w:rPr>
            <w:rFonts w:eastAsia="Times New Roman" w:cstheme="minorHAnsi"/>
            <w:color w:val="000000"/>
            <w:lang w:val="en-CA"/>
          </w:rPr>
          <w:t>g</w:t>
        </w:r>
      </w:ins>
      <w:ins w:id="475" w:author="Vanessa Fladmark" w:date="2020-05-31T10:38:00Z">
        <w:r w:rsidR="000205D4">
          <w:rPr>
            <w:rFonts w:eastAsia="Times New Roman" w:cstheme="minorHAnsi"/>
            <w:color w:val="000000"/>
            <w:lang w:val="en-CA"/>
          </w:rPr>
          <w:t>.</w:t>
        </w:r>
      </w:ins>
      <w:ins w:id="476" w:author="Vanessa Fladmark" w:date="2020-05-31T10:39:00Z">
        <w:r w:rsidR="000205D4">
          <w:rPr>
            <w:rFonts w:eastAsia="Times New Roman" w:cstheme="minorHAnsi"/>
            <w:color w:val="000000"/>
            <w:lang w:val="en-CA"/>
          </w:rPr>
          <w:t xml:space="preserve"> The bolus was then</w:t>
        </w:r>
      </w:ins>
      <w:ins w:id="477" w:author="Vanessa Fladmark" w:date="2020-05-31T10:38:00Z">
        <w:r w:rsidR="000205D4">
          <w:rPr>
            <w:rFonts w:eastAsia="Times New Roman" w:cstheme="minorHAnsi"/>
            <w:color w:val="000000"/>
            <w:lang w:val="en-CA"/>
          </w:rPr>
          <w:t xml:space="preserve"> </w:t>
        </w:r>
      </w:ins>
      <w:del w:id="478" w:author="Vanessa Fladmark" w:date="2020-05-31T10:38:00Z">
        <w:r w:rsidRPr="003C4653" w:rsidDel="000205D4">
          <w:rPr>
            <w:rFonts w:eastAsia="Times New Roman" w:cstheme="minorHAnsi"/>
            <w:color w:val="000000"/>
            <w:lang w:val="en-CA"/>
          </w:rPr>
          <w:delText xml:space="preserve">, </w:delText>
        </w:r>
      </w:del>
      <w:r w:rsidRPr="003C4653">
        <w:rPr>
          <w:rFonts w:eastAsia="Times New Roman" w:cstheme="minorHAnsi"/>
          <w:color w:val="000000"/>
          <w:lang w:val="en-CA"/>
        </w:rPr>
        <w:t xml:space="preserve">placed on a petri dish with water added, </w:t>
      </w:r>
      <w:ins w:id="479" w:author="Brian" w:date="2020-05-10T08:01:00Z">
        <w:r w:rsidR="007F2F83">
          <w:rPr>
            <w:rFonts w:eastAsia="Times New Roman" w:cstheme="minorHAnsi"/>
            <w:color w:val="000000"/>
            <w:lang w:val="en-CA"/>
          </w:rPr>
          <w:t xml:space="preserve">and </w:t>
        </w:r>
      </w:ins>
      <w:del w:id="480" w:author="Brian" w:date="2020-05-10T08:01:00Z">
        <w:r w:rsidRPr="003C4653" w:rsidDel="007F2F83">
          <w:rPr>
            <w:rFonts w:eastAsia="Times New Roman" w:cstheme="minorHAnsi"/>
            <w:color w:val="000000"/>
            <w:lang w:val="en-CA"/>
          </w:rPr>
          <w:delText xml:space="preserve">to </w:delText>
        </w:r>
      </w:del>
      <w:ins w:id="481" w:author="Brian" w:date="2020-05-10T08:01:00Z">
        <w:r w:rsidR="007F2F83">
          <w:rPr>
            <w:rFonts w:eastAsia="Times New Roman" w:cstheme="minorHAnsi"/>
            <w:color w:val="000000"/>
            <w:lang w:val="en-CA"/>
          </w:rPr>
          <w:t xml:space="preserve">prey </w:t>
        </w:r>
      </w:ins>
      <w:r w:rsidRPr="003C4653">
        <w:rPr>
          <w:rFonts w:eastAsia="Times New Roman" w:cstheme="minorHAnsi"/>
          <w:color w:val="000000"/>
          <w:lang w:val="en-CA"/>
        </w:rPr>
        <w:t>rearrange</w:t>
      </w:r>
      <w:ins w:id="482" w:author="Brian" w:date="2020-05-10T08:01:00Z">
        <w:r w:rsidR="007F2F83">
          <w:rPr>
            <w:rFonts w:eastAsia="Times New Roman" w:cstheme="minorHAnsi"/>
            <w:color w:val="000000"/>
            <w:lang w:val="en-CA"/>
          </w:rPr>
          <w:t>d</w:t>
        </w:r>
      </w:ins>
      <w:r w:rsidRPr="003C4653">
        <w:rPr>
          <w:rFonts w:eastAsia="Times New Roman" w:cstheme="minorHAnsi"/>
          <w:color w:val="000000"/>
          <w:lang w:val="en-CA"/>
        </w:rPr>
        <w:t xml:space="preserve"> </w:t>
      </w:r>
      <w:del w:id="483" w:author="Brian" w:date="2020-05-10T08:01:00Z">
        <w:r w:rsidRPr="003C4653" w:rsidDel="007F2F83">
          <w:rPr>
            <w:rFonts w:eastAsia="Times New Roman" w:cstheme="minorHAnsi"/>
            <w:color w:val="000000"/>
            <w:lang w:val="en-CA"/>
          </w:rPr>
          <w:delText xml:space="preserve">the prey items </w:delText>
        </w:r>
      </w:del>
      <w:r w:rsidRPr="003C4653">
        <w:rPr>
          <w:rFonts w:eastAsia="Times New Roman" w:cstheme="minorHAnsi"/>
          <w:color w:val="000000"/>
          <w:lang w:val="en-CA"/>
        </w:rPr>
        <w:t xml:space="preserve">by </w:t>
      </w:r>
      <w:commentRangeStart w:id="484"/>
      <w:r w:rsidRPr="003C4653">
        <w:rPr>
          <w:rFonts w:eastAsia="Times New Roman" w:cstheme="minorHAnsi"/>
          <w:color w:val="000000"/>
          <w:lang w:val="en-CA"/>
        </w:rPr>
        <w:t>specie</w:t>
      </w:r>
      <w:commentRangeEnd w:id="484"/>
      <w:r w:rsidR="00F30F64">
        <w:rPr>
          <w:rStyle w:val="CommentReference"/>
        </w:rPr>
        <w:commentReference w:id="484"/>
      </w:r>
      <w:r w:rsidRPr="003C4653">
        <w:rPr>
          <w:rFonts w:eastAsia="Times New Roman" w:cstheme="minorHAnsi"/>
          <w:color w:val="000000"/>
          <w:lang w:val="en-CA"/>
        </w:rPr>
        <w:t xml:space="preserve">s, size, life stage and </w:t>
      </w:r>
      <w:commentRangeStart w:id="485"/>
      <w:r w:rsidRPr="003C4653">
        <w:rPr>
          <w:rFonts w:eastAsia="Times New Roman" w:cstheme="minorHAnsi"/>
          <w:color w:val="000000"/>
          <w:lang w:val="en-CA"/>
        </w:rPr>
        <w:t>digestive state</w:t>
      </w:r>
      <w:commentRangeEnd w:id="485"/>
      <w:r w:rsidR="007F2F83">
        <w:rPr>
          <w:rStyle w:val="CommentReference"/>
        </w:rPr>
        <w:commentReference w:id="485"/>
      </w:r>
      <w:r w:rsidRPr="003C4653">
        <w:rPr>
          <w:rFonts w:eastAsia="Times New Roman" w:cstheme="minorHAnsi"/>
          <w:color w:val="000000"/>
          <w:lang w:val="en-CA"/>
        </w:rPr>
        <w:t>.</w:t>
      </w:r>
      <w:ins w:id="486" w:author="Vanessa Fladmark" w:date="2020-05-31T10:18:00Z">
        <w:r w:rsidR="005C4F22">
          <w:rPr>
            <w:rFonts w:eastAsia="Times New Roman" w:cstheme="minorHAnsi"/>
            <w:color w:val="000000"/>
            <w:lang w:val="en-CA"/>
          </w:rPr>
          <w:t xml:space="preserve"> Digestive states </w:t>
        </w:r>
      </w:ins>
      <w:ins w:id="487" w:author="Vanessa Fladmark" w:date="2020-05-31T11:32:00Z">
        <w:r w:rsidR="00C6340E">
          <w:rPr>
            <w:rFonts w:eastAsia="Times New Roman" w:cstheme="minorHAnsi"/>
            <w:color w:val="000000"/>
            <w:lang w:val="en-CA"/>
          </w:rPr>
          <w:t>were</w:t>
        </w:r>
      </w:ins>
      <w:ins w:id="488" w:author="Vanessa Fladmark" w:date="2020-05-31T10:18:00Z">
        <w:r w:rsidR="005C4F22">
          <w:rPr>
            <w:rFonts w:eastAsia="Times New Roman" w:cstheme="minorHAnsi"/>
            <w:color w:val="000000"/>
            <w:lang w:val="en-CA"/>
          </w:rPr>
          <w:t xml:space="preserve"> defined as 1) fresh</w:t>
        </w:r>
      </w:ins>
      <w:ins w:id="489" w:author="Vanessa Fladmark" w:date="2020-05-31T10:22:00Z">
        <w:r w:rsidR="005C4F22">
          <w:rPr>
            <w:rFonts w:eastAsia="Times New Roman" w:cstheme="minorHAnsi"/>
            <w:color w:val="000000"/>
            <w:lang w:val="en-CA"/>
          </w:rPr>
          <w:t xml:space="preserve"> </w:t>
        </w:r>
      </w:ins>
      <w:ins w:id="490" w:author="Vanessa Fladmark" w:date="2020-05-31T10:18:00Z">
        <w:r w:rsidR="005C4F22">
          <w:rPr>
            <w:rFonts w:eastAsia="Times New Roman" w:cstheme="minorHAnsi"/>
            <w:color w:val="000000"/>
            <w:lang w:val="en-CA"/>
          </w:rPr>
          <w:t>prey,</w:t>
        </w:r>
      </w:ins>
      <w:ins w:id="491" w:author="Vanessa Fladmark" w:date="2020-05-31T10:22:00Z">
        <w:r w:rsidR="005C4F22">
          <w:rPr>
            <w:rFonts w:eastAsia="Times New Roman" w:cstheme="minorHAnsi"/>
            <w:color w:val="000000"/>
            <w:lang w:val="en-CA"/>
          </w:rPr>
          <w:t xml:space="preserve"> intact,</w:t>
        </w:r>
      </w:ins>
      <w:ins w:id="492" w:author="Vanessa Fladmark" w:date="2020-05-31T10:18:00Z">
        <w:r w:rsidR="005C4F22">
          <w:rPr>
            <w:rFonts w:eastAsia="Times New Roman" w:cstheme="minorHAnsi"/>
            <w:color w:val="000000"/>
            <w:lang w:val="en-CA"/>
          </w:rPr>
          <w:t xml:space="preserve"> 2) semi-</w:t>
        </w:r>
      </w:ins>
      <w:ins w:id="493" w:author="Vanessa Fladmark" w:date="2020-05-31T10:19:00Z">
        <w:r w:rsidR="005C4F22">
          <w:rPr>
            <w:rFonts w:eastAsia="Times New Roman" w:cstheme="minorHAnsi"/>
            <w:color w:val="000000"/>
            <w:lang w:val="en-CA"/>
          </w:rPr>
          <w:t xml:space="preserve">fresh prey, </w:t>
        </w:r>
      </w:ins>
      <w:ins w:id="494" w:author="Vanessa Fladmark" w:date="2020-05-31T10:21:00Z">
        <w:r w:rsidR="005C4F22">
          <w:rPr>
            <w:rFonts w:eastAsia="Times New Roman" w:cstheme="minorHAnsi"/>
            <w:color w:val="000000"/>
            <w:lang w:val="en-CA"/>
          </w:rPr>
          <w:t xml:space="preserve">with </w:t>
        </w:r>
      </w:ins>
      <w:ins w:id="495" w:author="Vanessa Fladmark" w:date="2020-05-31T10:20:00Z">
        <w:r w:rsidR="005C4F22">
          <w:rPr>
            <w:rFonts w:eastAsia="Times New Roman" w:cstheme="minorHAnsi"/>
            <w:color w:val="000000"/>
            <w:lang w:val="en-CA"/>
          </w:rPr>
          <w:t>lost</w:t>
        </w:r>
      </w:ins>
      <w:ins w:id="496" w:author="Vanessa Fladmark" w:date="2020-05-31T10:19:00Z">
        <w:r w:rsidR="005C4F22">
          <w:rPr>
            <w:rFonts w:eastAsia="Times New Roman" w:cstheme="minorHAnsi"/>
            <w:color w:val="000000"/>
            <w:lang w:val="en-CA"/>
          </w:rPr>
          <w:t xml:space="preserve"> appendages</w:t>
        </w:r>
      </w:ins>
      <w:ins w:id="497" w:author="Vanessa Fladmark" w:date="2020-05-31T10:22:00Z">
        <w:r w:rsidR="005C4F22">
          <w:rPr>
            <w:rFonts w:eastAsia="Times New Roman" w:cstheme="minorHAnsi"/>
            <w:color w:val="000000"/>
            <w:lang w:val="en-CA"/>
          </w:rPr>
          <w:t xml:space="preserve"> or color</w:t>
        </w:r>
      </w:ins>
      <w:ins w:id="498" w:author="Vanessa Fladmark" w:date="2020-05-31T10:19:00Z">
        <w:r w:rsidR="005C4F22">
          <w:rPr>
            <w:rFonts w:eastAsia="Times New Roman" w:cstheme="minorHAnsi"/>
            <w:color w:val="000000"/>
            <w:lang w:val="en-CA"/>
          </w:rPr>
          <w:t xml:space="preserve">, 3) semi-digested prey, </w:t>
        </w:r>
      </w:ins>
      <w:ins w:id="499" w:author="Vanessa Fladmark" w:date="2020-05-31T11:33:00Z">
        <w:r w:rsidR="00C6340E">
          <w:rPr>
            <w:rFonts w:eastAsia="Times New Roman" w:cstheme="minorHAnsi"/>
            <w:color w:val="000000"/>
            <w:lang w:val="en-CA"/>
          </w:rPr>
          <w:t xml:space="preserve">identified to group, </w:t>
        </w:r>
      </w:ins>
      <w:ins w:id="500" w:author="Vanessa Fladmark" w:date="2020-05-31T10:19:00Z">
        <w:r w:rsidR="005C4F22">
          <w:rPr>
            <w:rFonts w:eastAsia="Times New Roman" w:cstheme="minorHAnsi"/>
            <w:color w:val="000000"/>
            <w:lang w:val="en-CA"/>
          </w:rPr>
          <w:t xml:space="preserve">and 4) </w:t>
        </w:r>
      </w:ins>
      <w:ins w:id="501" w:author="Vanessa Fladmark" w:date="2020-05-31T10:20:00Z">
        <w:r w:rsidR="005C4F22">
          <w:rPr>
            <w:rFonts w:eastAsia="Times New Roman" w:cstheme="minorHAnsi"/>
            <w:color w:val="000000"/>
            <w:lang w:val="en-CA"/>
          </w:rPr>
          <w:t>fully digested</w:t>
        </w:r>
      </w:ins>
      <w:ins w:id="502" w:author="Vanessa Fladmark" w:date="2020-05-31T11:34:00Z">
        <w:r w:rsidR="00C6340E">
          <w:rPr>
            <w:rFonts w:eastAsia="Times New Roman" w:cstheme="minorHAnsi"/>
            <w:color w:val="000000"/>
            <w:lang w:val="en-CA"/>
          </w:rPr>
          <w:t>,</w:t>
        </w:r>
      </w:ins>
      <w:ins w:id="503" w:author="Vanessa Fladmark" w:date="2020-05-31T10:21:00Z">
        <w:r w:rsidR="005C4F22">
          <w:rPr>
            <w:rFonts w:eastAsia="Times New Roman" w:cstheme="minorHAnsi"/>
            <w:color w:val="000000"/>
            <w:lang w:val="en-CA"/>
          </w:rPr>
          <w:t xml:space="preserve"> </w:t>
        </w:r>
      </w:ins>
      <w:ins w:id="504" w:author="Vanessa Fladmark" w:date="2020-05-31T11:34:00Z">
        <w:r w:rsidR="00C6340E">
          <w:rPr>
            <w:rFonts w:eastAsia="Times New Roman" w:cstheme="minorHAnsi"/>
            <w:color w:val="000000"/>
            <w:lang w:val="en-CA"/>
          </w:rPr>
          <w:t>and unidentified</w:t>
        </w:r>
      </w:ins>
      <w:ins w:id="505" w:author="Vanessa Fladmark" w:date="2020-05-31T10:19:00Z">
        <w:r w:rsidR="005C4F22">
          <w:rPr>
            <w:rFonts w:eastAsia="Times New Roman" w:cstheme="minorHAnsi"/>
            <w:color w:val="000000"/>
            <w:lang w:val="en-CA"/>
          </w:rPr>
          <w:t xml:space="preserve"> </w:t>
        </w:r>
      </w:ins>
      <w:ins w:id="506" w:author="Vanessa Fladmark" w:date="2020-05-31T10:20:00Z">
        <w:r w:rsidR="005C4F22">
          <w:rPr>
            <w:rFonts w:eastAsia="Times New Roman" w:cstheme="minorHAnsi"/>
            <w:color w:val="000000"/>
            <w:lang w:val="en-CA"/>
          </w:rPr>
          <w:t>prey.</w:t>
        </w:r>
      </w:ins>
      <w:r w:rsidRPr="003C4653">
        <w:rPr>
          <w:rFonts w:eastAsia="Times New Roman" w:cstheme="minorHAnsi"/>
          <w:color w:val="000000"/>
          <w:lang w:val="en-CA"/>
        </w:rPr>
        <w:t xml:space="preserve"> </w:t>
      </w:r>
      <w:ins w:id="507" w:author="Vanessa Fladmark" w:date="2020-05-31T11:07:00Z">
        <w:r w:rsidR="00257D50">
          <w:rPr>
            <w:rFonts w:eastAsia="Times New Roman" w:cstheme="minorHAnsi"/>
            <w:color w:val="000000"/>
            <w:lang w:val="en-CA"/>
          </w:rPr>
          <w:t>If prey could not be identified to species, it was identified to the most detailed t</w:t>
        </w:r>
      </w:ins>
      <w:ins w:id="508" w:author="Vanessa Fladmark" w:date="2020-05-31T11:08:00Z">
        <w:r w:rsidR="00257D50">
          <w:rPr>
            <w:rFonts w:eastAsia="Times New Roman" w:cstheme="minorHAnsi"/>
            <w:color w:val="000000"/>
            <w:lang w:val="en-CA"/>
          </w:rPr>
          <w:t>axonomic group possible, e.</w:t>
        </w:r>
      </w:ins>
      <w:ins w:id="509" w:author="Vanessa Fladmark" w:date="2020-05-31T11:13:00Z">
        <w:r w:rsidR="00257D50">
          <w:rPr>
            <w:rFonts w:eastAsia="Times New Roman" w:cstheme="minorHAnsi"/>
            <w:color w:val="000000"/>
            <w:lang w:val="en-CA"/>
          </w:rPr>
          <w:t>g.</w:t>
        </w:r>
      </w:ins>
      <w:ins w:id="510" w:author="Vanessa Fladmark" w:date="2020-05-31T11:08:00Z">
        <w:r w:rsidR="00257D50">
          <w:rPr>
            <w:rFonts w:eastAsia="Times New Roman" w:cstheme="minorHAnsi"/>
            <w:color w:val="000000"/>
            <w:lang w:val="en-CA"/>
          </w:rPr>
          <w:t xml:space="preserve"> Ctenophora </w:t>
        </w:r>
      </w:ins>
      <w:ins w:id="511" w:author="Vanessa Fladmark" w:date="2020-05-31T11:13:00Z">
        <w:r w:rsidR="00257D50">
          <w:rPr>
            <w:rFonts w:eastAsia="Times New Roman" w:cstheme="minorHAnsi"/>
            <w:color w:val="000000"/>
            <w:lang w:val="en-CA"/>
          </w:rPr>
          <w:t>and</w:t>
        </w:r>
      </w:ins>
      <w:ins w:id="512" w:author="Vanessa Fladmark" w:date="2020-05-31T11:08:00Z">
        <w:r w:rsidR="00257D50">
          <w:rPr>
            <w:rFonts w:eastAsia="Times New Roman" w:cstheme="minorHAnsi"/>
            <w:color w:val="000000"/>
            <w:lang w:val="en-CA"/>
          </w:rPr>
          <w:t xml:space="preserve"> Cnidaria jellyfish</w:t>
        </w:r>
      </w:ins>
      <w:ins w:id="513" w:author="Vanessa Fladmark" w:date="2020-05-31T11:13:00Z">
        <w:r w:rsidR="00257D50">
          <w:rPr>
            <w:rFonts w:eastAsia="Times New Roman" w:cstheme="minorHAnsi"/>
            <w:color w:val="000000"/>
            <w:lang w:val="en-CA"/>
          </w:rPr>
          <w:t>,</w:t>
        </w:r>
      </w:ins>
      <w:ins w:id="514" w:author="Vanessa Fladmark" w:date="2020-05-31T11:08:00Z">
        <w:r w:rsidR="00257D50">
          <w:rPr>
            <w:rFonts w:eastAsia="Times New Roman" w:cstheme="minorHAnsi"/>
            <w:color w:val="000000"/>
            <w:lang w:val="en-CA"/>
          </w:rPr>
          <w:t xml:space="preserve"> </w:t>
        </w:r>
      </w:ins>
      <w:ins w:id="515" w:author="Vanessa Fladmark" w:date="2020-05-31T11:10:00Z">
        <w:r w:rsidR="00257D50">
          <w:rPr>
            <w:rFonts w:eastAsia="Times New Roman" w:cstheme="minorHAnsi"/>
            <w:color w:val="000000"/>
            <w:lang w:val="en-CA"/>
          </w:rPr>
          <w:t>collectively</w:t>
        </w:r>
      </w:ins>
      <w:ins w:id="516" w:author="Vanessa Fladmark" w:date="2020-05-31T11:11:00Z">
        <w:r w:rsidR="00257D50">
          <w:rPr>
            <w:rFonts w:eastAsia="Times New Roman" w:cstheme="minorHAnsi"/>
            <w:color w:val="000000"/>
            <w:lang w:val="en-CA"/>
          </w:rPr>
          <w:t xml:space="preserve"> </w:t>
        </w:r>
      </w:ins>
      <w:ins w:id="517" w:author="Vanessa Fladmark" w:date="2020-05-31T11:13:00Z">
        <w:r w:rsidR="00257D50">
          <w:rPr>
            <w:rFonts w:eastAsia="Times New Roman" w:cstheme="minorHAnsi"/>
            <w:color w:val="000000"/>
            <w:lang w:val="en-CA"/>
          </w:rPr>
          <w:t>grouped</w:t>
        </w:r>
      </w:ins>
      <w:ins w:id="518" w:author="Vanessa Fladmark" w:date="2020-05-31T11:08:00Z">
        <w:r w:rsidR="00257D50">
          <w:rPr>
            <w:rFonts w:eastAsia="Times New Roman" w:cstheme="minorHAnsi"/>
            <w:color w:val="000000"/>
            <w:lang w:val="en-CA"/>
          </w:rPr>
          <w:t xml:space="preserve"> as “gelatinous”</w:t>
        </w:r>
      </w:ins>
      <w:ins w:id="519" w:author="Vanessa Fladmark" w:date="2020-05-31T11:09:00Z">
        <w:r w:rsidR="00257D50">
          <w:rPr>
            <w:rFonts w:eastAsia="Times New Roman" w:cstheme="minorHAnsi"/>
            <w:color w:val="000000"/>
            <w:lang w:val="en-CA"/>
          </w:rPr>
          <w:t xml:space="preserve"> </w:t>
        </w:r>
      </w:ins>
      <w:ins w:id="520" w:author="Vanessa Fladmark" w:date="2020-05-31T11:11:00Z">
        <w:r w:rsidR="00257D50">
          <w:rPr>
            <w:rFonts w:eastAsia="Times New Roman" w:cstheme="minorHAnsi"/>
            <w:color w:val="000000"/>
            <w:lang w:val="en-CA"/>
          </w:rPr>
          <w:t>hereafter</w:t>
        </w:r>
      </w:ins>
      <w:ins w:id="521" w:author="Vanessa Fladmark" w:date="2020-05-31T11:09:00Z">
        <w:r w:rsidR="00257D50">
          <w:rPr>
            <w:rFonts w:eastAsia="Times New Roman" w:cstheme="minorHAnsi"/>
            <w:color w:val="000000"/>
            <w:lang w:val="en-CA"/>
          </w:rPr>
          <w:t>.</w:t>
        </w:r>
      </w:ins>
      <w:ins w:id="522" w:author="Vanessa Fladmark" w:date="2020-05-31T11:07:00Z">
        <w:r w:rsidR="00257D50">
          <w:rPr>
            <w:rFonts w:eastAsia="Times New Roman" w:cstheme="minorHAnsi"/>
            <w:color w:val="000000"/>
            <w:lang w:val="en-CA"/>
          </w:rPr>
          <w:t xml:space="preserve"> </w:t>
        </w:r>
      </w:ins>
      <w:r w:rsidRPr="003C4653">
        <w:rPr>
          <w:rFonts w:eastAsia="Times New Roman" w:cstheme="minorHAnsi"/>
          <w:color w:val="000000"/>
          <w:lang w:val="en-CA"/>
        </w:rPr>
        <w:t xml:space="preserve">For each prey group, minimum and maximum lengths were measured with an ocular micrometer, individuals were counted, and the group </w:t>
      </w:r>
      <w:del w:id="523" w:author="Vanessa Fladmark" w:date="2020-05-31T11:10:00Z">
        <w:r w:rsidRPr="003C4653" w:rsidDel="00257D50">
          <w:rPr>
            <w:rFonts w:eastAsia="Times New Roman" w:cstheme="minorHAnsi"/>
            <w:color w:val="000000"/>
            <w:lang w:val="en-CA"/>
          </w:rPr>
          <w:delText>was weighed to a ten</w:delText>
        </w:r>
        <w:r w:rsidR="00155D2E" w:rsidDel="00257D50">
          <w:rPr>
            <w:rFonts w:eastAsia="Times New Roman" w:cstheme="minorHAnsi"/>
            <w:color w:val="000000"/>
            <w:lang w:val="en-CA"/>
          </w:rPr>
          <w:delText>th</w:delText>
        </w:r>
        <w:r w:rsidRPr="003C4653" w:rsidDel="00257D50">
          <w:rPr>
            <w:rFonts w:eastAsia="Times New Roman" w:cstheme="minorHAnsi"/>
            <w:color w:val="000000"/>
            <w:lang w:val="en-CA"/>
          </w:rPr>
          <w:delText xml:space="preserve"> of a milligram. </w:delText>
        </w:r>
      </w:del>
      <w:ins w:id="524" w:author="Vanessa Fladmark" w:date="2020-05-31T11:10:00Z">
        <w:r w:rsidR="00257D50">
          <w:rPr>
            <w:rFonts w:eastAsia="Times New Roman" w:cstheme="minorHAnsi"/>
            <w:color w:val="000000"/>
            <w:lang w:val="en-CA"/>
          </w:rPr>
          <w:t xml:space="preserve">wet weight recorded to nearest 0.1 mg. </w:t>
        </w:r>
      </w:ins>
      <w:commentRangeStart w:id="525"/>
      <w:del w:id="526" w:author="Vanessa Fladmark" w:date="2020-05-31T11:31:00Z">
        <w:r w:rsidRPr="003C4653" w:rsidDel="00C6340E">
          <w:rPr>
            <w:rFonts w:eastAsia="Times New Roman" w:cstheme="minorHAnsi"/>
            <w:color w:val="000000"/>
            <w:lang w:val="en-CA"/>
          </w:rPr>
          <w:delText xml:space="preserve">Subsamples of ¼ were analyzed if there were </w:delText>
        </w:r>
        <w:r w:rsidR="005D53D1" w:rsidDel="00C6340E">
          <w:rPr>
            <w:rFonts w:eastAsia="Times New Roman" w:cstheme="minorHAnsi"/>
            <w:color w:val="000000"/>
            <w:lang w:val="en-CA"/>
          </w:rPr>
          <w:delText>&gt; 800 similar</w:delText>
        </w:r>
        <w:r w:rsidRPr="003C4653" w:rsidDel="00C6340E">
          <w:rPr>
            <w:rFonts w:eastAsia="Times New Roman" w:cstheme="minorHAnsi"/>
            <w:color w:val="000000"/>
            <w:lang w:val="en-CA"/>
          </w:rPr>
          <w:delText xml:space="preserve"> individual</w:delText>
        </w:r>
        <w:r w:rsidR="005D53D1" w:rsidDel="00C6340E">
          <w:rPr>
            <w:rFonts w:eastAsia="Times New Roman" w:cstheme="minorHAnsi"/>
            <w:color w:val="000000"/>
            <w:lang w:val="en-CA"/>
          </w:rPr>
          <w:delText>s</w:delText>
        </w:r>
        <w:r w:rsidRPr="003C4653" w:rsidDel="00C6340E">
          <w:rPr>
            <w:rFonts w:eastAsia="Times New Roman" w:cstheme="minorHAnsi"/>
            <w:color w:val="000000"/>
            <w:lang w:val="en-CA"/>
          </w:rPr>
          <w:delText xml:space="preserve"> within one stomach</w:delText>
        </w:r>
        <w:commentRangeEnd w:id="525"/>
        <w:r w:rsidR="00157162" w:rsidDel="00C6340E">
          <w:rPr>
            <w:rStyle w:val="CommentReference"/>
          </w:rPr>
          <w:commentReference w:id="525"/>
        </w:r>
      </w:del>
      <w:del w:id="527" w:author="Vanessa Fladmark" w:date="2020-05-27T10:24:00Z">
        <w:r w:rsidRPr="003C4653" w:rsidDel="002A6034">
          <w:rPr>
            <w:rFonts w:eastAsia="Times New Roman" w:cstheme="minorHAnsi"/>
            <w:color w:val="000000"/>
            <w:lang w:val="en-CA"/>
          </w:rPr>
          <w:delText>.</w:delText>
        </w:r>
        <w:r w:rsidR="00B0755B" w:rsidDel="002A6034">
          <w:rPr>
            <w:rFonts w:eastAsia="Times New Roman" w:cstheme="minorHAnsi"/>
            <w:color w:val="000000"/>
            <w:lang w:val="en-CA"/>
          </w:rPr>
          <w:delText xml:space="preserve"> </w:delText>
        </w:r>
        <w:commentRangeStart w:id="528"/>
        <w:r w:rsidRPr="003C4653" w:rsidDel="002A6034">
          <w:rPr>
            <w:rFonts w:eastAsia="Times New Roman" w:cstheme="minorHAnsi"/>
            <w:color w:val="000000"/>
            <w:lang w:val="en-CA"/>
          </w:rPr>
          <w:delText>Data were recorded in a notebook and entered into an excel sheet for subsequent analyses.</w:delText>
        </w:r>
        <w:commentRangeEnd w:id="528"/>
        <w:r w:rsidR="00157162" w:rsidDel="002A6034">
          <w:rPr>
            <w:rStyle w:val="CommentReference"/>
          </w:rPr>
          <w:commentReference w:id="528"/>
        </w:r>
      </w:del>
    </w:p>
    <w:p w14:paraId="2E0BCCCA" w14:textId="77777777" w:rsidR="009A44D9" w:rsidRDefault="009A44D9" w:rsidP="00266C78">
      <w:pPr>
        <w:spacing w:line="480" w:lineRule="auto"/>
        <w:rPr>
          <w:ins w:id="529" w:author="Vanessa Fladmark" w:date="2020-05-31T10:46:00Z"/>
          <w:rFonts w:eastAsia="Times New Roman" w:cstheme="minorHAnsi"/>
          <w:color w:val="000000"/>
          <w:lang w:val="en-CA"/>
        </w:rPr>
      </w:pPr>
    </w:p>
    <w:p w14:paraId="5D844308" w14:textId="3CF6939B" w:rsidR="009A44D9" w:rsidRDefault="00257D50" w:rsidP="00266C78">
      <w:pPr>
        <w:spacing w:line="480" w:lineRule="auto"/>
        <w:rPr>
          <w:ins w:id="530" w:author="Vanessa Fladmark" w:date="2020-05-31T10:46:00Z"/>
          <w:rFonts w:eastAsia="Times New Roman" w:cstheme="minorHAnsi"/>
          <w:color w:val="000000"/>
          <w:lang w:val="en-CA"/>
        </w:rPr>
      </w:pPr>
      <w:ins w:id="531" w:author="Vanessa Fladmark" w:date="2020-05-31T11:21:00Z">
        <w:r>
          <w:rPr>
            <w:rFonts w:eastAsia="Times New Roman" w:cstheme="minorHAnsi"/>
            <w:color w:val="000000"/>
            <w:lang w:val="en-CA"/>
          </w:rPr>
          <w:t xml:space="preserve">If </w:t>
        </w:r>
      </w:ins>
      <w:ins w:id="532" w:author="Vanessa Fladmark" w:date="2020-05-31T11:22:00Z">
        <w:r>
          <w:rPr>
            <w:rFonts w:eastAsia="Times New Roman" w:cstheme="minorHAnsi"/>
            <w:color w:val="000000"/>
            <w:lang w:val="en-CA"/>
          </w:rPr>
          <w:t xml:space="preserve">a </w:t>
        </w:r>
      </w:ins>
      <w:ins w:id="533" w:author="Vanessa Fladmark" w:date="2020-05-31T11:21:00Z">
        <w:r>
          <w:rPr>
            <w:rFonts w:eastAsia="Times New Roman" w:cstheme="minorHAnsi"/>
            <w:color w:val="000000"/>
            <w:lang w:val="en-CA"/>
          </w:rPr>
          <w:t>stomach</w:t>
        </w:r>
      </w:ins>
      <w:ins w:id="534" w:author="Vanessa Fladmark" w:date="2020-05-31T11:22:00Z">
        <w:r>
          <w:rPr>
            <w:rFonts w:eastAsia="Times New Roman" w:cstheme="minorHAnsi"/>
            <w:color w:val="000000"/>
            <w:lang w:val="en-CA"/>
          </w:rPr>
          <w:t xml:space="preserve"> sample</w:t>
        </w:r>
      </w:ins>
      <w:ins w:id="535" w:author="Vanessa Fladmark" w:date="2020-05-31T11:21:00Z">
        <w:r>
          <w:rPr>
            <w:rFonts w:eastAsia="Times New Roman" w:cstheme="minorHAnsi"/>
            <w:color w:val="000000"/>
            <w:lang w:val="en-CA"/>
          </w:rPr>
          <w:t xml:space="preserve"> had </w:t>
        </w:r>
      </w:ins>
      <w:ins w:id="536" w:author="Vanessa Fladmark" w:date="2020-05-31T11:30:00Z">
        <w:r w:rsidR="00C6340E">
          <w:rPr>
            <w:rFonts w:eastAsia="Times New Roman" w:cstheme="minorHAnsi"/>
            <w:color w:val="000000"/>
            <w:lang w:val="en-CA"/>
          </w:rPr>
          <w:t>over</w:t>
        </w:r>
      </w:ins>
      <w:ins w:id="537" w:author="Vanessa Fladmark" w:date="2020-05-31T11:21:00Z">
        <w:r>
          <w:rPr>
            <w:rFonts w:eastAsia="Times New Roman" w:cstheme="minorHAnsi"/>
            <w:color w:val="000000"/>
            <w:lang w:val="en-CA"/>
          </w:rPr>
          <w:t xml:space="preserve"> 1</w:t>
        </w:r>
      </w:ins>
      <w:ins w:id="538" w:author="Vanessa Fladmark" w:date="2020-05-31T11:22:00Z">
        <w:r>
          <w:rPr>
            <w:rFonts w:eastAsia="Times New Roman" w:cstheme="minorHAnsi"/>
            <w:color w:val="000000"/>
            <w:lang w:val="en-CA"/>
          </w:rPr>
          <w:t xml:space="preserve">,000 prey of similar size, a subsample would be </w:t>
        </w:r>
      </w:ins>
      <w:ins w:id="539" w:author="Vanessa Fladmark" w:date="2020-05-31T11:23:00Z">
        <w:r>
          <w:rPr>
            <w:rFonts w:eastAsia="Times New Roman" w:cstheme="minorHAnsi"/>
            <w:color w:val="000000"/>
            <w:lang w:val="en-CA"/>
          </w:rPr>
          <w:t>processed</w:t>
        </w:r>
      </w:ins>
      <w:ins w:id="540" w:author="Vanessa Fladmark" w:date="2020-05-31T11:22:00Z">
        <w:r>
          <w:rPr>
            <w:rFonts w:eastAsia="Times New Roman" w:cstheme="minorHAnsi"/>
            <w:color w:val="000000"/>
            <w:lang w:val="en-CA"/>
          </w:rPr>
          <w:t>, first any rare or large prey</w:t>
        </w:r>
      </w:ins>
      <w:ins w:id="541" w:author="Vanessa Fladmark" w:date="2020-05-31T11:31:00Z">
        <w:r w:rsidR="00C6340E">
          <w:rPr>
            <w:rFonts w:eastAsia="Times New Roman" w:cstheme="minorHAnsi"/>
            <w:color w:val="000000"/>
            <w:lang w:val="en-CA"/>
          </w:rPr>
          <w:t xml:space="preserve"> were removed</w:t>
        </w:r>
      </w:ins>
      <w:ins w:id="542" w:author="Vanessa Fladmark" w:date="2020-05-31T11:22:00Z">
        <w:r>
          <w:rPr>
            <w:rFonts w:eastAsia="Times New Roman" w:cstheme="minorHAnsi"/>
            <w:color w:val="000000"/>
            <w:lang w:val="en-CA"/>
          </w:rPr>
          <w:t>, data</w:t>
        </w:r>
      </w:ins>
      <w:ins w:id="543" w:author="Vanessa Fladmark" w:date="2020-05-31T11:31:00Z">
        <w:r w:rsidR="00C6340E">
          <w:rPr>
            <w:rFonts w:eastAsia="Times New Roman" w:cstheme="minorHAnsi"/>
            <w:color w:val="000000"/>
            <w:lang w:val="en-CA"/>
          </w:rPr>
          <w:t xml:space="preserve"> recorded</w:t>
        </w:r>
      </w:ins>
      <w:ins w:id="544" w:author="Vanessa Fladmark" w:date="2020-05-31T11:22:00Z">
        <w:r>
          <w:rPr>
            <w:rFonts w:eastAsia="Times New Roman" w:cstheme="minorHAnsi"/>
            <w:color w:val="000000"/>
            <w:lang w:val="en-CA"/>
          </w:rPr>
          <w:t xml:space="preserve"> and </w:t>
        </w:r>
      </w:ins>
      <w:ins w:id="545" w:author="Vanessa Fladmark" w:date="2020-05-31T11:23:00Z">
        <w:r>
          <w:rPr>
            <w:rFonts w:eastAsia="Times New Roman" w:cstheme="minorHAnsi"/>
            <w:color w:val="000000"/>
            <w:lang w:val="en-CA"/>
          </w:rPr>
          <w:t>then</w:t>
        </w:r>
      </w:ins>
      <w:ins w:id="546" w:author="Vanessa Fladmark" w:date="2020-05-31T11:24:00Z">
        <w:r>
          <w:rPr>
            <w:rFonts w:eastAsia="Times New Roman" w:cstheme="minorHAnsi"/>
            <w:color w:val="000000"/>
            <w:lang w:val="en-CA"/>
          </w:rPr>
          <w:t xml:space="preserve"> ¼ of remaining prey</w:t>
        </w:r>
      </w:ins>
      <w:ins w:id="547" w:author="Vanessa Fladmark" w:date="2020-05-31T11:31:00Z">
        <w:r w:rsidR="00C6340E">
          <w:rPr>
            <w:rFonts w:eastAsia="Times New Roman" w:cstheme="minorHAnsi"/>
            <w:color w:val="000000"/>
            <w:lang w:val="en-CA"/>
          </w:rPr>
          <w:t xml:space="preserve"> proc</w:t>
        </w:r>
      </w:ins>
      <w:ins w:id="548" w:author="Vanessa Fladmark" w:date="2020-05-31T11:32:00Z">
        <w:r w:rsidR="00C6340E">
          <w:rPr>
            <w:rFonts w:eastAsia="Times New Roman" w:cstheme="minorHAnsi"/>
            <w:color w:val="000000"/>
            <w:lang w:val="en-CA"/>
          </w:rPr>
          <w:t>essed</w:t>
        </w:r>
      </w:ins>
      <w:ins w:id="549" w:author="Vanessa Fladmark" w:date="2020-05-31T11:24:00Z">
        <w:r>
          <w:rPr>
            <w:rFonts w:eastAsia="Times New Roman" w:cstheme="minorHAnsi"/>
            <w:color w:val="000000"/>
            <w:lang w:val="en-CA"/>
          </w:rPr>
          <w:t>.</w:t>
        </w:r>
      </w:ins>
      <w:ins w:id="550" w:author="Vanessa Fladmark" w:date="2020-05-31T11:25:00Z">
        <w:r>
          <w:rPr>
            <w:rFonts w:eastAsia="Times New Roman" w:cstheme="minorHAnsi"/>
            <w:color w:val="000000"/>
            <w:lang w:val="en-CA"/>
          </w:rPr>
          <w:t xml:space="preserve"> For example, </w:t>
        </w:r>
      </w:ins>
      <w:ins w:id="551" w:author="Vanessa Fladmark" w:date="2020-05-31T11:27:00Z">
        <w:r w:rsidR="00C6340E">
          <w:rPr>
            <w:rFonts w:eastAsia="Times New Roman" w:cstheme="minorHAnsi"/>
            <w:color w:val="000000"/>
            <w:lang w:val="en-CA"/>
          </w:rPr>
          <w:t xml:space="preserve">counting and measuring a couple </w:t>
        </w:r>
      </w:ins>
      <w:ins w:id="552" w:author="Vanessa Fladmark" w:date="2020-05-31T11:28:00Z">
        <w:r w:rsidR="00C6340E">
          <w:rPr>
            <w:rFonts w:eastAsia="Times New Roman" w:cstheme="minorHAnsi"/>
            <w:color w:val="000000"/>
            <w:lang w:val="en-CA"/>
          </w:rPr>
          <w:t xml:space="preserve">of </w:t>
        </w:r>
      </w:ins>
      <w:ins w:id="553" w:author="Vanessa Fladmark" w:date="2020-05-31T11:27:00Z">
        <w:r w:rsidR="00C6340E">
          <w:rPr>
            <w:rFonts w:eastAsia="Times New Roman" w:cstheme="minorHAnsi"/>
            <w:color w:val="000000"/>
            <w:lang w:val="en-CA"/>
          </w:rPr>
          <w:t xml:space="preserve">decapods and amphipods before subsampling hundreds of </w:t>
        </w:r>
        <w:r w:rsidR="00C6340E" w:rsidRPr="00C6340E">
          <w:rPr>
            <w:rFonts w:eastAsia="Times New Roman" w:cstheme="minorHAnsi"/>
            <w:i/>
            <w:iCs/>
            <w:color w:val="000000"/>
            <w:lang w:val="en-CA"/>
            <w:rPrChange w:id="554" w:author="Vanessa Fladmark" w:date="2020-05-31T11:28:00Z">
              <w:rPr>
                <w:rFonts w:eastAsia="Times New Roman" w:cstheme="minorHAnsi"/>
                <w:color w:val="000000"/>
                <w:lang w:val="en-CA"/>
              </w:rPr>
            </w:rPrChange>
          </w:rPr>
          <w:t>Oikopleura</w:t>
        </w:r>
        <w:r w:rsidR="00C6340E">
          <w:rPr>
            <w:rFonts w:eastAsia="Times New Roman" w:cstheme="minorHAnsi"/>
            <w:color w:val="000000"/>
            <w:lang w:val="en-CA"/>
          </w:rPr>
          <w:t xml:space="preserve"> and cladocer</w:t>
        </w:r>
      </w:ins>
      <w:ins w:id="555" w:author="Vanessa Fladmark" w:date="2020-05-31T11:28:00Z">
        <w:r w:rsidR="00C6340E">
          <w:rPr>
            <w:rFonts w:eastAsia="Times New Roman" w:cstheme="minorHAnsi"/>
            <w:color w:val="000000"/>
            <w:lang w:val="en-CA"/>
          </w:rPr>
          <w:t>ans, multiplying th</w:t>
        </w:r>
      </w:ins>
      <w:ins w:id="556" w:author="Vanessa Fladmark" w:date="2020-05-31T11:30:00Z">
        <w:r w:rsidR="00C6340E">
          <w:rPr>
            <w:rFonts w:eastAsia="Times New Roman" w:cstheme="minorHAnsi"/>
            <w:color w:val="000000"/>
            <w:lang w:val="en-CA"/>
          </w:rPr>
          <w:t>e</w:t>
        </w:r>
      </w:ins>
      <w:ins w:id="557" w:author="Vanessa Fladmark" w:date="2020-05-31T11:28:00Z">
        <w:r w:rsidR="00C6340E">
          <w:rPr>
            <w:rFonts w:eastAsia="Times New Roman" w:cstheme="minorHAnsi"/>
            <w:color w:val="000000"/>
            <w:lang w:val="en-CA"/>
          </w:rPr>
          <w:t xml:space="preserve"> data by 4 to estimate the sample data.</w:t>
        </w:r>
      </w:ins>
    </w:p>
    <w:p w14:paraId="61E80E17" w14:textId="55750DCA" w:rsidR="00CE7AC8" w:rsidRDefault="00893DEA" w:rsidP="00266C78">
      <w:pPr>
        <w:spacing w:line="480" w:lineRule="auto"/>
        <w:rPr>
          <w:ins w:id="558" w:author="Vanessa Fladmark" w:date="2020-05-31T11:40:00Z"/>
          <w:rFonts w:eastAsia="Times New Roman" w:cstheme="minorHAnsi"/>
          <w:color w:val="000000"/>
          <w:lang w:val="en-CA"/>
        </w:rPr>
      </w:pPr>
      <w:moveToRangeStart w:id="559" w:author="Brian" w:date="2020-05-10T07:51:00Z" w:name="move39989508"/>
      <w:moveTo w:id="560" w:author="Brian" w:date="2020-05-10T07:51:00Z">
        <w:del w:id="561" w:author="Vanessa Fladmark" w:date="2020-05-31T12:09:00Z">
          <w:r w:rsidRPr="003C4653" w:rsidDel="00D472CE">
            <w:rPr>
              <w:rFonts w:eastAsia="Times New Roman" w:cstheme="minorHAnsi"/>
              <w:color w:val="000000"/>
              <w:lang w:val="en-CA"/>
            </w:rPr>
            <w:delText xml:space="preserve">The zooplankton samples were poured over sieves to be </w:delText>
          </w:r>
          <w:commentRangeStart w:id="562"/>
          <w:r w:rsidRPr="003C4653" w:rsidDel="00D472CE">
            <w:rPr>
              <w:rFonts w:eastAsia="Times New Roman" w:cstheme="minorHAnsi"/>
              <w:color w:val="000000"/>
              <w:lang w:val="en-CA"/>
            </w:rPr>
            <w:delText xml:space="preserve">size fractionated </w:delText>
          </w:r>
        </w:del>
      </w:moveTo>
      <w:commentRangeEnd w:id="562"/>
      <w:del w:id="563" w:author="Vanessa Fladmark" w:date="2020-05-31T12:09:00Z">
        <w:r w:rsidR="00720DF7" w:rsidDel="00D472CE">
          <w:rPr>
            <w:rStyle w:val="CommentReference"/>
          </w:rPr>
          <w:commentReference w:id="562"/>
        </w:r>
      </w:del>
      <w:moveTo w:id="564" w:author="Brian" w:date="2020-05-10T07:51:00Z">
        <w:del w:id="565" w:author="Vanessa Fladmark" w:date="2020-05-31T12:09:00Z">
          <w:r w:rsidRPr="003C4653" w:rsidDel="00D472CE">
            <w:rPr>
              <w:rFonts w:eastAsia="Times New Roman" w:cstheme="minorHAnsi"/>
              <w:color w:val="000000"/>
              <w:lang w:val="en-CA"/>
            </w:rPr>
            <w:delText xml:space="preserve">and then </w:delText>
          </w:r>
          <w:commentRangeStart w:id="566"/>
          <w:r w:rsidRPr="003C4653" w:rsidDel="00D472CE">
            <w:rPr>
              <w:rFonts w:eastAsia="Times New Roman" w:cstheme="minorHAnsi"/>
              <w:color w:val="000000"/>
              <w:lang w:val="en-CA"/>
            </w:rPr>
            <w:delText>weighed</w:delText>
          </w:r>
        </w:del>
      </w:moveTo>
      <w:commentRangeEnd w:id="566"/>
      <w:del w:id="567" w:author="Vanessa Fladmark" w:date="2020-05-31T12:09:00Z">
        <w:r w:rsidR="00720DF7" w:rsidDel="00D472CE">
          <w:rPr>
            <w:rStyle w:val="CommentReference"/>
          </w:rPr>
          <w:commentReference w:id="566"/>
        </w:r>
      </w:del>
      <w:moveTo w:id="568" w:author="Brian" w:date="2020-05-10T07:51:00Z">
        <w:del w:id="569" w:author="Vanessa Fladmark" w:date="2020-05-31T12:09:00Z">
          <w:r w:rsidRPr="003C4653" w:rsidDel="00D472CE">
            <w:rPr>
              <w:rFonts w:eastAsia="Times New Roman" w:cstheme="minorHAnsi"/>
              <w:color w:val="000000"/>
              <w:lang w:val="en-CA"/>
            </w:rPr>
            <w:delText xml:space="preserve"> </w:delText>
          </w:r>
        </w:del>
      </w:moveTo>
      <w:ins w:id="570" w:author="Brian" w:date="2020-05-10T08:16:00Z">
        <w:del w:id="571" w:author="Vanessa Fladmark" w:date="2020-05-31T12:09:00Z">
          <w:r w:rsidR="00720DF7" w:rsidDel="00D472CE">
            <w:rPr>
              <w:rFonts w:eastAsia="Times New Roman" w:cstheme="minorHAnsi"/>
              <w:color w:val="000000"/>
              <w:lang w:val="en-CA"/>
            </w:rPr>
            <w:delText xml:space="preserve">. Size fractions </w:delText>
          </w:r>
        </w:del>
      </w:ins>
      <w:moveTo w:id="572" w:author="Brian" w:date="2020-05-10T07:51:00Z">
        <w:del w:id="573" w:author="Vanessa Fladmark" w:date="2020-05-31T12:09:00Z">
          <w:r w:rsidRPr="003C4653" w:rsidDel="00D472CE">
            <w:rPr>
              <w:rFonts w:eastAsia="Times New Roman" w:cstheme="minorHAnsi"/>
              <w:color w:val="000000"/>
              <w:lang w:val="en-CA"/>
            </w:rPr>
            <w:delText xml:space="preserve">before they were </w:delText>
          </w:r>
        </w:del>
      </w:moveTo>
      <w:ins w:id="574" w:author="Brian" w:date="2020-05-10T08:16:00Z">
        <w:del w:id="575" w:author="Vanessa Fladmark" w:date="2020-05-31T12:09:00Z">
          <w:r w:rsidR="00720DF7" w:rsidDel="00D472CE">
            <w:rPr>
              <w:rFonts w:eastAsia="Times New Roman" w:cstheme="minorHAnsi"/>
              <w:color w:val="000000"/>
              <w:lang w:val="en-CA"/>
            </w:rPr>
            <w:delText xml:space="preserve">then </w:delText>
          </w:r>
        </w:del>
      </w:ins>
      <w:moveTo w:id="576" w:author="Brian" w:date="2020-05-10T07:51:00Z">
        <w:del w:id="577" w:author="Vanessa Fladmark" w:date="2020-05-31T12:09:00Z">
          <w:r w:rsidRPr="003C4653" w:rsidDel="00D472CE">
            <w:rPr>
              <w:rFonts w:eastAsia="Times New Roman" w:cstheme="minorHAnsi"/>
              <w:color w:val="000000"/>
              <w:lang w:val="en-CA"/>
            </w:rPr>
            <w:delText xml:space="preserve">split into a subsample, </w:delText>
          </w:r>
        </w:del>
      </w:moveTo>
      <w:ins w:id="578" w:author="Brian" w:date="2020-05-10T08:17:00Z">
        <w:del w:id="579" w:author="Vanessa Fladmark" w:date="2020-05-31T12:09:00Z">
          <w:r w:rsidR="00720DF7" w:rsidDel="00D472CE">
            <w:rPr>
              <w:rFonts w:eastAsia="Times New Roman" w:cstheme="minorHAnsi"/>
              <w:color w:val="000000"/>
              <w:lang w:val="en-CA"/>
            </w:rPr>
            <w:delText xml:space="preserve">and zooplankton </w:delText>
          </w:r>
        </w:del>
      </w:ins>
      <w:moveTo w:id="580" w:author="Brian" w:date="2020-05-10T07:51:00Z">
        <w:del w:id="581" w:author="Vanessa Fladmark" w:date="2020-05-31T12:09:00Z">
          <w:r w:rsidRPr="003C4653" w:rsidDel="00D472CE">
            <w:rPr>
              <w:rFonts w:eastAsia="Times New Roman" w:cstheme="minorHAnsi"/>
              <w:color w:val="000000"/>
              <w:lang w:val="en-CA"/>
            </w:rPr>
            <w:delText>to be identified to species, counted and measured.</w:delText>
          </w:r>
        </w:del>
      </w:moveTo>
      <w:moveToRangeEnd w:id="559"/>
    </w:p>
    <w:p w14:paraId="2B2FBA17" w14:textId="4C257E8F" w:rsidR="00CE7AC8" w:rsidRDefault="00CE7AC8" w:rsidP="00266C78">
      <w:pPr>
        <w:spacing w:line="480" w:lineRule="auto"/>
        <w:rPr>
          <w:ins w:id="582" w:author="Vanessa Fladmark" w:date="2020-05-31T11:36:00Z"/>
          <w:rFonts w:eastAsia="Times New Roman" w:cstheme="minorHAnsi"/>
          <w:color w:val="000000"/>
          <w:lang w:val="en-CA"/>
        </w:rPr>
      </w:pPr>
      <w:ins w:id="583" w:author="Vanessa Fladmark" w:date="2020-05-31T11:40:00Z">
        <w:r>
          <w:rPr>
            <w:rFonts w:eastAsia="Times New Roman" w:cstheme="minorHAnsi"/>
            <w:color w:val="000000"/>
            <w:lang w:val="en-CA"/>
          </w:rPr>
          <w:tab/>
          <w:t>The zooplankton samples were</w:t>
        </w:r>
      </w:ins>
      <w:ins w:id="584" w:author="Vanessa Fladmark" w:date="2020-05-31T11:42:00Z">
        <w:r>
          <w:rPr>
            <w:rFonts w:eastAsia="Times New Roman" w:cstheme="minorHAnsi"/>
            <w:color w:val="000000"/>
            <w:lang w:val="en-CA"/>
          </w:rPr>
          <w:t xml:space="preserve"> poured over sieves </w:t>
        </w:r>
      </w:ins>
      <w:ins w:id="585" w:author="Vanessa Fladmark" w:date="2020-05-31T11:40:00Z">
        <w:r>
          <w:rPr>
            <w:rFonts w:eastAsia="Times New Roman" w:cstheme="minorHAnsi"/>
            <w:color w:val="000000"/>
            <w:lang w:val="en-CA"/>
          </w:rPr>
          <w:t xml:space="preserve">into </w:t>
        </w:r>
      </w:ins>
      <w:ins w:id="586" w:author="Vanessa Fladmark" w:date="2020-05-31T11:41:00Z">
        <w:r>
          <w:rPr>
            <w:rFonts w:eastAsia="Times New Roman" w:cstheme="minorHAnsi"/>
            <w:color w:val="000000"/>
            <w:lang w:val="en-CA"/>
          </w:rPr>
          <w:t xml:space="preserve">250 </w:t>
        </w:r>
      </w:ins>
      <w:ins w:id="587" w:author="Vanessa Fladmark" w:date="2020-05-31T11:42:00Z">
        <w:r w:rsidRPr="00E156ED">
          <w:rPr>
            <w:rFonts w:eastAsia="Times New Roman" w:cstheme="minorHAnsi"/>
            <w:color w:val="202122"/>
            <w:shd w:val="clear" w:color="auto" w:fill="F9F9F9"/>
            <w:lang w:val="en-CA"/>
          </w:rPr>
          <w:t>μ</w:t>
        </w:r>
      </w:ins>
      <w:ins w:id="588" w:author="Vanessa Fladmark" w:date="2020-05-31T11:41:00Z">
        <w:r>
          <w:rPr>
            <w:rFonts w:eastAsia="Times New Roman" w:cstheme="minorHAnsi"/>
            <w:color w:val="000000"/>
            <w:lang w:val="en-CA"/>
          </w:rPr>
          <w:t xml:space="preserve">m, 1000 </w:t>
        </w:r>
      </w:ins>
      <w:ins w:id="589" w:author="Vanessa Fladmark" w:date="2020-05-31T11:42:00Z">
        <w:r w:rsidRPr="00E156ED">
          <w:rPr>
            <w:rFonts w:eastAsia="Times New Roman" w:cstheme="minorHAnsi"/>
            <w:color w:val="202122"/>
            <w:shd w:val="clear" w:color="auto" w:fill="F9F9F9"/>
            <w:lang w:val="en-CA"/>
          </w:rPr>
          <w:t>μ</w:t>
        </w:r>
      </w:ins>
      <w:ins w:id="590" w:author="Vanessa Fladmark" w:date="2020-05-31T11:41:00Z">
        <w:r>
          <w:rPr>
            <w:rFonts w:eastAsia="Times New Roman" w:cstheme="minorHAnsi"/>
            <w:color w:val="000000"/>
            <w:lang w:val="en-CA"/>
          </w:rPr>
          <w:t xml:space="preserve">m and 2000 </w:t>
        </w:r>
      </w:ins>
      <w:ins w:id="591" w:author="Vanessa Fladmark" w:date="2020-05-31T11:42:00Z">
        <w:r w:rsidRPr="00E156ED">
          <w:rPr>
            <w:rFonts w:eastAsia="Times New Roman" w:cstheme="minorHAnsi"/>
            <w:color w:val="202122"/>
            <w:shd w:val="clear" w:color="auto" w:fill="F9F9F9"/>
            <w:lang w:val="en-CA"/>
          </w:rPr>
          <w:t>μ</w:t>
        </w:r>
      </w:ins>
      <w:ins w:id="592" w:author="Vanessa Fladmark" w:date="2020-05-31T11:41:00Z">
        <w:r>
          <w:rPr>
            <w:rFonts w:eastAsia="Times New Roman" w:cstheme="minorHAnsi"/>
            <w:color w:val="000000"/>
            <w:lang w:val="en-CA"/>
          </w:rPr>
          <w:t xml:space="preserve">m size fractions </w:t>
        </w:r>
      </w:ins>
      <w:ins w:id="593" w:author="Vanessa Fladmark" w:date="2020-05-31T11:42:00Z">
        <w:r>
          <w:rPr>
            <w:rFonts w:eastAsia="Times New Roman" w:cstheme="minorHAnsi"/>
            <w:color w:val="000000"/>
            <w:lang w:val="en-CA"/>
          </w:rPr>
          <w:t>before bein</w:t>
        </w:r>
      </w:ins>
      <w:ins w:id="594" w:author="Vanessa Fladmark" w:date="2020-05-31T11:43:00Z">
        <w:r>
          <w:rPr>
            <w:rFonts w:eastAsia="Times New Roman" w:cstheme="minorHAnsi"/>
            <w:color w:val="000000"/>
            <w:lang w:val="en-CA"/>
          </w:rPr>
          <w:t xml:space="preserve">g weighed and analyzed. </w:t>
        </w:r>
      </w:ins>
      <w:ins w:id="595" w:author="Vanessa Fladmark" w:date="2020-05-31T12:01:00Z">
        <w:r w:rsidR="00D472CE">
          <w:rPr>
            <w:rFonts w:eastAsia="Times New Roman" w:cstheme="minorHAnsi"/>
            <w:color w:val="000000"/>
            <w:lang w:val="en-CA"/>
          </w:rPr>
          <w:t xml:space="preserve">Wet weights were measured to the nearest 0.1 mg on an analytical balance, </w:t>
        </w:r>
      </w:ins>
      <w:ins w:id="596" w:author="Vanessa Fladmark" w:date="2020-05-31T12:02:00Z">
        <w:r w:rsidR="00D472CE">
          <w:rPr>
            <w:rFonts w:eastAsia="Times New Roman" w:cstheme="minorHAnsi"/>
            <w:color w:val="000000"/>
            <w:lang w:val="en-CA"/>
          </w:rPr>
          <w:t xml:space="preserve">with </w:t>
        </w:r>
      </w:ins>
      <w:ins w:id="597" w:author="Vanessa Fladmark" w:date="2020-05-31T12:01:00Z">
        <w:r w:rsidR="00D472CE">
          <w:rPr>
            <w:rFonts w:eastAsia="Times New Roman" w:cstheme="minorHAnsi"/>
            <w:color w:val="000000"/>
            <w:lang w:val="en-CA"/>
          </w:rPr>
          <w:t>non-gelatinous and gelatinous groups weighed separately.</w:t>
        </w:r>
      </w:ins>
      <w:ins w:id="598" w:author="Vanessa Fladmark" w:date="2020-05-31T12:02:00Z">
        <w:r w:rsidR="00D472CE">
          <w:rPr>
            <w:rFonts w:eastAsia="Times New Roman" w:cstheme="minorHAnsi"/>
            <w:color w:val="000000"/>
            <w:lang w:val="en-CA"/>
          </w:rPr>
          <w:t xml:space="preserve"> Each size fraction of zooplankton w</w:t>
        </w:r>
      </w:ins>
      <w:ins w:id="599" w:author="Vanessa Fladmark" w:date="2020-05-31T12:04:00Z">
        <w:r w:rsidR="00D472CE">
          <w:rPr>
            <w:rFonts w:eastAsia="Times New Roman" w:cstheme="minorHAnsi"/>
            <w:color w:val="000000"/>
            <w:lang w:val="en-CA"/>
          </w:rPr>
          <w:t>as</w:t>
        </w:r>
      </w:ins>
      <w:ins w:id="600" w:author="Vanessa Fladmark" w:date="2020-05-31T12:02:00Z">
        <w:r w:rsidR="00D472CE">
          <w:rPr>
            <w:rFonts w:eastAsia="Times New Roman" w:cstheme="minorHAnsi"/>
            <w:color w:val="000000"/>
            <w:lang w:val="en-CA"/>
          </w:rPr>
          <w:t xml:space="preserve"> identi</w:t>
        </w:r>
      </w:ins>
      <w:ins w:id="601" w:author="Vanessa Fladmark" w:date="2020-05-31T12:03:00Z">
        <w:r w:rsidR="00D472CE">
          <w:rPr>
            <w:rFonts w:eastAsia="Times New Roman" w:cstheme="minorHAnsi"/>
            <w:color w:val="000000"/>
            <w:lang w:val="en-CA"/>
          </w:rPr>
          <w:t>fied to species</w:t>
        </w:r>
      </w:ins>
      <w:ins w:id="602" w:author="Vanessa Fladmark" w:date="2020-05-31T12:04:00Z">
        <w:r w:rsidR="00D472CE">
          <w:rPr>
            <w:rFonts w:eastAsia="Times New Roman" w:cstheme="minorHAnsi"/>
            <w:color w:val="000000"/>
            <w:lang w:val="en-CA"/>
          </w:rPr>
          <w:t xml:space="preserve"> and </w:t>
        </w:r>
      </w:ins>
      <w:ins w:id="603" w:author="Vanessa Fladmark" w:date="2020-05-31T12:03:00Z">
        <w:r w:rsidR="00D472CE">
          <w:rPr>
            <w:rFonts w:eastAsia="Times New Roman" w:cstheme="minorHAnsi"/>
            <w:color w:val="000000"/>
            <w:lang w:val="en-CA"/>
          </w:rPr>
          <w:t>life stage, enumerated</w:t>
        </w:r>
      </w:ins>
      <w:ins w:id="604" w:author="Vanessa Fladmark" w:date="2020-05-31T12:04:00Z">
        <w:r w:rsidR="00D472CE">
          <w:rPr>
            <w:rFonts w:eastAsia="Times New Roman" w:cstheme="minorHAnsi"/>
            <w:color w:val="000000"/>
            <w:lang w:val="en-CA"/>
          </w:rPr>
          <w:t xml:space="preserve"> and </w:t>
        </w:r>
      </w:ins>
      <w:ins w:id="605" w:author="Vanessa Fladmark" w:date="2020-05-31T12:03:00Z">
        <w:r w:rsidR="00D472CE">
          <w:rPr>
            <w:rFonts w:eastAsia="Times New Roman" w:cstheme="minorHAnsi"/>
            <w:color w:val="000000"/>
            <w:lang w:val="en-CA"/>
          </w:rPr>
          <w:t>measured with an ocular micrometer</w:t>
        </w:r>
      </w:ins>
      <w:ins w:id="606" w:author="Vanessa Fladmark" w:date="2020-05-31T12:04:00Z">
        <w:r w:rsidR="00D472CE">
          <w:rPr>
            <w:rFonts w:eastAsia="Times New Roman" w:cstheme="minorHAnsi"/>
            <w:color w:val="000000"/>
            <w:lang w:val="en-CA"/>
          </w:rPr>
          <w:t>,</w:t>
        </w:r>
      </w:ins>
      <w:ins w:id="607" w:author="Vanessa Fladmark" w:date="2020-05-31T12:05:00Z">
        <w:r w:rsidR="00D472CE">
          <w:rPr>
            <w:rFonts w:eastAsia="Times New Roman" w:cstheme="minorHAnsi"/>
            <w:color w:val="000000"/>
            <w:lang w:val="en-CA"/>
          </w:rPr>
          <w:t xml:space="preserve"> and</w:t>
        </w:r>
      </w:ins>
      <w:ins w:id="608" w:author="Vanessa Fladmark" w:date="2020-05-31T12:04:00Z">
        <w:r w:rsidR="00D472CE">
          <w:rPr>
            <w:rFonts w:eastAsia="Times New Roman" w:cstheme="minorHAnsi"/>
            <w:color w:val="000000"/>
            <w:lang w:val="en-CA"/>
          </w:rPr>
          <w:t xml:space="preserve"> subsampled if </w:t>
        </w:r>
      </w:ins>
      <w:ins w:id="609" w:author="Vanessa Fladmark" w:date="2020-05-31T12:05:00Z">
        <w:r w:rsidR="00D472CE">
          <w:rPr>
            <w:rFonts w:eastAsia="Times New Roman" w:cstheme="minorHAnsi"/>
            <w:color w:val="000000"/>
            <w:lang w:val="en-CA"/>
          </w:rPr>
          <w:t>necessary,</w:t>
        </w:r>
      </w:ins>
      <w:ins w:id="610" w:author="Vanessa Fladmark" w:date="2020-05-31T12:04:00Z">
        <w:r w:rsidR="00D472CE">
          <w:rPr>
            <w:rFonts w:eastAsia="Times New Roman" w:cstheme="minorHAnsi"/>
            <w:color w:val="000000"/>
            <w:lang w:val="en-CA"/>
          </w:rPr>
          <w:t xml:space="preserve"> using a </w:t>
        </w:r>
      </w:ins>
      <w:ins w:id="611" w:author="Vanessa Fladmark" w:date="2020-05-31T12:06:00Z">
        <w:r w:rsidR="00D472CE">
          <w:rPr>
            <w:rFonts w:eastAsia="Times New Roman" w:cstheme="minorHAnsi"/>
            <w:color w:val="000000"/>
            <w:lang w:val="en-CA"/>
          </w:rPr>
          <w:t>Motodo</w:t>
        </w:r>
      </w:ins>
      <w:ins w:id="612" w:author="Vanessa Fladmark" w:date="2020-05-31T12:04:00Z">
        <w:r w:rsidR="00D472CE">
          <w:rPr>
            <w:rFonts w:eastAsia="Times New Roman" w:cstheme="minorHAnsi"/>
            <w:color w:val="000000"/>
            <w:lang w:val="en-CA"/>
          </w:rPr>
          <w:t xml:space="preserve"> splitter.</w:t>
        </w:r>
      </w:ins>
      <w:ins w:id="613" w:author="Vanessa Fladmark" w:date="2020-05-31T12:07:00Z">
        <w:r w:rsidR="00D472CE">
          <w:rPr>
            <w:rFonts w:eastAsia="Times New Roman" w:cstheme="minorHAnsi"/>
            <w:color w:val="000000"/>
            <w:lang w:val="en-CA"/>
          </w:rPr>
          <w:t xml:space="preserve"> </w:t>
        </w:r>
      </w:ins>
    </w:p>
    <w:p w14:paraId="011412CD" w14:textId="77777777" w:rsidR="00C6340E" w:rsidRPr="003C4653" w:rsidRDefault="00C6340E" w:rsidP="00266C78">
      <w:pPr>
        <w:spacing w:line="480" w:lineRule="auto"/>
        <w:rPr>
          <w:rFonts w:eastAsia="Times New Roman" w:cstheme="minorHAnsi"/>
          <w:lang w:val="en-CA"/>
        </w:rPr>
      </w:pPr>
    </w:p>
    <w:p w14:paraId="20A5B01E" w14:textId="0FDB8AA9"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ins w:id="614" w:author="Brian" w:date="2020-05-10T08:28:00Z">
        <w:r w:rsidR="000B23A6">
          <w:rPr>
            <w:rFonts w:eastAsia="Times New Roman" w:cstheme="minorHAnsi"/>
            <w:color w:val="000000"/>
            <w:lang w:val="en-CA"/>
          </w:rPr>
          <w:t xml:space="preserve">The spatial variation in </w:t>
        </w:r>
      </w:ins>
      <w:ins w:id="615" w:author="Brian" w:date="2020-05-10T08:27:00Z">
        <w:r w:rsidR="000B23A6">
          <w:rPr>
            <w:rFonts w:eastAsia="Times New Roman" w:cstheme="minorHAnsi"/>
            <w:color w:val="000000"/>
            <w:lang w:val="en-CA"/>
          </w:rPr>
          <w:t xml:space="preserve">prey composition was </w:t>
        </w:r>
      </w:ins>
      <w:ins w:id="616" w:author="Brian" w:date="2020-05-10T13:55:00Z">
        <w:r w:rsidR="00E74AF6">
          <w:rPr>
            <w:rFonts w:eastAsia="Times New Roman" w:cstheme="minorHAnsi"/>
            <w:color w:val="000000"/>
            <w:lang w:val="en-CA"/>
          </w:rPr>
          <w:t>analyzed</w:t>
        </w:r>
      </w:ins>
      <w:ins w:id="617" w:author="Brian" w:date="2020-05-10T08:28:00Z">
        <w:r w:rsidR="000B23A6">
          <w:rPr>
            <w:rFonts w:eastAsia="Times New Roman" w:cstheme="minorHAnsi"/>
            <w:color w:val="000000"/>
            <w:lang w:val="en-CA"/>
          </w:rPr>
          <w:t xml:space="preserve"> using a multivariate approach. Prior to the </w:t>
        </w:r>
      </w:ins>
      <w:del w:id="618" w:author="Brian" w:date="2020-05-10T08:29:00Z">
        <w:r w:rsidRPr="003C4653" w:rsidDel="000B23A6">
          <w:rPr>
            <w:rFonts w:eastAsia="Times New Roman" w:cstheme="minorHAnsi"/>
            <w:color w:val="000000"/>
            <w:lang w:val="en-CA"/>
          </w:rPr>
          <w:delText xml:space="preserve">Preparing the data for </w:delText>
        </w:r>
      </w:del>
      <w:r w:rsidRPr="003C4653">
        <w:rPr>
          <w:rFonts w:eastAsia="Times New Roman" w:cstheme="minorHAnsi"/>
          <w:color w:val="000000"/>
          <w:lang w:val="en-CA"/>
        </w:rPr>
        <w:t>analysis</w:t>
      </w:r>
      <w:ins w:id="619" w:author="Brian" w:date="2020-05-10T08:29:00Z">
        <w:r w:rsidR="000B23A6">
          <w:rPr>
            <w:rFonts w:eastAsia="Times New Roman" w:cstheme="minorHAnsi"/>
            <w:color w:val="000000"/>
            <w:lang w:val="en-CA"/>
          </w:rPr>
          <w:t xml:space="preserve">, </w:t>
        </w:r>
      </w:ins>
      <w:del w:id="620" w:author="Brian" w:date="2020-05-10T08:29:00Z">
        <w:r w:rsidRPr="003C4653" w:rsidDel="000B23A6">
          <w:rPr>
            <w:rFonts w:eastAsia="Times New Roman" w:cstheme="minorHAnsi"/>
            <w:color w:val="000000"/>
            <w:lang w:val="en-CA"/>
          </w:rPr>
          <w:delText xml:space="preserve"> included combining </w:delText>
        </w:r>
      </w:del>
      <w:r w:rsidRPr="003C4653">
        <w:rPr>
          <w:rFonts w:eastAsia="Times New Roman" w:cstheme="minorHAnsi"/>
          <w:color w:val="000000"/>
          <w:lang w:val="en-CA"/>
        </w:rPr>
        <w:t xml:space="preserve">rare taxonomic prey categories (occurs in less than three stomachs) into </w:t>
      </w:r>
      <w:ins w:id="621" w:author="Brian" w:date="2020-05-10T08:29:00Z">
        <w:r w:rsidR="000B23A6">
          <w:rPr>
            <w:rFonts w:eastAsia="Times New Roman" w:cstheme="minorHAnsi"/>
            <w:color w:val="000000"/>
            <w:lang w:val="en-CA"/>
          </w:rPr>
          <w:t xml:space="preserve">were combined into </w:t>
        </w:r>
      </w:ins>
      <w:r w:rsidRPr="003C4653">
        <w:rPr>
          <w:rFonts w:eastAsia="Times New Roman" w:cstheme="minorHAnsi"/>
          <w:color w:val="000000"/>
          <w:lang w:val="en-CA"/>
        </w:rPr>
        <w:t>higher level groupings</w:t>
      </w:r>
      <w:del w:id="622" w:author="Brian" w:date="2020-05-10T08:29:00Z">
        <w:r w:rsidRPr="003C4653" w:rsidDel="000B23A6">
          <w:rPr>
            <w:rFonts w:eastAsia="Times New Roman" w:cstheme="minorHAnsi"/>
            <w:color w:val="000000"/>
            <w:lang w:val="en-CA"/>
          </w:rPr>
          <w:delText xml:space="preserve"> and</w:delText>
        </w:r>
      </w:del>
      <w:ins w:id="623" w:author="Brian" w:date="2020-05-10T08:29:00Z">
        <w:r w:rsidR="000B23A6">
          <w:rPr>
            <w:rFonts w:eastAsia="Times New Roman" w:cstheme="minorHAnsi"/>
            <w:color w:val="000000"/>
            <w:lang w:val="en-CA"/>
          </w:rPr>
          <w:t>,</w:t>
        </w:r>
      </w:ins>
      <w:r w:rsidRPr="003C4653">
        <w:rPr>
          <w:rFonts w:eastAsia="Times New Roman" w:cstheme="minorHAnsi"/>
          <w:color w:val="000000"/>
          <w:lang w:val="en-CA"/>
        </w:rPr>
        <w:t xml:space="preserve"> ignoring “digested food.” </w:t>
      </w:r>
      <w:r w:rsidR="00BD3083">
        <w:rPr>
          <w:rFonts w:eastAsia="Times New Roman" w:cstheme="minorHAnsi"/>
          <w:color w:val="000000"/>
          <w:lang w:val="en-CA"/>
        </w:rPr>
        <w:t xml:space="preserve">Fish stomach content </w:t>
      </w:r>
      <w:ins w:id="624" w:author="Brian" w:date="2020-05-10T08:30:00Z">
        <w:r w:rsidR="000B23A6">
          <w:rPr>
            <w:rFonts w:eastAsia="Times New Roman" w:cstheme="minorHAnsi"/>
            <w:color w:val="000000"/>
            <w:lang w:val="en-CA"/>
          </w:rPr>
          <w:t xml:space="preserve">wet </w:t>
        </w:r>
      </w:ins>
      <w:r w:rsidR="00BD3083">
        <w:rPr>
          <w:rFonts w:eastAsia="Times New Roman" w:cstheme="minorHAnsi"/>
          <w:color w:val="000000"/>
          <w:lang w:val="en-CA"/>
        </w:rPr>
        <w:t xml:space="preserve">weight was multiplied by 1.54 to correct weights </w:t>
      </w:r>
      <w:ins w:id="625" w:author="Brian" w:date="2020-05-10T08:29:00Z">
        <w:r w:rsidR="000B23A6">
          <w:rPr>
            <w:rFonts w:eastAsia="Times New Roman" w:cstheme="minorHAnsi"/>
            <w:color w:val="000000"/>
            <w:lang w:val="en-CA"/>
          </w:rPr>
          <w:t xml:space="preserve">for </w:t>
        </w:r>
      </w:ins>
      <w:ins w:id="626" w:author="Brian" w:date="2020-05-10T08:30:00Z">
        <w:r w:rsidR="000B23A6">
          <w:rPr>
            <w:rFonts w:eastAsia="Times New Roman" w:cstheme="minorHAnsi"/>
            <w:color w:val="000000"/>
            <w:lang w:val="en-CA"/>
          </w:rPr>
          <w:t xml:space="preserve">water loss </w:t>
        </w:r>
      </w:ins>
      <w:r w:rsidR="00BD3083">
        <w:rPr>
          <w:rFonts w:eastAsia="Times New Roman" w:cstheme="minorHAnsi"/>
          <w:color w:val="000000"/>
          <w:lang w:val="en-CA"/>
        </w:rPr>
        <w:t xml:space="preserve">after storage in ethanol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{"citationItems":[{"id":"ITEM-1","itemData":{"DOI":"10.1017/CBO9781107415324.004","ISBN":"9788578110796","ISSN":"1098-6596","PMID":"25246403","abstract":"Pacific salmon hold tremendous ecological, cultural, and economic value to communities and ecosystems throughout British Columbia. The productivity of several populations, however, has declined since the early 1990s. The cause of the decline is still not fully understood, though bottom-up drivers and trophic interactions during the early marine migration are believed to be contributing factors. For juveniles leaving the Fraser River, their migration crosses a range of stratified and well-mixed waters with varying levels of productivity. The purpose of this study is therefore to a) characterize the foraging ecology of juvenile sockeye salmon across the range of environmental conditions they encounter during the early marine migration, and b) test whether foraging success is lower in tidally mixed waters. In 2015 and 2016, environmental conditions, prey dynamics, and sockeye diets were sampled at high spatial and temporal resolution in the Discovery Islands and Johnstone Strait during the outmigration period. Analyses revealed two unique diet types, one dominated by meroplankton, cladocerans, and larvaceans in the warmer, fresher waters of the Discovery Islands and the other dominated by large calanoid copepods in the cooler, saltier waters of Johnstone Strait. In all diets, sockeye exhibited strong selection for prey items larger than 2 mm. Furthermore, foraging success was low throughout the tidally- mixed regions of the Discovery Islands and Johnstone Strait, providing strong support for the hypothesis that this region is a ‘trophic gauntlet’ for outmigrating salmon. Foraging hotspots were were also discovered along the interface between mixed and stratified waters. These frontal areas may in fact be important foraging grounds for juveniles to facilitate their migration through otherwise challenging conditions. This research addresses a critical knowledge gap in the foraging ecology of juvenile salmon across different environmental conditions during their early marine migration and can be used to improve our ability to monitor fish condition, growth, survival, and ultimately recruitment.","author":[{"dropping-particle":"","family":"James","given":"Samantha E","non-dropping-particle":"","parse-names":false,"suffix":""}],"id":"ITEM-1","issued":{"date-parts":[["2019"]]},"number-of-pages":"107","title":"Foraging Ecology of Juvenile Fraser River Sockeye Salmon Across Mixed and Stratified Regions of the Early Marine Migration","type":"thesis"},"uris":["http://www.mendeley.com/documents/?uuid=76c3c9bc-48a8-475a-bc0e-a1e66357c5ee"]}],"mendeley":{"formattedCitation":"(James, 2019)","plainTextFormattedCitation":"(James, 2019)","previouslyFormattedCitation":"(James, 2019)"},"properties":{"noteIndex":0},"schema":"https://github.com/citation-style-language/schema/raw/master/csl-citation.json"}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(James, 2019)</w:t>
      </w:r>
      <w:r w:rsidR="00674289">
        <w:rPr>
          <w:rStyle w:val="FootnoteReference"/>
          <w:rFonts w:eastAsia="Times New Roman" w:cstheme="minorHAnsi"/>
          <w:color w:val="000000"/>
          <w:lang w:val="en-CA"/>
        </w:rPr>
        <w:fldChar w:fldCharType="end"/>
      </w:r>
      <w:r w:rsidR="00BD3083">
        <w:rPr>
          <w:rFonts w:eastAsia="Times New Roman" w:cstheme="minorHAnsi"/>
          <w:color w:val="000000"/>
          <w:lang w:val="en-CA"/>
        </w:rPr>
        <w:t xml:space="preserve">. </w:t>
      </w:r>
      <w:del w:id="627" w:author="Brian" w:date="2020-05-10T08:30:00Z">
        <w:r w:rsidRPr="003C4653" w:rsidDel="000B23A6">
          <w:rPr>
            <w:rFonts w:eastAsia="Times New Roman" w:cstheme="minorHAnsi"/>
            <w:color w:val="000000"/>
            <w:lang w:val="en-CA"/>
          </w:rPr>
          <w:delText>The dataset was then transformed from long to wide format, r</w:delText>
        </w:r>
      </w:del>
      <w:ins w:id="628" w:author="Brian" w:date="2020-05-10T08:30:00Z">
        <w:r w:rsidR="000B23A6">
          <w:rPr>
            <w:rFonts w:eastAsia="Times New Roman" w:cstheme="minorHAnsi"/>
            <w:color w:val="000000"/>
            <w:lang w:val="en-CA"/>
          </w:rPr>
          <w:t>R</w:t>
        </w:r>
      </w:ins>
      <w:r w:rsidRPr="003C4653">
        <w:rPr>
          <w:rFonts w:eastAsia="Times New Roman" w:cstheme="minorHAnsi"/>
          <w:color w:val="000000"/>
          <w:lang w:val="en-CA"/>
        </w:rPr>
        <w:t xml:space="preserve">elative prey biomass for each stomach was calculated and </w:t>
      </w:r>
      <w:del w:id="629" w:author="Brian" w:date="2020-05-10T08:32:00Z">
        <w:r w:rsidRPr="003C4653" w:rsidDel="000B23A6">
          <w:rPr>
            <w:rFonts w:eastAsia="Times New Roman" w:cstheme="minorHAnsi"/>
            <w:color w:val="000000"/>
            <w:lang w:val="en-CA"/>
          </w:rPr>
          <w:delText xml:space="preserve">then </w:delText>
        </w:r>
      </w:del>
      <w:r w:rsidRPr="003C4653">
        <w:rPr>
          <w:rFonts w:eastAsia="Times New Roman" w:cstheme="minorHAnsi"/>
          <w:color w:val="000000"/>
          <w:lang w:val="en-CA"/>
        </w:rPr>
        <w:t>arcsine square root transformed</w:t>
      </w:r>
      <w:del w:id="630" w:author="Brian" w:date="2020-05-10T08:30:00Z">
        <w:r w:rsidRPr="003C4653" w:rsidDel="000B23A6">
          <w:rPr>
            <w:rFonts w:eastAsia="Times New Roman" w:cstheme="minorHAnsi"/>
            <w:color w:val="000000"/>
            <w:lang w:val="en-CA"/>
          </w:rPr>
          <w:delText xml:space="preserve"> for multivariate analysis</w:delText>
        </w:r>
      </w:del>
      <w:ins w:id="631" w:author="Brian" w:date="2020-05-10T08:32:00Z">
        <w:r w:rsidR="000B23A6">
          <w:rPr>
            <w:rFonts w:eastAsia="Times New Roman" w:cstheme="minorHAnsi"/>
            <w:color w:val="000000"/>
            <w:lang w:val="en-CA"/>
          </w:rPr>
          <w:t xml:space="preserve"> before calculating</w:t>
        </w:r>
      </w:ins>
      <w:del w:id="632" w:author="Brian" w:date="2020-05-10T08:32:00Z">
        <w:r w:rsidRPr="003C4653" w:rsidDel="000B23A6">
          <w:rPr>
            <w:rFonts w:eastAsia="Times New Roman" w:cstheme="minorHAnsi"/>
            <w:color w:val="000000"/>
            <w:lang w:val="en-CA"/>
          </w:rPr>
          <w:delText>. </w:delText>
        </w:r>
      </w:del>
      <w:del w:id="633" w:author="Brian" w:date="2020-05-10T08:31:00Z">
        <w:r w:rsidRPr="003C4653" w:rsidDel="000B23A6">
          <w:rPr>
            <w:rFonts w:eastAsia="Times New Roman" w:cstheme="minorHAnsi"/>
            <w:color w:val="000000"/>
            <w:lang w:val="en-CA"/>
          </w:rPr>
          <w:delText>A</w:delText>
        </w:r>
      </w:del>
      <w:r w:rsidRPr="003C4653">
        <w:rPr>
          <w:rFonts w:eastAsia="Times New Roman" w:cstheme="minorHAnsi"/>
          <w:color w:val="000000"/>
          <w:lang w:val="en-CA"/>
        </w:rPr>
        <w:t xml:space="preserve"> Bray-Curtis dissimilarity </w:t>
      </w:r>
      <w:del w:id="634" w:author="Brian" w:date="2020-05-10T08:31:00Z">
        <w:r w:rsidRPr="003C4653" w:rsidDel="000B23A6">
          <w:rPr>
            <w:rFonts w:eastAsia="Times New Roman" w:cstheme="minorHAnsi"/>
            <w:color w:val="000000"/>
            <w:lang w:val="en-CA"/>
          </w:rPr>
          <w:delText xml:space="preserve">matrix was created </w:delText>
        </w:r>
      </w:del>
      <w:del w:id="635" w:author="Brian" w:date="2020-05-10T08:32:00Z">
        <w:r w:rsidRPr="003C4653" w:rsidDel="000B23A6">
          <w:rPr>
            <w:rFonts w:eastAsia="Times New Roman" w:cstheme="minorHAnsi"/>
            <w:color w:val="000000"/>
            <w:lang w:val="en-CA"/>
          </w:rPr>
          <w:delText>from transformed data</w:delText>
        </w:r>
      </w:del>
      <w:ins w:id="636" w:author="Brian" w:date="2020-05-10T08:32:00Z">
        <w:r w:rsidR="000B23A6">
          <w:rPr>
            <w:rFonts w:eastAsia="Times New Roman" w:cstheme="minorHAnsi"/>
            <w:color w:val="000000"/>
            <w:lang w:val="en-CA"/>
          </w:rPr>
          <w:t>.</w:t>
        </w:r>
        <w:del w:id="637" w:author="Vanessa Fladmark" w:date="2020-05-31T12:11:00Z">
          <w:r w:rsidR="000B23A6" w:rsidDel="00D16766">
            <w:rPr>
              <w:rFonts w:eastAsia="Times New Roman" w:cstheme="minorHAnsi"/>
              <w:color w:val="000000"/>
              <w:lang w:val="en-CA"/>
            </w:rPr>
            <w:delText xml:space="preserve"> </w:delText>
          </w:r>
        </w:del>
      </w:ins>
      <w:del w:id="638" w:author="Brian" w:date="2020-05-10T08:32:00Z">
        <w:r w:rsidRPr="003C4653" w:rsidDel="000B23A6">
          <w:rPr>
            <w:rFonts w:eastAsia="Times New Roman" w:cstheme="minorHAnsi"/>
            <w:color w:val="000000"/>
            <w:lang w:val="en-CA"/>
          </w:rPr>
          <w:delText xml:space="preserve">, </w:delText>
        </w:r>
      </w:del>
      <w:ins w:id="639" w:author="Brian" w:date="2020-05-10T08:33:00Z">
        <w:r w:rsidR="002B1CEB">
          <w:rPr>
            <w:rFonts w:eastAsia="Times New Roman" w:cstheme="minorHAnsi"/>
            <w:color w:val="000000"/>
            <w:lang w:val="en-CA"/>
          </w:rPr>
          <w:t xml:space="preserve"> The dissimilarity matrix was used </w:t>
        </w:r>
      </w:ins>
      <w:r w:rsidRPr="003C4653">
        <w:rPr>
          <w:rFonts w:eastAsia="Times New Roman" w:cstheme="minorHAnsi"/>
          <w:color w:val="000000"/>
          <w:lang w:val="en-CA"/>
        </w:rPr>
        <w:t xml:space="preserve">for non-metric multidimensional scaling (NMDS) </w:t>
      </w:r>
      <w:ins w:id="640" w:author="Brian" w:date="2020-05-10T08:33:00Z">
        <w:r w:rsidR="002B1CEB">
          <w:rPr>
            <w:rFonts w:eastAsia="Times New Roman" w:cstheme="minorHAnsi"/>
            <w:color w:val="000000"/>
            <w:lang w:val="en-CA"/>
          </w:rPr>
          <w:t xml:space="preserve">ordination </w:t>
        </w:r>
      </w:ins>
      <w:r w:rsidRPr="003C4653">
        <w:rPr>
          <w:rFonts w:eastAsia="Times New Roman" w:cstheme="minorHAnsi"/>
          <w:color w:val="000000"/>
          <w:lang w:val="en-CA"/>
        </w:rPr>
        <w:t>and agglomerative hierarchical cluster</w:t>
      </w:r>
      <w:r w:rsidR="00364458">
        <w:rPr>
          <w:rFonts w:eastAsia="Times New Roman" w:cstheme="minorHAnsi"/>
          <w:color w:val="000000"/>
          <w:lang w:val="en-CA"/>
        </w:rPr>
        <w:t>ing</w:t>
      </w:r>
      <w:r w:rsidRPr="003C4653">
        <w:rPr>
          <w:rFonts w:eastAsia="Times New Roman" w:cstheme="minorHAnsi"/>
          <w:color w:val="000000"/>
          <w:lang w:val="en-CA"/>
        </w:rPr>
        <w:t xml:space="preserve"> (AHC).</w:t>
      </w:r>
    </w:p>
    <w:p w14:paraId="0F622F44" w14:textId="77777777" w:rsidR="00372150" w:rsidRPr="003C4653" w:rsidRDefault="00372150" w:rsidP="00266C78">
      <w:pPr>
        <w:spacing w:line="480" w:lineRule="auto"/>
        <w:rPr>
          <w:rFonts w:eastAsia="Times New Roman" w:cstheme="minorHAnsi"/>
          <w:lang w:val="en-CA"/>
        </w:rPr>
      </w:pPr>
    </w:p>
    <w:p w14:paraId="44BBF84E" w14:textId="06430F2C" w:rsidR="00372150" w:rsidRDefault="00372150" w:rsidP="00266C78">
      <w:pPr>
        <w:spacing w:line="480" w:lineRule="auto"/>
        <w:rPr>
          <w:ins w:id="641" w:author="Vanessa Fladmark" w:date="2020-05-31T14:11:00Z"/>
          <w:rFonts w:eastAsia="Times New Roman" w:cstheme="minorHAnsi"/>
          <w:color w:val="000000"/>
          <w:lang w:val="en-CA"/>
        </w:rPr>
      </w:pPr>
      <w:r w:rsidRPr="003C4653">
        <w:rPr>
          <w:rFonts w:eastAsia="Times New Roman" w:cstheme="minorHAnsi"/>
          <w:color w:val="000000"/>
          <w:lang w:val="en-CA"/>
        </w:rPr>
        <w:tab/>
      </w:r>
      <w:commentRangeStart w:id="642"/>
      <w:r w:rsidRPr="003C4653">
        <w:rPr>
          <w:rFonts w:eastAsia="Times New Roman" w:cstheme="minorHAnsi"/>
          <w:color w:val="000000"/>
          <w:lang w:val="en-CA"/>
        </w:rPr>
        <w:t xml:space="preserve">In addition to the multivariate statistics, various indices were calculated from the raw </w:t>
      </w:r>
      <w:del w:id="643" w:author="Vanessa Fladmark" w:date="2020-05-31T16:56:00Z">
        <w:r w:rsidRPr="003C4653" w:rsidDel="009C420C">
          <w:rPr>
            <w:rFonts w:eastAsia="Times New Roman" w:cstheme="minorHAnsi"/>
            <w:color w:val="000000"/>
            <w:lang w:val="en-CA"/>
          </w:rPr>
          <w:delText xml:space="preserve">diet </w:delText>
        </w:r>
      </w:del>
      <w:r w:rsidRPr="003C4653">
        <w:rPr>
          <w:rFonts w:eastAsia="Times New Roman" w:cstheme="minorHAnsi"/>
          <w:color w:val="000000"/>
          <w:lang w:val="en-CA"/>
        </w:rPr>
        <w:t>data</w:t>
      </w:r>
      <w:ins w:id="644" w:author="Brian" w:date="2020-05-10T08:34:00Z">
        <w:r w:rsidR="00407993">
          <w:rPr>
            <w:rFonts w:eastAsia="Times New Roman" w:cstheme="minorHAnsi"/>
            <w:color w:val="000000"/>
            <w:lang w:val="en-CA"/>
          </w:rPr>
          <w:t>. F</w:t>
        </w:r>
      </w:ins>
      <w:del w:id="645" w:author="Brian" w:date="2020-05-10T08:34:00Z">
        <w:r w:rsidRPr="003C4653" w:rsidDel="00407993">
          <w:rPr>
            <w:rFonts w:eastAsia="Times New Roman" w:cstheme="minorHAnsi"/>
            <w:color w:val="000000"/>
            <w:lang w:val="en-CA"/>
          </w:rPr>
          <w:delText>, including f</w:delText>
        </w:r>
      </w:del>
      <w:r w:rsidRPr="003C4653">
        <w:rPr>
          <w:rFonts w:eastAsia="Times New Roman" w:cstheme="minorHAnsi"/>
          <w:color w:val="000000"/>
          <w:lang w:val="en-CA"/>
        </w:rPr>
        <w:t>requency of occurrence</w:t>
      </w:r>
      <w:ins w:id="646" w:author="Vanessa Fladmark" w:date="2020-05-31T16:56:00Z">
        <w:r w:rsidR="009C420C">
          <w:rPr>
            <w:rFonts w:eastAsia="Times New Roman" w:cstheme="minorHAnsi"/>
            <w:color w:val="000000"/>
            <w:lang w:val="en-CA"/>
          </w:rPr>
          <w:t xml:space="preserve"> (FO)</w:t>
        </w:r>
      </w:ins>
      <w:r w:rsidRPr="003C4653">
        <w:rPr>
          <w:rFonts w:eastAsia="Times New Roman" w:cstheme="minorHAnsi"/>
          <w:color w:val="000000"/>
          <w:lang w:val="en-CA"/>
        </w:rPr>
        <w:t xml:space="preserve"> of prey for each site and each species, </w:t>
      </w:r>
      <w:ins w:id="647" w:author="Brian" w:date="2020-05-10T08:35:00Z">
        <w:r w:rsidR="00407993">
          <w:rPr>
            <w:rFonts w:eastAsia="Times New Roman" w:cstheme="minorHAnsi"/>
            <w:color w:val="000000"/>
            <w:lang w:val="en-CA"/>
          </w:rPr>
          <w:t>was calculated as</w:t>
        </w:r>
        <w:del w:id="648" w:author="Vanessa Fladmark" w:date="2020-05-31T16:56:00Z">
          <w:r w:rsidR="00407993" w:rsidDel="009C420C">
            <w:rPr>
              <w:rFonts w:eastAsia="Times New Roman" w:cstheme="minorHAnsi"/>
              <w:color w:val="000000"/>
              <w:lang w:val="en-CA"/>
            </w:rPr>
            <w:delText xml:space="preserve"> </w:delText>
          </w:r>
        </w:del>
      </w:ins>
      <w:del w:id="649" w:author="Vanessa Fladmark" w:date="2020-05-31T16:56:00Z">
        <w:r w:rsidRPr="003C4653" w:rsidDel="009C420C">
          <w:rPr>
            <w:rFonts w:eastAsia="Times New Roman" w:cstheme="minorHAnsi"/>
            <w:color w:val="000000"/>
            <w:lang w:val="en-CA"/>
          </w:rPr>
          <w:delText xml:space="preserve">which is the number of stomachs with that </w:delText>
        </w:r>
      </w:del>
      <w:ins w:id="650" w:author="Brian" w:date="2020-05-10T08:36:00Z">
        <w:del w:id="651" w:author="Vanessa Fladmark" w:date="2020-05-31T16:56:00Z">
          <w:r w:rsidR="00407993" w:rsidDel="009C420C">
            <w:rPr>
              <w:rFonts w:eastAsia="Times New Roman" w:cstheme="minorHAnsi"/>
              <w:color w:val="000000"/>
              <w:lang w:val="en-CA"/>
            </w:rPr>
            <w:delText>a</w:delText>
          </w:r>
          <w:r w:rsidR="00407993" w:rsidRPr="003C4653" w:rsidDel="009C420C">
            <w:rPr>
              <w:rFonts w:eastAsia="Times New Roman" w:cstheme="minorHAnsi"/>
              <w:color w:val="000000"/>
              <w:lang w:val="en-CA"/>
            </w:rPr>
            <w:delText xml:space="preserve"> </w:delText>
          </w:r>
        </w:del>
      </w:ins>
      <w:del w:id="652" w:author="Vanessa Fladmark" w:date="2020-05-31T16:56:00Z">
        <w:r w:rsidRPr="003C4653" w:rsidDel="009C420C">
          <w:rPr>
            <w:rFonts w:eastAsia="Times New Roman" w:cstheme="minorHAnsi"/>
            <w:color w:val="000000"/>
            <w:lang w:val="en-CA"/>
          </w:rPr>
          <w:delText>certain prey item, divided by the total number of stomachs.</w:delText>
        </w:r>
      </w:del>
      <w:ins w:id="653" w:author="Vanessa Fladmark" w:date="2020-05-31T16:56:00Z">
        <w:r w:rsidR="009C420C">
          <w:rPr>
            <w:rFonts w:eastAsia="Times New Roman" w:cstheme="minorHAnsi"/>
            <w:color w:val="000000"/>
            <w:lang w:val="en-CA"/>
          </w:rPr>
          <w:t>:</w:t>
        </w:r>
      </w:ins>
    </w:p>
    <w:p w14:paraId="5042738C" w14:textId="546ADB45" w:rsidR="005F4718" w:rsidRPr="003C4653" w:rsidRDefault="005F4718">
      <w:pPr>
        <w:spacing w:line="480" w:lineRule="auto"/>
        <w:jc w:val="center"/>
        <w:rPr>
          <w:rFonts w:eastAsia="Times New Roman" w:cstheme="minorHAnsi"/>
          <w:lang w:val="en-CA"/>
        </w:rPr>
        <w:pPrChange w:id="654" w:author="Vanessa Fladmark" w:date="2020-05-31T16:43:00Z">
          <w:pPr>
            <w:spacing w:line="480" w:lineRule="auto"/>
          </w:pPr>
        </w:pPrChange>
      </w:pPr>
      <w:ins w:id="655" w:author="Vanessa Fladmark" w:date="2020-05-31T14:17:00Z">
        <w:r>
          <w:rPr>
            <w:rFonts w:eastAsia="Times New Roman" w:cstheme="minorHAnsi"/>
            <w:color w:val="000000"/>
            <w:lang w:val="en-CA"/>
          </w:rPr>
          <w:t>FO = # of stomachs with prey</w:t>
        </w:r>
      </w:ins>
      <w:ins w:id="656" w:author="Vanessa Fladmark" w:date="2020-05-31T16:59:00Z">
        <w:r w:rsidR="003424A0" w:rsidRPr="003424A0">
          <w:rPr>
            <w:rFonts w:eastAsia="Times New Roman" w:cstheme="minorHAnsi"/>
            <w:color w:val="000000"/>
            <w:vertAlign w:val="subscript"/>
            <w:lang w:val="en-CA"/>
            <w:rPrChange w:id="657" w:author="Vanessa Fladmark" w:date="2020-05-31T16:59:00Z">
              <w:rPr>
                <w:rFonts w:eastAsia="Times New Roman" w:cstheme="minorHAnsi"/>
                <w:color w:val="000000"/>
                <w:lang w:val="en-CA"/>
              </w:rPr>
            </w:rPrChange>
          </w:rPr>
          <w:t>i</w:t>
        </w:r>
      </w:ins>
      <w:ins w:id="658" w:author="Vanessa Fladmark" w:date="2020-05-31T14:17:00Z">
        <w:r>
          <w:rPr>
            <w:rFonts w:eastAsia="Times New Roman" w:cstheme="minorHAnsi"/>
            <w:color w:val="000000"/>
            <w:lang w:val="en-CA"/>
          </w:rPr>
          <w:t xml:space="preserve"> / total # of stomachs</w:t>
        </w:r>
      </w:ins>
    </w:p>
    <w:p w14:paraId="4F54A042" w14:textId="6B5425A9" w:rsidR="00266C78" w:rsidRDefault="00372150" w:rsidP="00266C78">
      <w:pPr>
        <w:spacing w:line="480" w:lineRule="auto"/>
        <w:rPr>
          <w:ins w:id="659" w:author="Vanessa Fladmark" w:date="2020-05-31T14:18:00Z"/>
          <w:rFonts w:eastAsia="Times New Roman" w:cstheme="minorHAnsi"/>
          <w:color w:val="000000"/>
          <w:lang w:val="en-CA"/>
        </w:rPr>
      </w:pPr>
      <w:r w:rsidRPr="003C4653">
        <w:rPr>
          <w:rFonts w:eastAsia="Times New Roman" w:cstheme="minorHAnsi"/>
          <w:color w:val="000000"/>
          <w:lang w:val="en-CA"/>
        </w:rPr>
        <w:t xml:space="preserve">Gut fullness indices </w:t>
      </w:r>
      <w:ins w:id="660" w:author="Vanessa Fladmark" w:date="2020-05-31T16:57:00Z">
        <w:r w:rsidR="003424A0">
          <w:rPr>
            <w:rFonts w:eastAsia="Times New Roman" w:cstheme="minorHAnsi"/>
            <w:color w:val="000000"/>
            <w:lang w:val="en-CA"/>
          </w:rPr>
          <w:t xml:space="preserve">(GFI) </w:t>
        </w:r>
      </w:ins>
      <w:r w:rsidRPr="003C4653">
        <w:rPr>
          <w:rFonts w:eastAsia="Times New Roman" w:cstheme="minorHAnsi"/>
          <w:color w:val="000000"/>
          <w:lang w:val="en-CA"/>
        </w:rPr>
        <w:t>were also calculated</w:t>
      </w:r>
      <w:ins w:id="661" w:author="Vanessa Fladmark" w:date="2020-05-31T16:57:00Z">
        <w:r w:rsidR="003424A0">
          <w:rPr>
            <w:rFonts w:eastAsia="Times New Roman" w:cstheme="minorHAnsi"/>
            <w:color w:val="000000"/>
            <w:lang w:val="en-CA"/>
          </w:rPr>
          <w:t xml:space="preserve"> for each fish,</w:t>
        </w:r>
      </w:ins>
      <w:r w:rsidRPr="003C4653">
        <w:rPr>
          <w:rFonts w:eastAsia="Times New Roman" w:cstheme="minorHAnsi"/>
          <w:color w:val="000000"/>
          <w:lang w:val="en-CA"/>
        </w:rPr>
        <w:t xml:space="preserve"> </w:t>
      </w:r>
      <w:del w:id="662" w:author="Vanessa Fladmark" w:date="2020-05-31T16:57:00Z">
        <w:r w:rsidRPr="003C4653" w:rsidDel="003424A0">
          <w:rPr>
            <w:rFonts w:eastAsia="Times New Roman" w:cstheme="minorHAnsi"/>
            <w:color w:val="000000"/>
            <w:lang w:val="en-CA"/>
          </w:rPr>
          <w:delText xml:space="preserve">from the food content weight divided by the weight of the fish, multiplied by 100 to </w:delText>
        </w:r>
      </w:del>
      <w:r w:rsidRPr="003C4653">
        <w:rPr>
          <w:rFonts w:eastAsia="Times New Roman" w:cstheme="minorHAnsi"/>
          <w:color w:val="000000"/>
          <w:lang w:val="en-CA"/>
        </w:rPr>
        <w:t>express</w:t>
      </w:r>
      <w:ins w:id="663" w:author="Vanessa Fladmark" w:date="2020-05-31T16:57:00Z">
        <w:r w:rsidR="003424A0">
          <w:rPr>
            <w:rFonts w:eastAsia="Times New Roman" w:cstheme="minorHAnsi"/>
            <w:color w:val="000000"/>
            <w:lang w:val="en-CA"/>
          </w:rPr>
          <w:t>ed</w:t>
        </w:r>
      </w:ins>
      <w:r w:rsidRPr="003C4653">
        <w:rPr>
          <w:rFonts w:eastAsia="Times New Roman" w:cstheme="minorHAnsi"/>
          <w:color w:val="000000"/>
          <w:lang w:val="en-CA"/>
        </w:rPr>
        <w:t xml:space="preserve"> as percent body weight</w:t>
      </w:r>
      <w:del w:id="664" w:author="Vanessa Fladmark" w:date="2020-05-31T14:07:00Z">
        <w:r w:rsidRPr="003C4653" w:rsidDel="005F4718">
          <w:rPr>
            <w:rFonts w:eastAsia="Times New Roman" w:cstheme="minorHAnsi"/>
            <w:color w:val="000000"/>
            <w:lang w:val="en-CA"/>
          </w:rPr>
          <w:delText xml:space="preserve">, a proxy for </w:delText>
        </w:r>
        <w:commentRangeStart w:id="665"/>
        <w:r w:rsidRPr="003C4653" w:rsidDel="005F4718">
          <w:rPr>
            <w:rFonts w:eastAsia="Times New Roman" w:cstheme="minorHAnsi"/>
            <w:color w:val="000000"/>
            <w:lang w:val="en-CA"/>
          </w:rPr>
          <w:delText>feeding intensity</w:delText>
        </w:r>
        <w:commentRangeEnd w:id="665"/>
        <w:r w:rsidR="00E74AF6" w:rsidDel="005F4718">
          <w:rPr>
            <w:rStyle w:val="CommentReference"/>
          </w:rPr>
          <w:commentReference w:id="665"/>
        </w:r>
      </w:del>
      <w:ins w:id="666" w:author="Vanessa Fladmark" w:date="2020-05-31T16:58:00Z">
        <w:r w:rsidR="003424A0">
          <w:rPr>
            <w:rFonts w:eastAsia="Times New Roman" w:cstheme="minorHAnsi"/>
            <w:color w:val="000000"/>
            <w:lang w:val="en-CA"/>
          </w:rPr>
          <w:t>:</w:t>
        </w:r>
      </w:ins>
      <w:del w:id="667" w:author="Vanessa Fladmark" w:date="2020-05-31T16:58:00Z">
        <w:r w:rsidRPr="003C4653" w:rsidDel="003424A0">
          <w:rPr>
            <w:rFonts w:eastAsia="Times New Roman" w:cstheme="minorHAnsi"/>
            <w:color w:val="000000"/>
            <w:lang w:val="en-CA"/>
          </w:rPr>
          <w:delText>.</w:delText>
        </w:r>
      </w:del>
    </w:p>
    <w:p w14:paraId="7F6A3321" w14:textId="7AF7C713" w:rsidR="00266C78" w:rsidRDefault="00266C78">
      <w:pPr>
        <w:spacing w:line="480" w:lineRule="auto"/>
        <w:jc w:val="center"/>
        <w:rPr>
          <w:ins w:id="668" w:author="Vanessa Fladmark" w:date="2020-05-31T14:18:00Z"/>
          <w:rFonts w:eastAsia="Times New Roman" w:cstheme="minorHAnsi"/>
          <w:color w:val="000000"/>
          <w:lang w:val="en-CA"/>
        </w:rPr>
        <w:pPrChange w:id="669" w:author="Vanessa Fladmark" w:date="2020-05-31T16:43:00Z">
          <w:pPr>
            <w:spacing w:line="480" w:lineRule="auto"/>
          </w:pPr>
        </w:pPrChange>
      </w:pPr>
      <w:ins w:id="670" w:author="Vanessa Fladmark" w:date="2020-05-31T14:18:00Z">
        <w:r>
          <w:rPr>
            <w:rFonts w:eastAsia="Times New Roman" w:cstheme="minorHAnsi"/>
            <w:color w:val="000000"/>
            <w:lang w:val="en-CA"/>
          </w:rPr>
          <w:t xml:space="preserve">GFI = </w:t>
        </w:r>
      </w:ins>
      <w:ins w:id="671" w:author="Vanessa Fladmark" w:date="2020-05-31T14:19:00Z">
        <w:r>
          <w:rPr>
            <w:rFonts w:eastAsia="Times New Roman" w:cstheme="minorHAnsi"/>
            <w:color w:val="000000"/>
            <w:lang w:val="en-CA"/>
          </w:rPr>
          <w:t>(food bolus weight / fish weight) * 100</w:t>
        </w:r>
      </w:ins>
    </w:p>
    <w:p w14:paraId="388C5A25" w14:textId="64705CDF" w:rsidR="00266C78" w:rsidRDefault="00372150" w:rsidP="00266C78">
      <w:pPr>
        <w:spacing w:line="480" w:lineRule="auto"/>
        <w:rPr>
          <w:ins w:id="672" w:author="Vanessa Fladmark" w:date="2020-05-31T14:19:00Z"/>
          <w:rFonts w:eastAsia="Times New Roman" w:cstheme="minorHAnsi"/>
          <w:color w:val="000000"/>
          <w:lang w:val="en-CA"/>
        </w:rPr>
      </w:pPr>
      <w:r w:rsidRPr="003C4653">
        <w:rPr>
          <w:rFonts w:eastAsia="Times New Roman" w:cstheme="minorHAnsi"/>
          <w:color w:val="000000"/>
          <w:lang w:val="en-CA"/>
        </w:rPr>
        <w:t xml:space="preserve"> </w:t>
      </w:r>
      <w:r w:rsidR="007D1086">
        <w:rPr>
          <w:rFonts w:eastAsia="Times New Roman" w:cstheme="minorHAnsi"/>
          <w:color w:val="000000"/>
          <w:lang w:val="en-CA"/>
        </w:rPr>
        <w:t xml:space="preserve">The </w:t>
      </w:r>
      <w:r w:rsidRPr="003C4653">
        <w:rPr>
          <w:rFonts w:eastAsia="Times New Roman" w:cstheme="minorHAnsi"/>
          <w:color w:val="000000"/>
          <w:lang w:val="en-CA"/>
        </w:rPr>
        <w:t>Schoene</w:t>
      </w:r>
      <w:r w:rsidR="007D1086">
        <w:rPr>
          <w:rFonts w:eastAsia="Times New Roman" w:cstheme="minorHAnsi"/>
          <w:color w:val="000000"/>
          <w:lang w:val="en-CA"/>
        </w:rPr>
        <w:t>r</w:t>
      </w:r>
      <w:r w:rsidRPr="003C4653">
        <w:rPr>
          <w:rFonts w:eastAsia="Times New Roman" w:cstheme="minorHAnsi"/>
          <w:color w:val="000000"/>
          <w:lang w:val="en-CA"/>
        </w:rPr>
        <w:t xml:space="preserve"> </w:t>
      </w:r>
      <w:ins w:id="673" w:author="Vanessa Fladmark" w:date="2020-05-31T17:00:00Z">
        <w:r w:rsidR="003424A0">
          <w:rPr>
            <w:rFonts w:eastAsia="Times New Roman" w:cstheme="minorHAnsi"/>
            <w:color w:val="000000"/>
            <w:lang w:val="en-CA"/>
          </w:rPr>
          <w:t>percent similarity</w:t>
        </w:r>
      </w:ins>
      <w:del w:id="674" w:author="Vanessa Fladmark" w:date="2020-05-31T17:00:00Z">
        <w:r w:rsidRPr="003C4653" w:rsidDel="003424A0">
          <w:rPr>
            <w:rFonts w:eastAsia="Times New Roman" w:cstheme="minorHAnsi"/>
            <w:color w:val="000000"/>
            <w:lang w:val="en-CA"/>
          </w:rPr>
          <w:delText>overlap</w:delText>
        </w:r>
      </w:del>
      <w:r w:rsidRPr="003C4653">
        <w:rPr>
          <w:rFonts w:eastAsia="Times New Roman" w:cstheme="minorHAnsi"/>
          <w:color w:val="000000"/>
          <w:lang w:val="en-CA"/>
        </w:rPr>
        <w:t xml:space="preserve"> index</w:t>
      </w:r>
      <w:ins w:id="675" w:author="Vanessa Fladmark" w:date="2020-05-31T17:00:00Z">
        <w:r w:rsidR="003424A0">
          <w:rPr>
            <w:rFonts w:eastAsia="Times New Roman" w:cstheme="minorHAnsi"/>
            <w:color w:val="000000"/>
            <w:lang w:val="en-CA"/>
          </w:rPr>
          <w:t xml:space="preserve"> (PSI) for </w:t>
        </w:r>
      </w:ins>
      <w:ins w:id="676" w:author="Vanessa Fladmark" w:date="2020-05-31T17:01:00Z">
        <w:r w:rsidR="003424A0">
          <w:rPr>
            <w:rFonts w:eastAsia="Times New Roman" w:cstheme="minorHAnsi"/>
            <w:color w:val="000000"/>
            <w:lang w:val="en-CA"/>
          </w:rPr>
          <w:t xml:space="preserve">species </w:t>
        </w:r>
      </w:ins>
      <w:ins w:id="677" w:author="Vanessa Fladmark" w:date="2020-05-31T17:00:00Z">
        <w:r w:rsidR="003424A0">
          <w:rPr>
            <w:rFonts w:eastAsia="Times New Roman" w:cstheme="minorHAnsi"/>
            <w:color w:val="000000"/>
            <w:lang w:val="en-CA"/>
          </w:rPr>
          <w:t>diet overlap</w:t>
        </w:r>
      </w:ins>
      <w:r w:rsidRPr="003C4653">
        <w:rPr>
          <w:rFonts w:eastAsia="Times New Roman" w:cstheme="minorHAnsi"/>
          <w:color w:val="000000"/>
          <w:lang w:val="en-CA"/>
        </w:rPr>
        <w:t xml:space="preserve"> was calculated for each site</w:t>
      </w:r>
      <w:del w:id="678" w:author="Vanessa Fladmark" w:date="2020-05-31T16:59:00Z">
        <w:r w:rsidRPr="003C4653" w:rsidDel="003424A0">
          <w:rPr>
            <w:rFonts w:eastAsia="Times New Roman" w:cstheme="minorHAnsi"/>
            <w:color w:val="000000"/>
            <w:lang w:val="en-CA"/>
          </w:rPr>
          <w:delText>, where relative biomass of prey for each species is compared, and the minimum values for each prey group are then summed</w:delText>
        </w:r>
        <w:r w:rsidR="00020732" w:rsidDel="003424A0">
          <w:rPr>
            <w:rFonts w:eastAsia="Times New Roman" w:cstheme="minorHAnsi"/>
            <w:color w:val="000000"/>
            <w:lang w:val="en-CA"/>
          </w:rPr>
          <w:delText xml:space="preserve"> </w:delText>
        </w:r>
        <w:r w:rsidR="00674289" w:rsidDel="003424A0">
          <w:rPr>
            <w:rStyle w:val="FootnoteReference"/>
            <w:rFonts w:eastAsia="Times New Roman" w:cstheme="minorHAnsi"/>
            <w:color w:val="000000"/>
            <w:lang w:val="en-CA"/>
          </w:rPr>
          <w:fldChar w:fldCharType="begin" w:fldLock="1"/>
        </w:r>
        <w:r w:rsidR="00286A8E" w:rsidRPr="003424A0" w:rsidDel="003424A0">
          <w:rPr>
            <w:rFonts w:eastAsia="Times New Roman" w:cstheme="minorHAnsi"/>
            <w:color w:val="000000"/>
            <w:lang w:val="en-CA"/>
          </w:rPr>
          <w:delInstrText>ADDIN CSL_CITATION {"citationItems":[{"id":"ITEM-1","itemData":{"author":[{"dropping-particle":"","family":"Krebs","given":"Charles J.","non-dropping-particle":"","parse-names":false,"suffix":""}],"chapter-number":"14","container-title":"Ecological Methodology","id":"ITEM-1","issued":{"date-parts":[["2013"]]},"page":"597-651","title":"Niche measures and resource preferences","type":"chapter"},"uris":["http://www.mendeley.com/documents/?uuid=224b1dde-da82-4c8d-8496-bb13439b1420"]}],"mendeley":{"formattedCitation":"(Krebs, 2013)","plainTextFormattedCitation":"(Krebs, 2013)","previouslyFormattedCitation":"(Krebs, 2013)"},"properties":{"noteIndex":0},"schema":"https://github.com/citation-style-language/schema/raw/master/csl-citation.json"}</w:delInstrText>
        </w:r>
        <w:r w:rsidR="00674289" w:rsidDel="003424A0">
          <w:rPr>
            <w:rStyle w:val="FootnoteReference"/>
            <w:rFonts w:eastAsia="Times New Roman" w:cstheme="minorHAnsi"/>
            <w:color w:val="000000"/>
            <w:lang w:val="en-CA"/>
          </w:rPr>
          <w:fldChar w:fldCharType="separate"/>
        </w:r>
        <w:r w:rsidR="00DB41F8" w:rsidRPr="003424A0" w:rsidDel="003424A0">
          <w:rPr>
            <w:rFonts w:eastAsia="Times New Roman" w:cstheme="minorHAnsi"/>
            <w:noProof/>
            <w:color w:val="000000"/>
            <w:lang w:val="en-CA"/>
          </w:rPr>
          <w:delText>(Krebs, 2013)</w:delText>
        </w:r>
        <w:r w:rsidR="00674289" w:rsidDel="003424A0">
          <w:rPr>
            <w:rStyle w:val="FootnoteReference"/>
            <w:rFonts w:eastAsia="Times New Roman" w:cstheme="minorHAnsi"/>
            <w:color w:val="000000"/>
            <w:lang w:val="en-CA"/>
          </w:rPr>
          <w:fldChar w:fldCharType="end"/>
        </w:r>
        <w:r w:rsidRPr="003C4653" w:rsidDel="003424A0">
          <w:rPr>
            <w:rFonts w:eastAsia="Times New Roman" w:cstheme="minorHAnsi"/>
            <w:color w:val="000000"/>
            <w:lang w:val="en-CA"/>
          </w:rPr>
          <w:delText>.</w:delText>
        </w:r>
      </w:del>
      <w:del w:id="679" w:author="Vanessa Fladmark" w:date="2020-05-31T17:01:00Z">
        <w:r w:rsidRPr="003C4653" w:rsidDel="003424A0">
          <w:rPr>
            <w:rFonts w:eastAsia="Times New Roman" w:cstheme="minorHAnsi"/>
            <w:color w:val="000000"/>
            <w:lang w:val="en-CA"/>
          </w:rPr>
          <w:delText xml:space="preserve"> </w:delText>
        </w:r>
      </w:del>
      <w:ins w:id="680" w:author="Vanessa Fladmark" w:date="2020-05-31T17:00:00Z">
        <w:r w:rsidR="003424A0">
          <w:rPr>
            <w:rFonts w:eastAsia="Times New Roman" w:cstheme="minorHAnsi"/>
            <w:color w:val="000000"/>
            <w:lang w:val="en-CA"/>
          </w:rPr>
          <w:t>:</w:t>
        </w:r>
      </w:ins>
    </w:p>
    <w:p w14:paraId="6AC23FFC" w14:textId="391DA4CD" w:rsidR="00830B94" w:rsidRPr="00266C78" w:rsidRDefault="00266C78">
      <w:pPr>
        <w:spacing w:line="480" w:lineRule="auto"/>
        <w:jc w:val="center"/>
        <w:rPr>
          <w:ins w:id="681" w:author="Vanessa Fladmark" w:date="2020-05-31T14:19:00Z"/>
          <w:rFonts w:eastAsia="Times New Roman" w:cstheme="minorHAnsi"/>
          <w:color w:val="000000"/>
          <w:lang w:val="en-CA"/>
        </w:rPr>
        <w:pPrChange w:id="682" w:author="Vanessa Fladmark" w:date="2020-05-31T16:43:00Z">
          <w:pPr>
            <w:spacing w:line="480" w:lineRule="auto"/>
          </w:pPr>
        </w:pPrChange>
      </w:pPr>
      <w:ins w:id="683" w:author="Vanessa Fladmark" w:date="2020-05-31T14:21:00Z">
        <w:r>
          <w:rPr>
            <w:rFonts w:eastAsia="Times New Roman" w:cstheme="minorHAnsi"/>
            <w:color w:val="000000"/>
            <w:lang w:val="en-CA"/>
          </w:rPr>
          <w:t>PS</w:t>
        </w:r>
      </w:ins>
      <w:ins w:id="684" w:author="Vanessa Fladmark" w:date="2020-05-31T14:46:00Z">
        <w:r>
          <w:rPr>
            <w:rFonts w:eastAsia="Times New Roman" w:cstheme="minorHAnsi"/>
            <w:color w:val="000000"/>
            <w:lang w:val="en-CA"/>
          </w:rPr>
          <w:t>I</w:t>
        </w:r>
      </w:ins>
      <w:ins w:id="685" w:author="Vanessa Fladmark" w:date="2020-05-31T14:21:00Z">
        <w:r>
          <w:rPr>
            <w:rFonts w:eastAsia="Times New Roman" w:cstheme="minorHAnsi"/>
            <w:color w:val="000000"/>
            <w:lang w:val="en-CA"/>
          </w:rPr>
          <w:t xml:space="preserve"> = </w:t>
        </w:r>
      </w:ins>
      <w:ins w:id="686" w:author="Vanessa Fladmark" w:date="2020-05-31T14:22:00Z">
        <w:r>
          <w:rPr>
            <w:rFonts w:eastAsia="Times New Roman" w:cstheme="minorHAnsi"/>
            <w:color w:val="000000"/>
            <w:lang w:val="en-CA"/>
          </w:rPr>
          <w:t>[</w:t>
        </w:r>
      </w:ins>
      <w:ins w:id="687" w:author="Vanessa Fladmark" w:date="2020-05-31T14:24:00Z">
        <w:r w:rsidRPr="00266C78">
          <w:rPr>
            <w:rFonts w:eastAsia="Times New Roman" w:cstheme="minorHAnsi"/>
            <w:color w:val="222222"/>
            <w:shd w:val="clear" w:color="auto" w:fill="FFFFFF"/>
            <w:lang w:val="en-CA"/>
            <w:rPrChange w:id="688" w:author="Vanessa Fladmark" w:date="2020-05-31T14:25:00Z">
              <w:rPr>
                <w:rFonts w:ascii="Arial" w:eastAsia="Times New Roman" w:hAnsi="Arial" w:cs="Arial"/>
                <w:color w:val="222222"/>
                <w:shd w:val="clear" w:color="auto" w:fill="FFFFFF"/>
                <w:lang w:val="en-CA"/>
              </w:rPr>
            </w:rPrChange>
          </w:rPr>
          <w:t>Σ</w:t>
        </w:r>
      </w:ins>
      <w:ins w:id="689" w:author="Vanessa Fladmark" w:date="2020-05-31T14:25:00Z">
        <w:r>
          <w:rPr>
            <w:rFonts w:eastAsia="Times New Roman" w:cstheme="minorHAnsi"/>
            <w:color w:val="222222"/>
            <w:shd w:val="clear" w:color="auto" w:fill="FFFFFF"/>
            <w:lang w:val="en-CA"/>
          </w:rPr>
          <w:t xml:space="preserve"> </w:t>
        </w:r>
      </w:ins>
      <w:ins w:id="690" w:author="Vanessa Fladmark" w:date="2020-05-31T14:21:00Z">
        <w:r>
          <w:rPr>
            <w:rFonts w:eastAsia="Times New Roman" w:cstheme="minorHAnsi"/>
            <w:color w:val="000000"/>
            <w:lang w:val="en-CA"/>
          </w:rPr>
          <w:t>(minimum p</w:t>
        </w:r>
      </w:ins>
      <w:ins w:id="691" w:author="Vanessa Fladmark" w:date="2020-05-31T16:58:00Z">
        <w:r w:rsidR="003424A0">
          <w:rPr>
            <w:rFonts w:eastAsia="Times New Roman" w:cstheme="minorHAnsi"/>
            <w:color w:val="000000"/>
            <w:lang w:val="en-CA"/>
          </w:rPr>
          <w:t>rey</w:t>
        </w:r>
      </w:ins>
      <w:ins w:id="692" w:author="Vanessa Fladmark" w:date="2020-05-31T14:22:00Z">
        <w:r w:rsidRPr="00266C78">
          <w:rPr>
            <w:rFonts w:eastAsia="Times New Roman" w:cstheme="minorHAnsi"/>
            <w:color w:val="000000"/>
            <w:vertAlign w:val="subscript"/>
            <w:lang w:val="en-CA"/>
            <w:rPrChange w:id="693" w:author="Vanessa Fladmark" w:date="2020-05-31T14:23:00Z">
              <w:rPr>
                <w:rFonts w:eastAsia="Times New Roman" w:cstheme="minorHAnsi"/>
                <w:color w:val="000000"/>
                <w:lang w:val="en-CA"/>
              </w:rPr>
            </w:rPrChange>
          </w:rPr>
          <w:t>i</w:t>
        </w:r>
      </w:ins>
      <w:ins w:id="694" w:author="Vanessa Fladmark" w:date="2020-05-31T14:23:00Z">
        <w:r w:rsidRPr="00266C78">
          <w:rPr>
            <w:rFonts w:eastAsia="Times New Roman" w:cstheme="minorHAnsi"/>
            <w:color w:val="000000"/>
            <w:vertAlign w:val="subscript"/>
            <w:lang w:val="en-CA"/>
            <w:rPrChange w:id="695" w:author="Vanessa Fladmark" w:date="2020-05-31T14:23:00Z">
              <w:rPr>
                <w:rFonts w:eastAsia="Times New Roman" w:cstheme="minorHAnsi"/>
                <w:color w:val="000000"/>
                <w:lang w:val="en-CA"/>
              </w:rPr>
            </w:rPrChange>
          </w:rPr>
          <w:t>p</w:t>
        </w:r>
      </w:ins>
      <w:ins w:id="696" w:author="Vanessa Fladmark" w:date="2020-05-31T14:22:00Z">
        <w:r>
          <w:rPr>
            <w:rFonts w:eastAsia="Times New Roman" w:cstheme="minorHAnsi"/>
            <w:color w:val="000000"/>
            <w:lang w:val="en-CA"/>
          </w:rPr>
          <w:t>, p</w:t>
        </w:r>
      </w:ins>
      <w:ins w:id="697" w:author="Vanessa Fladmark" w:date="2020-05-31T16:58:00Z">
        <w:r w:rsidR="003424A0">
          <w:rPr>
            <w:rFonts w:eastAsia="Times New Roman" w:cstheme="minorHAnsi"/>
            <w:color w:val="000000"/>
            <w:lang w:val="en-CA"/>
          </w:rPr>
          <w:t>rey</w:t>
        </w:r>
      </w:ins>
      <w:ins w:id="698" w:author="Vanessa Fladmark" w:date="2020-05-31T14:22:00Z">
        <w:r w:rsidRPr="00266C78">
          <w:rPr>
            <w:rFonts w:eastAsia="Times New Roman" w:cstheme="minorHAnsi"/>
            <w:color w:val="000000"/>
            <w:vertAlign w:val="subscript"/>
            <w:lang w:val="en-CA"/>
            <w:rPrChange w:id="699" w:author="Vanessa Fladmark" w:date="2020-05-31T14:23:00Z">
              <w:rPr>
                <w:rFonts w:eastAsia="Times New Roman" w:cstheme="minorHAnsi"/>
                <w:color w:val="000000"/>
                <w:lang w:val="en-CA"/>
              </w:rPr>
            </w:rPrChange>
          </w:rPr>
          <w:t>i</w:t>
        </w:r>
      </w:ins>
      <w:ins w:id="700" w:author="Vanessa Fladmark" w:date="2020-05-31T14:23:00Z">
        <w:r w:rsidRPr="00266C78">
          <w:rPr>
            <w:rFonts w:eastAsia="Times New Roman" w:cstheme="minorHAnsi"/>
            <w:color w:val="000000"/>
            <w:vertAlign w:val="subscript"/>
            <w:lang w:val="en-CA"/>
            <w:rPrChange w:id="701" w:author="Vanessa Fladmark" w:date="2020-05-31T14:23:00Z">
              <w:rPr>
                <w:rFonts w:eastAsia="Times New Roman" w:cstheme="minorHAnsi"/>
                <w:color w:val="000000"/>
                <w:lang w:val="en-CA"/>
              </w:rPr>
            </w:rPrChange>
          </w:rPr>
          <w:t>c</w:t>
        </w:r>
      </w:ins>
      <w:ins w:id="702" w:author="Vanessa Fladmark" w:date="2020-05-31T14:21:00Z">
        <w:r>
          <w:rPr>
            <w:rFonts w:eastAsia="Times New Roman" w:cstheme="minorHAnsi"/>
            <w:color w:val="000000"/>
            <w:lang w:val="en-CA"/>
          </w:rPr>
          <w:t>)</w:t>
        </w:r>
      </w:ins>
      <w:ins w:id="703" w:author="Vanessa Fladmark" w:date="2020-05-31T14:22:00Z">
        <w:r>
          <w:rPr>
            <w:rFonts w:eastAsia="Times New Roman" w:cstheme="minorHAnsi"/>
            <w:color w:val="000000"/>
            <w:lang w:val="en-CA"/>
          </w:rPr>
          <w:t>] * 100</w:t>
        </w:r>
      </w:ins>
    </w:p>
    <w:p w14:paraId="08517878" w14:textId="23AEA688" w:rsidR="00830B94" w:rsidRDefault="00830B94" w:rsidP="00266C78">
      <w:pPr>
        <w:spacing w:line="480" w:lineRule="auto"/>
        <w:rPr>
          <w:ins w:id="704" w:author="Vanessa Fladmark" w:date="2020-06-02T10:29:00Z"/>
          <w:rFonts w:eastAsia="Times New Roman" w:cstheme="minorHAnsi"/>
          <w:color w:val="000000"/>
          <w:lang w:val="en-CA"/>
        </w:rPr>
      </w:pPr>
      <w:ins w:id="705" w:author="Vanessa Fladmark" w:date="2020-06-02T10:29:00Z">
        <w:r>
          <w:rPr>
            <w:rFonts w:eastAsia="Times New Roman" w:cstheme="minorHAnsi"/>
            <w:color w:val="000000"/>
            <w:lang w:val="en-CA"/>
          </w:rPr>
          <w:t>Where prey</w:t>
        </w:r>
        <w:r w:rsidRPr="00830B94">
          <w:rPr>
            <w:rFonts w:eastAsia="Times New Roman" w:cstheme="minorHAnsi"/>
            <w:color w:val="000000"/>
            <w:vertAlign w:val="subscript"/>
            <w:lang w:val="en-CA"/>
            <w:rPrChange w:id="706" w:author="Vanessa Fladmark" w:date="2020-06-02T10:30:00Z">
              <w:rPr>
                <w:rFonts w:eastAsia="Times New Roman" w:cstheme="minorHAnsi"/>
                <w:color w:val="000000"/>
                <w:lang w:val="en-CA"/>
              </w:rPr>
            </w:rPrChange>
          </w:rPr>
          <w:t>ip</w:t>
        </w:r>
        <w:r>
          <w:rPr>
            <w:rFonts w:eastAsia="Times New Roman" w:cstheme="minorHAnsi"/>
            <w:color w:val="000000"/>
            <w:lang w:val="en-CA"/>
          </w:rPr>
          <w:t xml:space="preserve"> is the proportion by weight of prey </w:t>
        </w:r>
        <w:r w:rsidRPr="00830B94">
          <w:rPr>
            <w:rFonts w:eastAsia="Times New Roman" w:cstheme="minorHAnsi"/>
            <w:i/>
            <w:iCs/>
            <w:color w:val="000000"/>
            <w:lang w:val="en-CA"/>
            <w:rPrChange w:id="707" w:author="Vanessa Fladmark" w:date="2020-06-02T10:30:00Z">
              <w:rPr>
                <w:rFonts w:eastAsia="Times New Roman" w:cstheme="minorHAnsi"/>
                <w:color w:val="000000"/>
                <w:lang w:val="en-CA"/>
              </w:rPr>
            </w:rPrChange>
          </w:rPr>
          <w:t>i</w:t>
        </w:r>
        <w:r>
          <w:rPr>
            <w:rFonts w:eastAsia="Times New Roman" w:cstheme="minorHAnsi"/>
            <w:color w:val="000000"/>
            <w:lang w:val="en-CA"/>
          </w:rPr>
          <w:t xml:space="preserve"> in pink salmon stomachs and pr</w:t>
        </w:r>
      </w:ins>
      <w:ins w:id="708" w:author="Vanessa Fladmark" w:date="2020-06-02T10:30:00Z">
        <w:r>
          <w:rPr>
            <w:rFonts w:eastAsia="Times New Roman" w:cstheme="minorHAnsi"/>
            <w:color w:val="000000"/>
            <w:lang w:val="en-CA"/>
          </w:rPr>
          <w:t>ey</w:t>
        </w:r>
        <w:r w:rsidRPr="00830B94">
          <w:rPr>
            <w:rFonts w:eastAsia="Times New Roman" w:cstheme="minorHAnsi"/>
            <w:color w:val="000000"/>
            <w:vertAlign w:val="subscript"/>
            <w:lang w:val="en-CA"/>
            <w:rPrChange w:id="709" w:author="Vanessa Fladmark" w:date="2020-06-02T10:30:00Z">
              <w:rPr>
                <w:rFonts w:eastAsia="Times New Roman" w:cstheme="minorHAnsi"/>
                <w:color w:val="000000"/>
                <w:lang w:val="en-CA"/>
              </w:rPr>
            </w:rPrChange>
          </w:rPr>
          <w:t>ic</w:t>
        </w:r>
        <w:r>
          <w:rPr>
            <w:rFonts w:eastAsia="Times New Roman" w:cstheme="minorHAnsi"/>
            <w:color w:val="000000"/>
            <w:lang w:val="en-CA"/>
          </w:rPr>
          <w:t xml:space="preserve"> is the proportion by weight of prey </w:t>
        </w:r>
        <w:r w:rsidRPr="00830B94">
          <w:rPr>
            <w:rFonts w:eastAsia="Times New Roman" w:cstheme="minorHAnsi"/>
            <w:i/>
            <w:iCs/>
            <w:color w:val="000000"/>
            <w:lang w:val="en-CA"/>
            <w:rPrChange w:id="710" w:author="Vanessa Fladmark" w:date="2020-06-02T10:30:00Z">
              <w:rPr>
                <w:rFonts w:eastAsia="Times New Roman" w:cstheme="minorHAnsi"/>
                <w:color w:val="000000"/>
                <w:lang w:val="en-CA"/>
              </w:rPr>
            </w:rPrChange>
          </w:rPr>
          <w:t>i</w:t>
        </w:r>
        <w:r>
          <w:rPr>
            <w:rFonts w:eastAsia="Times New Roman" w:cstheme="minorHAnsi"/>
            <w:color w:val="000000"/>
            <w:lang w:val="en-CA"/>
          </w:rPr>
          <w:t xml:space="preserve"> in chum salmon stomachs</w:t>
        </w:r>
      </w:ins>
      <w:ins w:id="711" w:author="Vanessa Fladmark" w:date="2020-06-02T10:31:00Z">
        <w:r>
          <w:rPr>
            <w:rFonts w:eastAsia="Times New Roman" w:cstheme="minorHAnsi"/>
            <w:color w:val="000000"/>
            <w:lang w:val="en-CA"/>
          </w:rPr>
          <w:t xml:space="preserve"> </w:t>
        </w:r>
      </w:ins>
      <w:ins w:id="712" w:author="Vanessa Fladmark" w:date="2020-06-02T10:34:00Z">
        <w:r>
          <w:rPr>
            <w:rFonts w:eastAsia="Times New Roman" w:cstheme="minorHAnsi"/>
            <w:color w:val="000000"/>
            <w:lang w:val="en-CA"/>
          </w:rPr>
          <w:fldChar w:fldCharType="begin" w:fldLock="1"/>
        </w:r>
      </w:ins>
      <w:r>
        <w:rPr>
          <w:rFonts w:eastAsia="Times New Roman" w:cstheme="minorHAnsi"/>
          <w:color w:val="000000"/>
          <w:lang w:val="en-CA"/>
        </w:rPr>
        <w:instrText>ADDIN CSL_CITATION {"citationItems":[{"id":"ITEM-1","itemData":{"author":[{"dropping-particle":"","family":"Krebs","given":"Charles J.","non-dropping-particle":"","parse-names":false,"suffix":""}],"chapter-number":"14","container-title":"Ecological Methodology","id":"ITEM-1","issued":{"date-parts":[["2013"]]},"page":"597-651","title":"Niche measures and resource preferences","type":"chapter"},"uris":["http://www.mendeley.com/documents/?uuid=224b1dde-da82-4c8d-8496-bb13439b1420"]},{"id":"ITEM-2","itemData":{"abstract":"This paper describes the elution behavior of model compounds in a polystyrene?divinylbenzene SEC column with NMP as mobile phase, operating at high temperature (80 °C). Model compounds covering polycyclic aromatic hydrocarbons, azaarenes, and other nitrogen and polar compounds have been studied. Most of the standard compounds eluted within one minute of the expected time indicated by the polystyrene calibration. The fractionation of a complex coal-derived sample (a coal tar pitch) using the same column has been achieved, with subsequent reinjection and analysis of the fractions by heated-probe mass spectrometry and UV-fluorescence. The probe-MS experiments were performed in order to show that the material of the excluded peak does not consist of small and polar molecular species, rather than larger-molecular mass material. All the fractions were reinjected and some of them gave small extra peaks in the SEC chromatogram. The earliest fractions showed very weak UV-fluorescence indicating the presence of very high molecular mass material. The later-eluting fractions showed relatively strong fluorescence intensities with the position of the fluorescence intensities shifting to shorter wavelengths as the SEC elution time increased, indicating that the smaller polynuclear aromatic ring systems elute in the late fractions. Probe mass spectra showed that only those fractions isolated from SEC at the long elution times gave signals characteristic of aromatic and nitrogen compounds; the molecular mass range decreased with increasing elution time. Since the structures of the material excluded from the column or even that near the exclusion limit are not known, it is impossible to select standard materials or standard polymeric compounds to represent the molecular mass range of coal-derived liquids. For this reason, we believe that the polystyrene calibration represents the most reasonable compromise for SEC in NMP solvent in our system.\\nThis paper describes the elution behavior of model compounds in a polystyrene?divinylbenzene SEC column with NMP as mobile phase, operating at high temperature (80 °C). Model compounds covering polycyclic aromatic hydrocarbons, azaarenes, and other nitrogen and polar compounds have been studied. Most of the standard compounds eluted within one minute of the expected time indicated by the polystyrene calibration. The fractionation of a complex coal-derived sample (a coal tar pitch) using the same column has been achieved, with subs…","author":[{"dropping-particle":"","family":"Chipps","given":"Steven R","non-dropping-particle":"","parse-names":false,"suffix":""},{"dropping-particle":"","family":"Garvey","given":"James E","non-dropping-particle":"","parse-names":false,"suffix":""}],"container-title":"American Fischery Society","id":"ITEM-2","issue":"May","issued":{"date-parts":[["2006"]]},"page":"42","title":"Assessment of Food Habits and Feeding Patterns","type":"article-journal"},"uris":["http://www.mendeley.com/documents/?uuid=256e5c30-59c4-4901-8498-68e7647a251a"]}],"mendeley":{"formattedCitation":"(Chipps &amp; Garvey, 2006; Krebs, 2013)","plainTextFormattedCitation":"(Chipps &amp; Garvey, 2006; Krebs, 2013)"},"properties":{"noteIndex":0},"schema":"https://github.com/citation-style-language/schema/raw/master/csl-citation.json"}</w:instrText>
      </w:r>
      <w:r>
        <w:rPr>
          <w:rFonts w:eastAsia="Times New Roman" w:cstheme="minorHAnsi"/>
          <w:color w:val="000000"/>
          <w:lang w:val="en-CA"/>
        </w:rPr>
        <w:fldChar w:fldCharType="separate"/>
      </w:r>
      <w:r w:rsidRPr="00830B94">
        <w:rPr>
          <w:rFonts w:eastAsia="Times New Roman" w:cstheme="minorHAnsi"/>
          <w:noProof/>
          <w:color w:val="000000"/>
          <w:lang w:val="en-CA"/>
        </w:rPr>
        <w:t>(Chipps &amp; Garvey, 2006; Krebs, 2013)</w:t>
      </w:r>
      <w:ins w:id="713" w:author="Vanessa Fladmark" w:date="2020-06-02T10:34:00Z">
        <w:r>
          <w:rPr>
            <w:rFonts w:eastAsia="Times New Roman" w:cstheme="minorHAnsi"/>
            <w:color w:val="000000"/>
            <w:lang w:val="en-CA"/>
          </w:rPr>
          <w:fldChar w:fldCharType="end"/>
        </w:r>
      </w:ins>
      <w:ins w:id="714" w:author="Vanessa Fladmark" w:date="2020-06-02T10:30:00Z">
        <w:r>
          <w:rPr>
            <w:rFonts w:eastAsia="Times New Roman" w:cstheme="minorHAnsi"/>
            <w:color w:val="000000"/>
            <w:lang w:val="en-CA"/>
          </w:rPr>
          <w:t>.</w:t>
        </w:r>
      </w:ins>
    </w:p>
    <w:p w14:paraId="7A318F71" w14:textId="414828C9" w:rsidR="00372150" w:rsidRPr="003C4653" w:rsidRDefault="007D1086" w:rsidP="00266C78">
      <w:pPr>
        <w:spacing w:line="480" w:lineRule="auto"/>
        <w:rPr>
          <w:rFonts w:eastAsia="Times New Roman" w:cstheme="minorHAnsi"/>
          <w:lang w:val="en-CA"/>
        </w:rPr>
      </w:pPr>
      <w:del w:id="715" w:author="Vanessa Fladmark" w:date="2020-06-02T10:28:00Z">
        <w:r w:rsidDel="000921D3">
          <w:rPr>
            <w:rFonts w:eastAsia="Times New Roman" w:cstheme="minorHAnsi"/>
            <w:color w:val="000000"/>
            <w:lang w:val="en-CA"/>
          </w:rPr>
          <w:delText xml:space="preserve">The </w:delText>
        </w:r>
        <w:r w:rsidR="00372150" w:rsidRPr="003C4653" w:rsidDel="000921D3">
          <w:rPr>
            <w:rFonts w:eastAsia="Times New Roman" w:cstheme="minorHAnsi"/>
            <w:color w:val="000000"/>
            <w:lang w:val="en-CA"/>
          </w:rPr>
          <w:delText>S</w:delText>
        </w:r>
        <w:r w:rsidDel="000921D3">
          <w:rPr>
            <w:rFonts w:eastAsia="Times New Roman" w:cstheme="minorHAnsi"/>
            <w:color w:val="000000"/>
            <w:lang w:val="en-CA"/>
          </w:rPr>
          <w:delText>c</w:delText>
        </w:r>
        <w:r w:rsidR="00372150" w:rsidRPr="003C4653" w:rsidDel="000921D3">
          <w:rPr>
            <w:rFonts w:eastAsia="Times New Roman" w:cstheme="minorHAnsi"/>
            <w:color w:val="000000"/>
            <w:lang w:val="en-CA"/>
          </w:rPr>
          <w:delText>hoener index is expressed as a percentage and</w:delText>
        </w:r>
        <w:commentRangeStart w:id="716"/>
        <w:r w:rsidR="00372150" w:rsidRPr="003C4653" w:rsidDel="000921D3">
          <w:rPr>
            <w:rFonts w:eastAsia="Times New Roman" w:cstheme="minorHAnsi"/>
            <w:color w:val="000000"/>
            <w:lang w:val="en-CA"/>
          </w:rPr>
          <w:delText xml:space="preserve"> overlap values </w:delText>
        </w:r>
        <w:r w:rsidR="0061405B" w:rsidDel="000921D3">
          <w:rPr>
            <w:rFonts w:eastAsia="Times New Roman" w:cstheme="minorHAnsi"/>
            <w:color w:val="000000"/>
            <w:lang w:val="en-CA"/>
          </w:rPr>
          <w:delText>of</w:delText>
        </w:r>
        <w:r w:rsidR="00372150" w:rsidRPr="003C4653" w:rsidDel="000921D3">
          <w:rPr>
            <w:rFonts w:eastAsia="Times New Roman" w:cstheme="minorHAnsi"/>
            <w:color w:val="000000"/>
            <w:lang w:val="en-CA"/>
          </w:rPr>
          <w:delText xml:space="preserve"> 60% are meaningful</w:delText>
        </w:r>
        <w:commentRangeEnd w:id="716"/>
        <w:r w:rsidR="00916329" w:rsidDel="000921D3">
          <w:rPr>
            <w:rStyle w:val="CommentReference"/>
          </w:rPr>
          <w:commentReference w:id="716"/>
        </w:r>
        <w:r w:rsidR="00372150" w:rsidRPr="003C4653" w:rsidDel="000921D3">
          <w:rPr>
            <w:rFonts w:eastAsia="Times New Roman" w:cstheme="minorHAnsi"/>
            <w:color w:val="000000"/>
            <w:lang w:val="en-CA"/>
          </w:rPr>
          <w:delText xml:space="preserve">. </w:delText>
        </w:r>
      </w:del>
      <w:r w:rsidR="00372150" w:rsidRPr="003C4653">
        <w:rPr>
          <w:rFonts w:eastAsia="Times New Roman" w:cstheme="minorHAnsi"/>
          <w:color w:val="000000"/>
          <w:lang w:val="en-CA"/>
        </w:rPr>
        <w:t xml:space="preserve">Note, the empty stomachs (those with no identifiable prey) in this study were excluded from all the multivariate </w:t>
      </w:r>
      <w:r w:rsidR="0061405B" w:rsidRPr="003C4653">
        <w:rPr>
          <w:rFonts w:eastAsia="Times New Roman" w:cstheme="minorHAnsi"/>
          <w:color w:val="000000"/>
          <w:lang w:val="en-CA"/>
        </w:rPr>
        <w:t>analyses but</w:t>
      </w:r>
      <w:r w:rsidR="00372150" w:rsidRPr="003C4653">
        <w:rPr>
          <w:rFonts w:eastAsia="Times New Roman" w:cstheme="minorHAnsi"/>
          <w:color w:val="000000"/>
          <w:lang w:val="en-CA"/>
        </w:rPr>
        <w:t xml:space="preserve"> were included in the calculation of the above indices.</w:t>
      </w:r>
      <w:commentRangeEnd w:id="642"/>
      <w:r w:rsidR="00241A3C">
        <w:rPr>
          <w:rStyle w:val="CommentReference"/>
        </w:rPr>
        <w:commentReference w:id="642"/>
      </w:r>
      <w:ins w:id="717" w:author="Vanessa Fladmark" w:date="2020-05-31T16:40:00Z">
        <w:r w:rsidR="009C420C">
          <w:rPr>
            <w:rFonts w:eastAsia="Times New Roman" w:cstheme="minorHAnsi"/>
            <w:color w:val="000000"/>
            <w:lang w:val="en-CA"/>
          </w:rPr>
          <w:t xml:space="preserve"> The prey taxonomic detail was retained in analyses, but for summary tables and figures, “other” is prey group</w:t>
        </w:r>
      </w:ins>
      <w:ins w:id="718" w:author="Vanessa Fladmark" w:date="2020-05-31T16:41:00Z">
        <w:r w:rsidR="009C420C">
          <w:rPr>
            <w:rFonts w:eastAsia="Times New Roman" w:cstheme="minorHAnsi"/>
            <w:color w:val="000000"/>
            <w:lang w:val="en-CA"/>
          </w:rPr>
          <w:t xml:space="preserve">ed together that doesn’t contribute </w:t>
        </w:r>
      </w:ins>
      <w:ins w:id="719" w:author="Vanessa Fladmark" w:date="2020-05-31T16:43:00Z">
        <w:r w:rsidR="009C420C">
          <w:rPr>
            <w:rFonts w:eastAsia="Times New Roman" w:cstheme="minorHAnsi"/>
            <w:color w:val="000000"/>
            <w:lang w:val="en-CA"/>
          </w:rPr>
          <w:t>substantially</w:t>
        </w:r>
      </w:ins>
      <w:ins w:id="720" w:author="Vanessa Fladmark" w:date="2020-05-31T16:41:00Z">
        <w:r w:rsidR="009C420C">
          <w:rPr>
            <w:rFonts w:eastAsia="Times New Roman" w:cstheme="minorHAnsi"/>
            <w:color w:val="000000"/>
            <w:lang w:val="en-CA"/>
          </w:rPr>
          <w:t xml:space="preserve"> to diets, such as amphipods, barnacle larvae,</w:t>
        </w:r>
      </w:ins>
      <w:ins w:id="721" w:author="Vanessa Fladmark" w:date="2020-05-31T16:42:00Z">
        <w:r w:rsidR="009C420C">
          <w:rPr>
            <w:rFonts w:eastAsia="Times New Roman" w:cstheme="minorHAnsi"/>
            <w:color w:val="000000"/>
            <w:lang w:val="en-CA"/>
          </w:rPr>
          <w:t xml:space="preserve"> bivalve larvae, cladocerans, fish larvae/eggs, pteropods, polychaetes, to name a few.</w:t>
        </w:r>
      </w:ins>
    </w:p>
    <w:p w14:paraId="5A58CA5A" w14:textId="77777777" w:rsidR="00372150" w:rsidRPr="003C4653" w:rsidRDefault="00372150" w:rsidP="00266C78">
      <w:pPr>
        <w:spacing w:line="480" w:lineRule="auto"/>
        <w:rPr>
          <w:rFonts w:eastAsia="Times New Roman" w:cstheme="minorHAnsi"/>
          <w:lang w:val="en-CA"/>
        </w:rPr>
      </w:pPr>
    </w:p>
    <w:p w14:paraId="1B57B28B"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2.3 Results</w:t>
      </w:r>
    </w:p>
    <w:p w14:paraId="0E693BCA" w14:textId="77777777" w:rsidR="00372150" w:rsidRPr="003C4653" w:rsidRDefault="00372150" w:rsidP="00266C78">
      <w:pPr>
        <w:spacing w:line="480" w:lineRule="auto"/>
        <w:rPr>
          <w:rFonts w:eastAsia="Times New Roman" w:cstheme="minorHAnsi"/>
          <w:lang w:val="en-CA"/>
        </w:rPr>
      </w:pPr>
    </w:p>
    <w:p w14:paraId="76277E2F" w14:textId="2407AC9A"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commentRangeStart w:id="722"/>
      <w:r w:rsidRPr="003C4653">
        <w:rPr>
          <w:rFonts w:eastAsia="Times New Roman" w:cstheme="minorHAnsi"/>
          <w:color w:val="000000"/>
          <w:lang w:val="en-CA"/>
        </w:rPr>
        <w:t xml:space="preserve">The environment of Discovery Islands is characterized as warmer and fresher and Johnstone Strait is </w:t>
      </w:r>
      <w:commentRangeStart w:id="723"/>
      <w:del w:id="724" w:author="Vanessa Fladmark" w:date="2020-06-01T10:29:00Z">
        <w:r w:rsidRPr="003C4653" w:rsidDel="00DB4669">
          <w:rPr>
            <w:rFonts w:eastAsia="Times New Roman" w:cstheme="minorHAnsi"/>
            <w:color w:val="000000"/>
            <w:lang w:val="en-CA"/>
          </w:rPr>
          <w:delText>more oceanic</w:delText>
        </w:r>
        <w:commentRangeEnd w:id="723"/>
        <w:r w:rsidR="009C0199" w:rsidDel="00DB4669">
          <w:rPr>
            <w:rStyle w:val="CommentReference"/>
          </w:rPr>
          <w:commentReference w:id="723"/>
        </w:r>
        <w:r w:rsidRPr="003C4653" w:rsidDel="00DB4669">
          <w:rPr>
            <w:rFonts w:eastAsia="Times New Roman" w:cstheme="minorHAnsi"/>
            <w:color w:val="000000"/>
            <w:lang w:val="en-CA"/>
          </w:rPr>
          <w:delText xml:space="preserve"> in nature</w:delText>
        </w:r>
      </w:del>
      <w:ins w:id="725" w:author="Vanessa Fladmark" w:date="2020-06-01T10:29:00Z">
        <w:r w:rsidR="00DB4669">
          <w:rPr>
            <w:rFonts w:eastAsia="Times New Roman" w:cstheme="minorHAnsi"/>
            <w:color w:val="000000"/>
            <w:lang w:val="en-CA"/>
          </w:rPr>
          <w:t>colder and more saline</w:t>
        </w:r>
      </w:ins>
      <w:r w:rsidRPr="003C4653">
        <w:rPr>
          <w:rFonts w:eastAsia="Times New Roman" w:cstheme="minorHAnsi"/>
          <w:color w:val="000000"/>
          <w:lang w:val="en-CA"/>
        </w:rPr>
        <w:t xml:space="preserve">, and different zooplankton occur in each region. </w:t>
      </w:r>
      <w:commentRangeEnd w:id="722"/>
      <w:r w:rsidR="00241A3C">
        <w:rPr>
          <w:rStyle w:val="CommentReference"/>
        </w:rPr>
        <w:commentReference w:id="722"/>
      </w:r>
      <w:r w:rsidRPr="003C4653">
        <w:rPr>
          <w:rFonts w:eastAsia="Times New Roman" w:cstheme="minorHAnsi"/>
          <w:color w:val="000000"/>
          <w:lang w:val="en-CA"/>
        </w:rPr>
        <w:t xml:space="preserve">D07 </w:t>
      </w:r>
      <w:commentRangeStart w:id="726"/>
      <w:r w:rsidRPr="003C4653">
        <w:rPr>
          <w:rFonts w:eastAsia="Times New Roman" w:cstheme="minorHAnsi"/>
          <w:color w:val="000000"/>
          <w:lang w:val="en-CA"/>
        </w:rPr>
        <w:t>ha</w:t>
      </w:r>
      <w:ins w:id="727" w:author="Brian" w:date="2020-05-10T10:15:00Z">
        <w:r w:rsidR="00241A3C">
          <w:rPr>
            <w:rFonts w:eastAsia="Times New Roman" w:cstheme="minorHAnsi"/>
            <w:color w:val="000000"/>
            <w:lang w:val="en-CA"/>
          </w:rPr>
          <w:t>d</w:t>
        </w:r>
      </w:ins>
      <w:del w:id="728" w:author="Brian" w:date="2020-05-10T10:15:00Z">
        <w:r w:rsidRPr="003C4653" w:rsidDel="00241A3C">
          <w:rPr>
            <w:rFonts w:eastAsia="Times New Roman" w:cstheme="minorHAnsi"/>
            <w:color w:val="000000"/>
            <w:lang w:val="en-CA"/>
          </w:rPr>
          <w:delText>s</w:delText>
        </w:r>
      </w:del>
      <w:commentRangeEnd w:id="726"/>
      <w:r w:rsidR="00241A3C">
        <w:rPr>
          <w:rStyle w:val="CommentReference"/>
        </w:rPr>
        <w:commentReference w:id="726"/>
      </w:r>
      <w:r w:rsidRPr="003C4653">
        <w:rPr>
          <w:rFonts w:eastAsia="Times New Roman" w:cstheme="minorHAnsi"/>
          <w:color w:val="000000"/>
          <w:lang w:val="en-CA"/>
        </w:rPr>
        <w:t xml:space="preserve"> high freshwater influence, with a surface salinity of 25 and temperature of 17</w:t>
      </w:r>
      <w:r w:rsidRPr="003C4653">
        <w:rPr>
          <w:rFonts w:eastAsia="Times New Roman" w:cstheme="minorHAnsi"/>
          <w:color w:val="000000"/>
          <w:vertAlign w:val="superscript"/>
          <w:lang w:val="en-CA"/>
        </w:rPr>
        <w:t>o</w:t>
      </w:r>
      <w:r w:rsidRPr="003C4653">
        <w:rPr>
          <w:rFonts w:eastAsia="Times New Roman" w:cstheme="minorHAnsi"/>
          <w:color w:val="000000"/>
          <w:lang w:val="en-CA"/>
        </w:rPr>
        <w:t xml:space="preserve">C, at D09 it </w:t>
      </w:r>
      <w:commentRangeStart w:id="729"/>
      <w:r w:rsidRPr="003C4653">
        <w:rPr>
          <w:rFonts w:eastAsia="Times New Roman" w:cstheme="minorHAnsi"/>
          <w:color w:val="000000"/>
          <w:lang w:val="en-CA"/>
        </w:rPr>
        <w:t>shift</w:t>
      </w:r>
      <w:ins w:id="730" w:author="Brian" w:date="2020-05-10T10:17:00Z">
        <w:r w:rsidR="009C0199">
          <w:rPr>
            <w:rFonts w:eastAsia="Times New Roman" w:cstheme="minorHAnsi"/>
            <w:color w:val="000000"/>
            <w:lang w:val="en-CA"/>
          </w:rPr>
          <w:t>ed</w:t>
        </w:r>
        <w:commentRangeEnd w:id="729"/>
        <w:r w:rsidR="009C0199">
          <w:rPr>
            <w:rStyle w:val="CommentReference"/>
          </w:rPr>
          <w:commentReference w:id="729"/>
        </w:r>
      </w:ins>
      <w:del w:id="731" w:author="Brian" w:date="2020-05-10T10:17:00Z">
        <w:r w:rsidRPr="003C4653" w:rsidDel="009C0199">
          <w:rPr>
            <w:rFonts w:eastAsia="Times New Roman" w:cstheme="minorHAnsi"/>
            <w:color w:val="000000"/>
            <w:lang w:val="en-CA"/>
          </w:rPr>
          <w:delText>s</w:delText>
        </w:r>
      </w:del>
      <w:r w:rsidRPr="003C4653">
        <w:rPr>
          <w:rFonts w:eastAsia="Times New Roman" w:cstheme="minorHAnsi"/>
          <w:color w:val="000000"/>
          <w:lang w:val="en-CA"/>
        </w:rPr>
        <w:t xml:space="preserve"> to 28.5 salinity and 12</w:t>
      </w:r>
      <w:r w:rsidRPr="003C4653">
        <w:rPr>
          <w:rFonts w:eastAsia="Times New Roman" w:cstheme="minorHAnsi"/>
          <w:color w:val="000000"/>
          <w:vertAlign w:val="superscript"/>
          <w:lang w:val="en-CA"/>
        </w:rPr>
        <w:t>o</w:t>
      </w:r>
      <w:r w:rsidRPr="003C4653">
        <w:rPr>
          <w:rFonts w:eastAsia="Times New Roman" w:cstheme="minorHAnsi"/>
          <w:color w:val="000000"/>
          <w:lang w:val="en-CA"/>
        </w:rPr>
        <w:t>C and D11 and J06 are further transition points before the water properties stabilize to become oceanic at J08 and J02, with 32 salinity and 10</w:t>
      </w:r>
      <w:r w:rsidRPr="003C4653">
        <w:rPr>
          <w:rFonts w:eastAsia="Times New Roman" w:cstheme="minorHAnsi"/>
          <w:color w:val="000000"/>
          <w:vertAlign w:val="superscript"/>
          <w:lang w:val="en-CA"/>
        </w:rPr>
        <w:t>o</w:t>
      </w:r>
      <w:r w:rsidRPr="003C4653">
        <w:rPr>
          <w:rFonts w:eastAsia="Times New Roman" w:cstheme="minorHAnsi"/>
          <w:color w:val="000000"/>
          <w:lang w:val="en-CA"/>
        </w:rPr>
        <w:t>C</w:t>
      </w:r>
      <w:r w:rsidR="003852C1">
        <w:rPr>
          <w:rFonts w:eastAsia="Times New Roman" w:cstheme="minorHAnsi"/>
          <w:color w:val="000000"/>
          <w:lang w:val="en-CA"/>
        </w:rPr>
        <w:t xml:space="preserve"> (Figure 1; Figure 2)</w:t>
      </w:r>
      <w:r w:rsidRPr="003C4653">
        <w:rPr>
          <w:rFonts w:eastAsia="Times New Roman" w:cstheme="minorHAnsi"/>
          <w:color w:val="000000"/>
          <w:lang w:val="en-CA"/>
        </w:rPr>
        <w:t xml:space="preserve">. </w:t>
      </w:r>
      <w:commentRangeStart w:id="732"/>
      <w:r w:rsidRPr="003C4653">
        <w:rPr>
          <w:rFonts w:eastAsia="Times New Roman" w:cstheme="minorHAnsi"/>
          <w:color w:val="000000"/>
          <w:lang w:val="en-CA"/>
        </w:rPr>
        <w:t>The zooplankton biomass throughout this area is mostly composed of small zooplankton, in the 250 μm size fraction, mainly calanoid and cyclopoid copepods and the ‘other’ prey types. </w:t>
      </w:r>
      <w:commentRangeEnd w:id="732"/>
      <w:r w:rsidR="009C0199">
        <w:rPr>
          <w:rStyle w:val="CommentReference"/>
        </w:rPr>
        <w:commentReference w:id="732"/>
      </w:r>
    </w:p>
    <w:p w14:paraId="6420CE0D" w14:textId="77777777" w:rsidR="00372150" w:rsidRPr="003C4653" w:rsidRDefault="00372150" w:rsidP="00266C78">
      <w:pPr>
        <w:spacing w:line="480" w:lineRule="auto"/>
        <w:rPr>
          <w:rFonts w:eastAsia="Times New Roman" w:cstheme="minorHAnsi"/>
          <w:lang w:val="en-CA"/>
        </w:rPr>
      </w:pPr>
    </w:p>
    <w:p w14:paraId="598DC806" w14:textId="20C04025"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commentRangeStart w:id="733"/>
      <w:commentRangeStart w:id="734"/>
      <w:r w:rsidRPr="003C4653">
        <w:rPr>
          <w:rFonts w:eastAsia="Times New Roman" w:cstheme="minorHAnsi"/>
          <w:color w:val="000000"/>
          <w:lang w:val="en-CA"/>
        </w:rPr>
        <w:t>Juvenile</w:t>
      </w:r>
      <w:commentRangeEnd w:id="733"/>
      <w:r w:rsidR="00F30F64">
        <w:rPr>
          <w:rStyle w:val="CommentReference"/>
        </w:rPr>
        <w:commentReference w:id="733"/>
      </w:r>
      <w:r w:rsidRPr="003C4653">
        <w:rPr>
          <w:rFonts w:eastAsia="Times New Roman" w:cstheme="minorHAnsi"/>
          <w:color w:val="000000"/>
          <w:lang w:val="en-CA"/>
        </w:rPr>
        <w:t xml:space="preserve"> chum salmon diets shift</w:t>
      </w:r>
      <w:ins w:id="735" w:author="Brian" w:date="2020-05-10T10:29:00Z">
        <w:r w:rsidR="00F30F64">
          <w:rPr>
            <w:rFonts w:eastAsia="Times New Roman" w:cstheme="minorHAnsi"/>
            <w:color w:val="000000"/>
            <w:lang w:val="en-CA"/>
          </w:rPr>
          <w:t>ed</w:t>
        </w:r>
      </w:ins>
      <w:r w:rsidRPr="003C4653">
        <w:rPr>
          <w:rFonts w:eastAsia="Times New Roman" w:cstheme="minorHAnsi"/>
          <w:color w:val="000000"/>
          <w:lang w:val="en-CA"/>
        </w:rPr>
        <w:t xml:space="preserve"> from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in Discovery Islands to gelatinous </w:t>
      </w:r>
      <w:del w:id="736" w:author="Vanessa Fladmark" w:date="2020-06-01T10:31:00Z">
        <w:r w:rsidRPr="003C4653" w:rsidDel="00DB4669">
          <w:rPr>
            <w:rFonts w:eastAsia="Times New Roman" w:cstheme="minorHAnsi"/>
            <w:color w:val="000000"/>
            <w:lang w:val="en-CA"/>
          </w:rPr>
          <w:delText xml:space="preserve">then euphausiids </w:delText>
        </w:r>
      </w:del>
      <w:r w:rsidRPr="003C4653">
        <w:rPr>
          <w:rFonts w:eastAsia="Times New Roman" w:cstheme="minorHAnsi"/>
          <w:color w:val="000000"/>
          <w:lang w:val="en-CA"/>
        </w:rPr>
        <w:t>in Johnstone Strait</w:t>
      </w:r>
      <w:ins w:id="737" w:author="Vanessa Fladmark" w:date="2020-06-01T10:31:00Z">
        <w:r w:rsidR="00DB4669">
          <w:rPr>
            <w:rFonts w:eastAsia="Times New Roman" w:cstheme="minorHAnsi"/>
            <w:color w:val="000000"/>
            <w:lang w:val="en-CA"/>
          </w:rPr>
          <w:t xml:space="preserve"> and euphausiids </w:t>
        </w:r>
      </w:ins>
      <w:ins w:id="738" w:author="Vanessa Fladmark" w:date="2020-06-01T10:32:00Z">
        <w:r w:rsidR="00DB4669">
          <w:rPr>
            <w:rFonts w:eastAsia="Times New Roman" w:cstheme="minorHAnsi"/>
            <w:color w:val="000000"/>
            <w:lang w:val="en-CA"/>
          </w:rPr>
          <w:t>at the northern most site J02</w:t>
        </w:r>
      </w:ins>
      <w:r w:rsidRPr="003C4653">
        <w:rPr>
          <w:rFonts w:eastAsia="Times New Roman" w:cstheme="minorHAnsi"/>
          <w:color w:val="000000"/>
          <w:lang w:val="en-CA"/>
        </w:rPr>
        <w:t xml:space="preserve">, whereas pink salmon prey on copepods </w:t>
      </w:r>
      <w:ins w:id="739" w:author="Vanessa Fladmark" w:date="2020-06-01T10:32:00Z">
        <w:r w:rsidR="00DB4669">
          <w:rPr>
            <w:rFonts w:eastAsia="Times New Roman" w:cstheme="minorHAnsi"/>
            <w:color w:val="000000"/>
            <w:lang w:val="en-CA"/>
          </w:rPr>
          <w:t>throughout</w:t>
        </w:r>
      </w:ins>
      <w:del w:id="740" w:author="Vanessa Fladmark" w:date="2020-06-01T10:32:00Z">
        <w:r w:rsidRPr="003C4653" w:rsidDel="00DB4669">
          <w:rPr>
            <w:rFonts w:eastAsia="Times New Roman" w:cstheme="minorHAnsi"/>
            <w:color w:val="000000"/>
            <w:lang w:val="en-CA"/>
          </w:rPr>
          <w:delText>along the way</w:delText>
        </w:r>
      </w:del>
      <w:r w:rsidR="003852C1">
        <w:rPr>
          <w:rFonts w:eastAsia="Times New Roman" w:cstheme="minorHAnsi"/>
          <w:color w:val="000000"/>
          <w:lang w:val="en-CA"/>
        </w:rPr>
        <w:t xml:space="preserve"> (Figure </w:t>
      </w:r>
      <w:commentRangeEnd w:id="734"/>
      <w:r w:rsidR="009C0199">
        <w:rPr>
          <w:rStyle w:val="CommentReference"/>
        </w:rPr>
        <w:commentReference w:id="734"/>
      </w:r>
      <w:r w:rsidR="003852C1">
        <w:rPr>
          <w:rFonts w:eastAsia="Times New Roman" w:cstheme="minorHAnsi"/>
          <w:color w:val="000000"/>
          <w:lang w:val="en-CA"/>
        </w:rPr>
        <w:t>3)</w:t>
      </w:r>
      <w:r w:rsidRPr="003C4653">
        <w:rPr>
          <w:rFonts w:eastAsia="Times New Roman" w:cstheme="minorHAnsi"/>
          <w:color w:val="000000"/>
          <w:lang w:val="en-CA"/>
        </w:rPr>
        <w:t xml:space="preserve">. In addition to active selection for large (&gt;2 mm) calanoid copepods, pink salmon also fed upon decapod larvae, and nearshore </w:t>
      </w:r>
      <w:del w:id="741" w:author="Brian" w:date="2020-05-10T10:28:00Z">
        <w:r w:rsidRPr="003C4653" w:rsidDel="00F30F64">
          <w:rPr>
            <w:rFonts w:eastAsia="Times New Roman" w:cstheme="minorHAnsi"/>
            <w:color w:val="000000"/>
            <w:lang w:val="en-CA"/>
          </w:rPr>
          <w:delText xml:space="preserve">animals </w:delText>
        </w:r>
      </w:del>
      <w:ins w:id="742" w:author="Brian" w:date="2020-05-10T10:28:00Z">
        <w:r w:rsidR="00F30F64">
          <w:rPr>
            <w:rFonts w:eastAsia="Times New Roman" w:cstheme="minorHAnsi"/>
            <w:color w:val="000000"/>
            <w:lang w:val="en-CA"/>
          </w:rPr>
          <w:t>invertebrates</w:t>
        </w:r>
        <w:r w:rsidR="00F30F64" w:rsidRPr="003C4653">
          <w:rPr>
            <w:rFonts w:eastAsia="Times New Roman" w:cstheme="minorHAnsi"/>
            <w:color w:val="000000"/>
            <w:lang w:val="en-CA"/>
          </w:rPr>
          <w:t xml:space="preserve"> </w:t>
        </w:r>
      </w:ins>
      <w:r w:rsidRPr="003C4653">
        <w:rPr>
          <w:rFonts w:eastAsia="Times New Roman" w:cstheme="minorHAnsi"/>
          <w:color w:val="000000"/>
          <w:lang w:val="en-CA"/>
        </w:rPr>
        <w:t xml:space="preserve">such as insects and harpacticoid copepods. Discovery Islands can be characterized as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dominant for chum salmon, with pink salmon also consuming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but in much lower amounts, mostly eating crustaceans. At the first Johnstone Strait site </w:t>
      </w:r>
      <w:ins w:id="743" w:author="Brian" w:date="2020-05-10T10:29:00Z">
        <w:r w:rsidR="00F30F64">
          <w:rPr>
            <w:rFonts w:eastAsia="Times New Roman" w:cstheme="minorHAnsi"/>
            <w:color w:val="000000"/>
            <w:lang w:val="en-CA"/>
          </w:rPr>
          <w:t>(</w:t>
        </w:r>
      </w:ins>
      <w:r w:rsidRPr="003C4653">
        <w:rPr>
          <w:rFonts w:eastAsia="Times New Roman" w:cstheme="minorHAnsi"/>
          <w:color w:val="000000"/>
          <w:lang w:val="en-CA"/>
        </w:rPr>
        <w:t>J06</w:t>
      </w:r>
      <w:ins w:id="744" w:author="Brian" w:date="2020-05-10T10:29:00Z">
        <w:r w:rsidR="00F30F64">
          <w:rPr>
            <w:rFonts w:eastAsia="Times New Roman" w:cstheme="minorHAnsi"/>
            <w:color w:val="000000"/>
            <w:lang w:val="en-CA"/>
          </w:rPr>
          <w:t>)</w:t>
        </w:r>
      </w:ins>
      <w:del w:id="745" w:author="Brian" w:date="2020-05-10T10:29:00Z">
        <w:r w:rsidRPr="003C4653" w:rsidDel="00F30F64">
          <w:rPr>
            <w:rFonts w:eastAsia="Times New Roman" w:cstheme="minorHAnsi"/>
            <w:color w:val="000000"/>
            <w:lang w:val="en-CA"/>
          </w:rPr>
          <w:delText>,</w:delText>
        </w:r>
      </w:del>
      <w:r w:rsidRPr="003C4653">
        <w:rPr>
          <w:rFonts w:eastAsia="Times New Roman" w:cstheme="minorHAnsi"/>
          <w:color w:val="000000"/>
          <w:lang w:val="en-CA"/>
        </w:rPr>
        <w:t xml:space="preserve"> chum salmon shift</w:t>
      </w:r>
      <w:ins w:id="746" w:author="Brian" w:date="2020-05-10T10:29:00Z">
        <w:r w:rsidR="00F30F64">
          <w:rPr>
            <w:rFonts w:eastAsia="Times New Roman" w:cstheme="minorHAnsi"/>
            <w:color w:val="000000"/>
            <w:lang w:val="en-CA"/>
          </w:rPr>
          <w:t>ed</w:t>
        </w:r>
      </w:ins>
      <w:r w:rsidRPr="003C4653">
        <w:rPr>
          <w:rFonts w:eastAsia="Times New Roman" w:cstheme="minorHAnsi"/>
          <w:color w:val="000000"/>
          <w:lang w:val="en-CA"/>
        </w:rPr>
        <w:t xml:space="preserve"> to gelatinous prey (possibly Cnidaria jellyfish) and pink salmon have nearshore prey, calanoids and other (gammarids, barnacles). The following Johnstone Strait site J08, chum salmon still consume gelatinous prey but also have higher amounts of large calanoid copepods, and pink salmon dominantly eat calanoids. There </w:t>
      </w:r>
      <w:ins w:id="747" w:author="Brian" w:date="2020-05-10T10:29:00Z">
        <w:r w:rsidR="00F30F64">
          <w:rPr>
            <w:rFonts w:eastAsia="Times New Roman" w:cstheme="minorHAnsi"/>
            <w:color w:val="000000"/>
            <w:lang w:val="en-CA"/>
          </w:rPr>
          <w:t>was</w:t>
        </w:r>
      </w:ins>
      <w:del w:id="748" w:author="Brian" w:date="2020-05-10T10:29:00Z">
        <w:r w:rsidRPr="003C4653" w:rsidDel="00F30F64">
          <w:rPr>
            <w:rFonts w:eastAsia="Times New Roman" w:cstheme="minorHAnsi"/>
            <w:color w:val="000000"/>
            <w:lang w:val="en-CA"/>
          </w:rPr>
          <w:delText>is</w:delText>
        </w:r>
      </w:del>
      <w:r w:rsidRPr="003C4653">
        <w:rPr>
          <w:rFonts w:eastAsia="Times New Roman" w:cstheme="minorHAnsi"/>
          <w:color w:val="000000"/>
          <w:lang w:val="en-CA"/>
        </w:rPr>
        <w:t xml:space="preserve"> a complete diet shift at the last Johnstone Strait site </w:t>
      </w:r>
      <w:ins w:id="749" w:author="Brian" w:date="2020-05-10T10:29:00Z">
        <w:r w:rsidR="00F30F64">
          <w:rPr>
            <w:rFonts w:eastAsia="Times New Roman" w:cstheme="minorHAnsi"/>
            <w:color w:val="000000"/>
            <w:lang w:val="en-CA"/>
          </w:rPr>
          <w:t>(</w:t>
        </w:r>
      </w:ins>
      <w:r w:rsidRPr="003C4653">
        <w:rPr>
          <w:rFonts w:eastAsia="Times New Roman" w:cstheme="minorHAnsi"/>
          <w:color w:val="000000"/>
          <w:lang w:val="en-CA"/>
        </w:rPr>
        <w:t>J02</w:t>
      </w:r>
      <w:ins w:id="750" w:author="Brian" w:date="2020-05-10T10:29:00Z">
        <w:r w:rsidR="00F30F64">
          <w:rPr>
            <w:rFonts w:eastAsia="Times New Roman" w:cstheme="minorHAnsi"/>
            <w:color w:val="000000"/>
            <w:lang w:val="en-CA"/>
          </w:rPr>
          <w:t>)</w:t>
        </w:r>
      </w:ins>
      <w:r w:rsidRPr="003C4653">
        <w:rPr>
          <w:rFonts w:eastAsia="Times New Roman" w:cstheme="minorHAnsi"/>
          <w:color w:val="000000"/>
          <w:lang w:val="en-CA"/>
        </w:rPr>
        <w:t xml:space="preserve">, where both of the salmon species consume calanoids, chaetognaths and euphausiid prey, but in different proportions. </w:t>
      </w:r>
      <w:commentRangeStart w:id="751"/>
      <w:r w:rsidRPr="003C4653">
        <w:rPr>
          <w:rFonts w:eastAsia="Times New Roman" w:cstheme="minorHAnsi"/>
          <w:color w:val="000000"/>
          <w:lang w:val="en-CA"/>
        </w:rPr>
        <w:t xml:space="preserve">Therefore, calanoids </w:t>
      </w:r>
      <w:del w:id="752" w:author="Brian" w:date="2020-05-10T10:30:00Z">
        <w:r w:rsidRPr="003C4653" w:rsidDel="00F30F64">
          <w:rPr>
            <w:rFonts w:eastAsia="Times New Roman" w:cstheme="minorHAnsi"/>
            <w:color w:val="000000"/>
            <w:lang w:val="en-CA"/>
          </w:rPr>
          <w:delText xml:space="preserve">are </w:delText>
        </w:r>
      </w:del>
      <w:ins w:id="753" w:author="Brian" w:date="2020-05-10T10:30:00Z">
        <w:r w:rsidR="00F30F64">
          <w:rPr>
            <w:rFonts w:eastAsia="Times New Roman" w:cstheme="minorHAnsi"/>
            <w:color w:val="000000"/>
            <w:lang w:val="en-CA"/>
          </w:rPr>
          <w:t>were</w:t>
        </w:r>
        <w:r w:rsidR="00F30F64" w:rsidRPr="003C4653">
          <w:rPr>
            <w:rFonts w:eastAsia="Times New Roman" w:cstheme="minorHAnsi"/>
            <w:color w:val="000000"/>
            <w:lang w:val="en-CA"/>
          </w:rPr>
          <w:t xml:space="preserve"> </w:t>
        </w:r>
      </w:ins>
      <w:r w:rsidRPr="003C4653">
        <w:rPr>
          <w:rFonts w:eastAsia="Times New Roman" w:cstheme="minorHAnsi"/>
          <w:color w:val="000000"/>
          <w:lang w:val="en-CA"/>
        </w:rPr>
        <w:t>important prey for pink salmon and chum salmon consume larger prey, either gelatinous zooplankton at most sites or euphausiids and chaetognaths at J02.</w:t>
      </w:r>
      <w:commentRangeEnd w:id="751"/>
      <w:r w:rsidR="00F30F64">
        <w:rPr>
          <w:rStyle w:val="CommentReference"/>
        </w:rPr>
        <w:commentReference w:id="751"/>
      </w:r>
    </w:p>
    <w:p w14:paraId="2F3F7F53" w14:textId="77777777" w:rsidR="00372150" w:rsidRPr="003C4653" w:rsidRDefault="00372150" w:rsidP="00266C78">
      <w:pPr>
        <w:spacing w:line="480" w:lineRule="auto"/>
        <w:rPr>
          <w:rFonts w:eastAsia="Times New Roman" w:cstheme="minorHAnsi"/>
          <w:lang w:val="en-CA"/>
        </w:rPr>
      </w:pPr>
    </w:p>
    <w:p w14:paraId="1E7B7A6B" w14:textId="24AA4B60" w:rsidR="003D5843" w:rsidRDefault="00372150" w:rsidP="00266C78">
      <w:pPr>
        <w:spacing w:line="480" w:lineRule="auto"/>
        <w:rPr>
          <w:ins w:id="754" w:author="Vanessa Fladmark" w:date="2020-06-02T10:40:00Z"/>
          <w:rFonts w:eastAsia="Times New Roman" w:cstheme="minorHAnsi"/>
          <w:color w:val="000000"/>
          <w:lang w:val="en-CA"/>
        </w:rPr>
      </w:pPr>
      <w:r w:rsidRPr="003C4653">
        <w:rPr>
          <w:rFonts w:eastAsia="Times New Roman" w:cstheme="minorHAnsi"/>
          <w:color w:val="000000"/>
          <w:lang w:val="en-CA"/>
        </w:rPr>
        <w:tab/>
      </w:r>
      <w:commentRangeStart w:id="755"/>
      <w:del w:id="756" w:author="Vanessa Fladmark" w:date="2020-06-01T10:34:00Z">
        <w:r w:rsidRPr="003C4653" w:rsidDel="00DB4669">
          <w:rPr>
            <w:rFonts w:eastAsia="Times New Roman" w:cstheme="minorHAnsi"/>
            <w:color w:val="000000"/>
            <w:lang w:val="en-CA"/>
          </w:rPr>
          <w:delText>Feeding intensity</w:delText>
        </w:r>
        <w:commentRangeEnd w:id="755"/>
        <w:r w:rsidR="00F30F64" w:rsidDel="00DB4669">
          <w:rPr>
            <w:rStyle w:val="CommentReference"/>
          </w:rPr>
          <w:commentReference w:id="755"/>
        </w:r>
        <w:r w:rsidRPr="003C4653" w:rsidDel="00DB4669">
          <w:rPr>
            <w:rFonts w:eastAsia="Times New Roman" w:cstheme="minorHAnsi"/>
            <w:color w:val="000000"/>
            <w:lang w:val="en-CA"/>
          </w:rPr>
          <w:delText xml:space="preserve"> </w:delText>
        </w:r>
      </w:del>
      <w:ins w:id="757" w:author="Vanessa Fladmark" w:date="2020-06-01T10:34:00Z">
        <w:r w:rsidR="00DB4669">
          <w:rPr>
            <w:rFonts w:eastAsia="Times New Roman" w:cstheme="minorHAnsi"/>
            <w:color w:val="000000"/>
            <w:lang w:val="en-CA"/>
          </w:rPr>
          <w:t xml:space="preserve">Gut fullness </w:t>
        </w:r>
      </w:ins>
      <w:r w:rsidRPr="003C4653">
        <w:rPr>
          <w:rFonts w:eastAsia="Times New Roman" w:cstheme="minorHAnsi"/>
          <w:color w:val="000000"/>
          <w:lang w:val="en-CA"/>
        </w:rPr>
        <w:t>was consistently low throughout this area of the salmon migration route, with the exception of incredibly full stomachs at the last site, Queen Charlotte Strait</w:t>
      </w:r>
      <w:r w:rsidR="00A16692">
        <w:rPr>
          <w:rFonts w:eastAsia="Times New Roman" w:cstheme="minorHAnsi"/>
          <w:color w:val="000000"/>
          <w:lang w:val="en-CA"/>
        </w:rPr>
        <w:t xml:space="preserve"> (Figure 4)</w:t>
      </w:r>
      <w:r w:rsidRPr="003C4653">
        <w:rPr>
          <w:rFonts w:eastAsia="Times New Roman" w:cstheme="minorHAnsi"/>
          <w:color w:val="000000"/>
          <w:lang w:val="en-CA"/>
        </w:rPr>
        <w:t xml:space="preserve">. Gut fullness indices were consistently below 1% body weight throughout the </w:t>
      </w:r>
      <w:commentRangeStart w:id="758"/>
      <w:del w:id="759" w:author="Vanessa Fladmark" w:date="2020-06-01T10:39:00Z">
        <w:r w:rsidRPr="003C4653" w:rsidDel="00DB4669">
          <w:rPr>
            <w:rFonts w:eastAsia="Times New Roman" w:cstheme="minorHAnsi"/>
            <w:color w:val="000000"/>
            <w:lang w:val="en-CA"/>
          </w:rPr>
          <w:delText>first four sites,</w:delText>
        </w:r>
        <w:commentRangeEnd w:id="758"/>
        <w:r w:rsidR="006F6A4C" w:rsidDel="00DB4669">
          <w:rPr>
            <w:rStyle w:val="CommentReference"/>
          </w:rPr>
          <w:commentReference w:id="758"/>
        </w:r>
      </w:del>
      <w:ins w:id="760" w:author="Vanessa Fladmark" w:date="2020-06-01T10:39:00Z">
        <w:r w:rsidR="00DB4669">
          <w:rPr>
            <w:rFonts w:eastAsia="Times New Roman" w:cstheme="minorHAnsi"/>
            <w:color w:val="000000"/>
            <w:lang w:val="en-CA"/>
          </w:rPr>
          <w:t xml:space="preserve">Discovery Islands and </w:t>
        </w:r>
        <w:r w:rsidR="00810FDA">
          <w:rPr>
            <w:rFonts w:eastAsia="Times New Roman" w:cstheme="minorHAnsi"/>
            <w:color w:val="000000"/>
            <w:lang w:val="en-CA"/>
          </w:rPr>
          <w:t>J06, the first Johnstone Strait site.</w:t>
        </w:r>
      </w:ins>
      <w:del w:id="761" w:author="Vanessa Fladmark" w:date="2020-06-01T10:39:00Z">
        <w:r w:rsidRPr="003C4653" w:rsidDel="00810FDA">
          <w:rPr>
            <w:rFonts w:eastAsia="Times New Roman" w:cstheme="minorHAnsi"/>
            <w:color w:val="000000"/>
            <w:lang w:val="en-CA"/>
          </w:rPr>
          <w:delText> </w:delText>
        </w:r>
        <w:r w:rsidR="00B0755B" w:rsidDel="00810FDA">
          <w:rPr>
            <w:rFonts w:eastAsia="Times New Roman" w:cstheme="minorHAnsi"/>
            <w:color w:val="000000"/>
            <w:lang w:val="en-CA"/>
          </w:rPr>
          <w:delText>and</w:delText>
        </w:r>
      </w:del>
      <w:r w:rsidR="00A16692">
        <w:rPr>
          <w:rFonts w:eastAsia="Times New Roman" w:cstheme="minorHAnsi"/>
          <w:lang w:val="en-CA"/>
        </w:rPr>
        <w:t xml:space="preserve"> </w:t>
      </w:r>
      <w:ins w:id="762" w:author="Vanessa Fladmark" w:date="2020-06-01T10:39:00Z">
        <w:r w:rsidR="00810FDA">
          <w:rPr>
            <w:rFonts w:eastAsia="Times New Roman" w:cstheme="minorHAnsi"/>
            <w:color w:val="000000"/>
            <w:lang w:val="en-CA"/>
          </w:rPr>
          <w:t>The</w:t>
        </w:r>
      </w:ins>
      <w:del w:id="763" w:author="Vanessa Fladmark" w:date="2020-06-01T10:39:00Z">
        <w:r w:rsidR="00B0755B" w:rsidDel="00810FDA">
          <w:rPr>
            <w:rFonts w:eastAsia="Times New Roman" w:cstheme="minorHAnsi"/>
            <w:color w:val="000000"/>
            <w:lang w:val="en-CA"/>
          </w:rPr>
          <w:delText>a</w:delText>
        </w:r>
        <w:r w:rsidRPr="003C4653" w:rsidDel="00810FDA">
          <w:rPr>
            <w:rFonts w:eastAsia="Times New Roman" w:cstheme="minorHAnsi"/>
            <w:color w:val="000000"/>
            <w:lang w:val="en-CA"/>
          </w:rPr>
          <w:delText>t</w:delText>
        </w:r>
      </w:del>
      <w:r w:rsidRPr="003C4653">
        <w:rPr>
          <w:rFonts w:eastAsia="Times New Roman" w:cstheme="minorHAnsi"/>
          <w:color w:val="000000"/>
          <w:lang w:val="en-CA"/>
        </w:rPr>
        <w:t xml:space="preserve"> mid-Johnstone Strait site J08, the gut fullness increase</w:t>
      </w:r>
      <w:ins w:id="764" w:author="Vanessa Fladmark" w:date="2020-06-01T10:41:00Z">
        <w:r w:rsidR="00810FDA">
          <w:rPr>
            <w:rFonts w:eastAsia="Times New Roman" w:cstheme="minorHAnsi"/>
            <w:color w:val="000000"/>
            <w:lang w:val="en-CA"/>
          </w:rPr>
          <w:t>d</w:t>
        </w:r>
      </w:ins>
      <w:del w:id="765" w:author="Vanessa Fladmark" w:date="2020-06-01T10:41:00Z">
        <w:r w:rsidRPr="003C4653" w:rsidDel="00810FDA">
          <w:rPr>
            <w:rFonts w:eastAsia="Times New Roman" w:cstheme="minorHAnsi"/>
            <w:color w:val="000000"/>
            <w:lang w:val="en-CA"/>
          </w:rPr>
          <w:delText>s</w:delText>
        </w:r>
      </w:del>
      <w:r w:rsidRPr="003C4653">
        <w:rPr>
          <w:rFonts w:eastAsia="Times New Roman" w:cstheme="minorHAnsi"/>
          <w:color w:val="000000"/>
          <w:lang w:val="en-CA"/>
        </w:rPr>
        <w:t xml:space="preserve"> to around 1% body weight, which is still relatively low, compared to the around </w:t>
      </w:r>
      <w:r w:rsidR="0061405B">
        <w:rPr>
          <w:rFonts w:eastAsia="Times New Roman" w:cstheme="minorHAnsi"/>
          <w:color w:val="000000"/>
          <w:lang w:val="en-CA"/>
        </w:rPr>
        <w:t>7</w:t>
      </w:r>
      <w:r w:rsidRPr="003C4653">
        <w:rPr>
          <w:rFonts w:eastAsia="Times New Roman" w:cstheme="minorHAnsi"/>
          <w:color w:val="000000"/>
          <w:lang w:val="en-CA"/>
        </w:rPr>
        <w:t>% body weight feeding intensity at site J02.</w:t>
      </w:r>
      <w:ins w:id="766" w:author="Vanessa Fladmark" w:date="2020-06-02T10:44:00Z">
        <w:r w:rsidR="003D5843">
          <w:rPr>
            <w:rFonts w:eastAsia="Times New Roman" w:cstheme="minorHAnsi"/>
            <w:color w:val="000000"/>
            <w:lang w:val="en-CA"/>
          </w:rPr>
          <w:t xml:space="preserve"> M</w:t>
        </w:r>
      </w:ins>
      <w:ins w:id="767" w:author="Vanessa Fladmark" w:date="2020-06-02T10:45:00Z">
        <w:r w:rsidR="003D5843">
          <w:rPr>
            <w:rFonts w:eastAsia="Times New Roman" w:cstheme="minorHAnsi"/>
            <w:color w:val="000000"/>
            <w:lang w:val="en-CA"/>
          </w:rPr>
          <w:t xml:space="preserve">acro- and microplastics were found in juvenile salmon stomachs, </w:t>
        </w:r>
      </w:ins>
      <w:ins w:id="768" w:author="Vanessa Fladmark" w:date="2020-06-02T10:48:00Z">
        <w:r w:rsidR="003D5843">
          <w:rPr>
            <w:rFonts w:eastAsia="Times New Roman" w:cstheme="minorHAnsi"/>
            <w:color w:val="000000"/>
            <w:lang w:val="en-CA"/>
          </w:rPr>
          <w:t xml:space="preserve">with a frequency of % for pink </w:t>
        </w:r>
      </w:ins>
      <w:ins w:id="769" w:author="Vanessa Fladmark" w:date="2020-06-02T10:49:00Z">
        <w:r w:rsidR="003D5843">
          <w:rPr>
            <w:rFonts w:eastAsia="Times New Roman" w:cstheme="minorHAnsi"/>
            <w:color w:val="000000"/>
            <w:lang w:val="en-CA"/>
          </w:rPr>
          <w:t>and % for chum, at sites D07/09/11 and J06.</w:t>
        </w:r>
      </w:ins>
    </w:p>
    <w:p w14:paraId="14BB0CC6" w14:textId="77777777" w:rsidR="003D5843" w:rsidRDefault="003D5843" w:rsidP="00266C78">
      <w:pPr>
        <w:spacing w:line="480" w:lineRule="auto"/>
        <w:rPr>
          <w:ins w:id="770" w:author="Vanessa Fladmark" w:date="2020-06-02T10:40:00Z"/>
          <w:rFonts w:eastAsia="Times New Roman" w:cstheme="minorHAnsi"/>
          <w:color w:val="000000"/>
          <w:lang w:val="en-CA"/>
        </w:rPr>
      </w:pPr>
    </w:p>
    <w:p w14:paraId="32045145" w14:textId="66E5C42C" w:rsidR="00372150" w:rsidRPr="003D5843" w:rsidRDefault="003D5843" w:rsidP="00266C78">
      <w:pPr>
        <w:spacing w:line="480" w:lineRule="auto"/>
        <w:rPr>
          <w:rFonts w:eastAsia="Times New Roman" w:cstheme="minorHAnsi"/>
          <w:color w:val="000000"/>
          <w:lang w:val="en-CA"/>
          <w:rPrChange w:id="771" w:author="Vanessa Fladmark" w:date="2020-06-02T10:40:00Z">
            <w:rPr>
              <w:rFonts w:eastAsia="Times New Roman" w:cstheme="minorHAnsi"/>
              <w:lang w:val="en-CA"/>
            </w:rPr>
          </w:rPrChange>
        </w:rPr>
      </w:pPr>
      <w:ins w:id="772" w:author="Vanessa Fladmark" w:date="2020-06-02T10:40:00Z">
        <w:r>
          <w:rPr>
            <w:rFonts w:eastAsia="Times New Roman" w:cstheme="minorHAnsi"/>
            <w:color w:val="000000"/>
            <w:lang w:val="en-CA"/>
          </w:rPr>
          <w:tab/>
        </w:r>
      </w:ins>
      <w:del w:id="773" w:author="Vanessa Fladmark" w:date="2020-06-02T10:40:00Z">
        <w:r w:rsidR="00372150" w:rsidRPr="003C4653" w:rsidDel="003D5843">
          <w:rPr>
            <w:rFonts w:eastAsia="Times New Roman" w:cstheme="minorHAnsi"/>
            <w:color w:val="000000"/>
            <w:lang w:val="en-CA"/>
          </w:rPr>
          <w:delText xml:space="preserve"> </w:delText>
        </w:r>
      </w:del>
      <w:r w:rsidR="00372150" w:rsidRPr="003C4653">
        <w:rPr>
          <w:rFonts w:eastAsia="Times New Roman" w:cstheme="minorHAnsi"/>
          <w:color w:val="000000"/>
          <w:lang w:val="en-CA"/>
        </w:rPr>
        <w:t>Empty stomachs were found throughout the Discovery Islands and the first Johnstone Strait site</w:t>
      </w:r>
      <w:r w:rsidR="00DC12B2">
        <w:rPr>
          <w:rFonts w:eastAsia="Times New Roman" w:cstheme="minorHAnsi"/>
          <w:color w:val="000000"/>
          <w:lang w:val="en-CA"/>
        </w:rPr>
        <w:t>.</w:t>
      </w:r>
      <w:r w:rsidR="00372150" w:rsidRPr="003C4653">
        <w:rPr>
          <w:rFonts w:eastAsia="Times New Roman" w:cstheme="minorHAnsi"/>
          <w:color w:val="000000"/>
          <w:lang w:val="en-CA"/>
        </w:rPr>
        <w:t xml:space="preserve"> </w:t>
      </w:r>
      <w:commentRangeStart w:id="774"/>
      <w:r w:rsidR="00DC12B2">
        <w:rPr>
          <w:rFonts w:eastAsia="Times New Roman" w:cstheme="minorHAnsi"/>
          <w:color w:val="000000"/>
          <w:lang w:val="en-CA"/>
        </w:rPr>
        <w:t xml:space="preserve">At </w:t>
      </w:r>
      <w:r w:rsidR="00372150" w:rsidRPr="003C4653">
        <w:rPr>
          <w:rFonts w:eastAsia="Times New Roman" w:cstheme="minorHAnsi"/>
          <w:color w:val="000000"/>
          <w:lang w:val="en-CA"/>
        </w:rPr>
        <w:t>D07</w:t>
      </w:r>
      <w:r w:rsidR="00DC12B2">
        <w:rPr>
          <w:rFonts w:eastAsia="Times New Roman" w:cstheme="minorHAnsi"/>
          <w:color w:val="000000"/>
          <w:lang w:val="en-CA"/>
        </w:rPr>
        <w:t>,</w:t>
      </w:r>
      <w:r w:rsidR="00372150" w:rsidRPr="003C4653">
        <w:rPr>
          <w:rFonts w:eastAsia="Times New Roman" w:cstheme="minorHAnsi"/>
          <w:color w:val="000000"/>
          <w:lang w:val="en-CA"/>
        </w:rPr>
        <w:t xml:space="preserve"> 2</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 xml:space="preserve">of </w:t>
      </w:r>
      <w:r w:rsidR="00372150" w:rsidRPr="003C4653">
        <w:rPr>
          <w:rFonts w:eastAsia="Times New Roman" w:cstheme="minorHAnsi"/>
          <w:color w:val="000000"/>
          <w:lang w:val="en-CA"/>
        </w:rPr>
        <w:t>pink salmon stomachs</w:t>
      </w:r>
      <w:r w:rsidR="00DC12B2">
        <w:rPr>
          <w:rFonts w:eastAsia="Times New Roman" w:cstheme="minorHAnsi"/>
          <w:color w:val="000000"/>
          <w:lang w:val="en-CA"/>
        </w:rPr>
        <w:t xml:space="preserve"> were empty</w:t>
      </w:r>
      <w:commentRangeEnd w:id="774"/>
      <w:r w:rsidR="00916329">
        <w:rPr>
          <w:rStyle w:val="CommentReference"/>
        </w:rPr>
        <w:commentReference w:id="774"/>
      </w:r>
      <w:r w:rsidR="009E2312">
        <w:rPr>
          <w:rFonts w:eastAsia="Times New Roman" w:cstheme="minorHAnsi"/>
          <w:color w:val="000000"/>
          <w:lang w:val="en-CA"/>
        </w:rPr>
        <w:t xml:space="preserve">, </w:t>
      </w:r>
      <w:r w:rsidR="00DC12B2">
        <w:rPr>
          <w:rFonts w:eastAsia="Times New Roman" w:cstheme="minorHAnsi"/>
          <w:color w:val="000000"/>
          <w:lang w:val="en-CA"/>
        </w:rPr>
        <w:t xml:space="preserve">whereas </w:t>
      </w:r>
      <w:r w:rsidR="00372150" w:rsidRPr="003C4653">
        <w:rPr>
          <w:rFonts w:eastAsia="Times New Roman" w:cstheme="minorHAnsi"/>
          <w:color w:val="000000"/>
          <w:lang w:val="en-CA"/>
        </w:rPr>
        <w:t>D09</w:t>
      </w:r>
      <w:r w:rsidR="00DC12B2">
        <w:rPr>
          <w:rFonts w:eastAsia="Times New Roman" w:cstheme="minorHAnsi"/>
          <w:color w:val="000000"/>
          <w:lang w:val="en-CA"/>
        </w:rPr>
        <w:t xml:space="preserve"> </w:t>
      </w:r>
      <w:r w:rsidR="00372150" w:rsidRPr="003C4653">
        <w:rPr>
          <w:rFonts w:eastAsia="Times New Roman" w:cstheme="minorHAnsi"/>
          <w:color w:val="000000"/>
          <w:lang w:val="en-CA"/>
        </w:rPr>
        <w:t>chum salmon</w:t>
      </w:r>
      <w:r w:rsidR="00DC12B2">
        <w:rPr>
          <w:rFonts w:eastAsia="Times New Roman" w:cstheme="minorHAnsi"/>
          <w:color w:val="000000"/>
          <w:lang w:val="en-CA"/>
        </w:rPr>
        <w:t xml:space="preserve"> were </w:t>
      </w:r>
      <w:r w:rsidR="00DC12B2" w:rsidRPr="003C4653">
        <w:rPr>
          <w:rFonts w:eastAsia="Times New Roman" w:cstheme="minorHAnsi"/>
          <w:color w:val="000000"/>
          <w:lang w:val="en-CA"/>
        </w:rPr>
        <w:t>3</w:t>
      </w:r>
      <w:r w:rsidR="00DC12B2">
        <w:rPr>
          <w:rFonts w:eastAsia="Times New Roman" w:cstheme="minorHAnsi"/>
          <w:color w:val="000000"/>
          <w:lang w:val="en-CA"/>
        </w:rPr>
        <w:t>0%</w:t>
      </w:r>
      <w:r w:rsidR="00DC12B2" w:rsidRPr="003C4653">
        <w:rPr>
          <w:rFonts w:eastAsia="Times New Roman" w:cstheme="minorHAnsi"/>
          <w:color w:val="000000"/>
          <w:lang w:val="en-CA"/>
        </w:rPr>
        <w:t xml:space="preserve"> empty</w:t>
      </w:r>
      <w:r w:rsidR="00372150" w:rsidRPr="003C4653">
        <w:rPr>
          <w:rFonts w:eastAsia="Times New Roman" w:cstheme="minorHAnsi"/>
          <w:color w:val="000000"/>
          <w:lang w:val="en-CA"/>
        </w:rPr>
        <w:t>. Further, 3</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chum salmon stomachs were found</w:t>
      </w:r>
      <w:r w:rsidR="00DC12B2">
        <w:rPr>
          <w:rFonts w:eastAsia="Times New Roman" w:cstheme="minorHAnsi"/>
          <w:color w:val="000000"/>
          <w:lang w:val="en-CA"/>
        </w:rPr>
        <w:t xml:space="preserve"> empty</w:t>
      </w:r>
      <w:r w:rsidR="00372150" w:rsidRPr="003C4653">
        <w:rPr>
          <w:rFonts w:eastAsia="Times New Roman" w:cstheme="minorHAnsi"/>
          <w:color w:val="000000"/>
          <w:lang w:val="en-CA"/>
        </w:rPr>
        <w:t xml:space="preserve"> at D11 and finally, 4</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pink salmon stomachs from J06</w:t>
      </w:r>
      <w:r w:rsidR="00DC12B2">
        <w:rPr>
          <w:rFonts w:eastAsia="Times New Roman" w:cstheme="minorHAnsi"/>
          <w:color w:val="000000"/>
          <w:lang w:val="en-CA"/>
        </w:rPr>
        <w:t xml:space="preserve"> were empty</w:t>
      </w:r>
      <w:r w:rsidR="00372150" w:rsidRPr="003C4653">
        <w:rPr>
          <w:rFonts w:eastAsia="Times New Roman" w:cstheme="minorHAnsi"/>
          <w:color w:val="000000"/>
          <w:lang w:val="en-CA"/>
        </w:rPr>
        <w:t xml:space="preserve">, </w:t>
      </w:r>
      <w:r w:rsidR="00B0755B">
        <w:rPr>
          <w:rFonts w:eastAsia="Times New Roman" w:cstheme="minorHAnsi"/>
          <w:color w:val="000000"/>
          <w:lang w:val="en-CA"/>
        </w:rPr>
        <w:t>and no sites had empty stomachs of both species. By region, 7% pink salmon stomachs were empty and 20% of chum salmon in the Discovery Islands and in the Johnstone Strait, 0% of chum salmon were empty, compared to 13% of pink salmon. In total, 10% of all 120 salmon stomachs were empty, equal between pink and chum salmon.</w:t>
      </w:r>
    </w:p>
    <w:p w14:paraId="6AAE8DCB" w14:textId="77777777" w:rsidR="00DC12B2" w:rsidRPr="003C4653" w:rsidRDefault="00DC12B2" w:rsidP="00266C78">
      <w:pPr>
        <w:spacing w:line="480" w:lineRule="auto"/>
        <w:rPr>
          <w:rFonts w:eastAsia="Times New Roman" w:cstheme="minorHAnsi"/>
          <w:lang w:val="en-CA"/>
        </w:rPr>
      </w:pPr>
    </w:p>
    <w:p w14:paraId="45829AC2"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Dietary overlap between pink and chum salmon was relatively low and consistent in the Discovery Islands and shifted in Johnstone Strait from low to high species diet similarity</w:t>
      </w:r>
      <w:r w:rsidR="00A16692">
        <w:rPr>
          <w:rFonts w:eastAsia="Times New Roman" w:cstheme="minorHAnsi"/>
          <w:color w:val="000000"/>
          <w:lang w:val="en-CA"/>
        </w:rPr>
        <w:t xml:space="preserve"> (Figure 4)</w:t>
      </w:r>
      <w:r w:rsidRPr="003C4653">
        <w:rPr>
          <w:rFonts w:eastAsia="Times New Roman" w:cstheme="minorHAnsi"/>
          <w:color w:val="000000"/>
          <w:lang w:val="en-CA"/>
        </w:rPr>
        <w:t>. The first site of the migration route D07 had 25% dietary overlap, D09 saw a slight increase to 33%, then D11 decreased to 22%, and the lowest value was J06, with a mere 5% overlap. Mid-Johnstone Strait J08 had 14% dietary overlap and the final site near the entrance to Queen Charlotte Strait J02, had the highest diet overlap of 60% for pink and chum salmon. Therefore, the Schoener overlap index shows consistently low diet overlap between salmon species throughout this section of the migration route and one site of substantial</w:t>
      </w:r>
      <w:r w:rsidR="000117C6">
        <w:rPr>
          <w:rFonts w:eastAsia="Times New Roman" w:cstheme="minorHAnsi"/>
          <w:color w:val="000000"/>
          <w:lang w:val="en-CA"/>
        </w:rPr>
        <w:t xml:space="preserve"> </w:t>
      </w:r>
      <w:r w:rsidRPr="003C4653">
        <w:rPr>
          <w:rFonts w:eastAsia="Times New Roman" w:cstheme="minorHAnsi"/>
          <w:color w:val="000000"/>
          <w:lang w:val="en-CA"/>
        </w:rPr>
        <w:t>similarity.</w:t>
      </w:r>
    </w:p>
    <w:p w14:paraId="3E77E18A" w14:textId="77777777" w:rsidR="00372150" w:rsidRPr="003C4653" w:rsidRDefault="00372150" w:rsidP="00266C78">
      <w:pPr>
        <w:spacing w:line="480" w:lineRule="auto"/>
        <w:rPr>
          <w:rFonts w:eastAsia="Times New Roman" w:cstheme="minorHAnsi"/>
          <w:lang w:val="en-CA"/>
        </w:rPr>
      </w:pPr>
    </w:p>
    <w:p w14:paraId="1CE06A25" w14:textId="77777777" w:rsidR="003D5843" w:rsidRDefault="00372150" w:rsidP="00266C78">
      <w:pPr>
        <w:spacing w:line="480" w:lineRule="auto"/>
        <w:rPr>
          <w:ins w:id="775" w:author="Vanessa Fladmark" w:date="2020-06-02T10:42:00Z"/>
          <w:rFonts w:eastAsia="Times New Roman" w:cstheme="minorHAnsi"/>
          <w:color w:val="000000"/>
          <w:lang w:val="en-CA"/>
        </w:rPr>
      </w:pPr>
      <w:r w:rsidRPr="003C4653">
        <w:rPr>
          <w:rFonts w:eastAsia="Times New Roman" w:cstheme="minorHAnsi"/>
          <w:color w:val="000000"/>
          <w:lang w:val="en-CA"/>
        </w:rPr>
        <w:tab/>
      </w:r>
      <w:commentRangeStart w:id="776"/>
      <w:r w:rsidRPr="003C4653">
        <w:rPr>
          <w:rFonts w:eastAsia="Times New Roman" w:cstheme="minorHAnsi"/>
          <w:color w:val="000000"/>
          <w:lang w:val="en-CA"/>
        </w:rPr>
        <w:t>Overall</w:t>
      </w:r>
      <w:commentRangeEnd w:id="776"/>
      <w:r w:rsidR="00893A55">
        <w:rPr>
          <w:rStyle w:val="CommentReference"/>
        </w:rPr>
        <w:commentReference w:id="776"/>
      </w:r>
      <w:r w:rsidRPr="003C4653">
        <w:rPr>
          <w:rFonts w:eastAsia="Times New Roman" w:cstheme="minorHAnsi"/>
          <w:color w:val="000000"/>
          <w:lang w:val="en-CA"/>
        </w:rPr>
        <w:t xml:space="preserve"> diet composition of salmon species also had no observable trends within the Discovery Islands, whereas Johnstone Strait has a clear gradient of overlap and divergence. The NMDS plot reflects the variability in Discovery Islands, and Johnstone Strait locations show the highest differentiation between species at J06, the eastern most site, then J08 next shows semi-different pink and chum salmon diets and finally, J02 has complete diet overlap</w:t>
      </w:r>
      <w:r w:rsidR="00A16692">
        <w:rPr>
          <w:rFonts w:eastAsia="Times New Roman" w:cstheme="minorHAnsi"/>
          <w:color w:val="000000"/>
          <w:lang w:val="en-CA"/>
        </w:rPr>
        <w:t xml:space="preserve"> (Figure 5)</w:t>
      </w:r>
      <w:r w:rsidRPr="003C4653">
        <w:rPr>
          <w:rFonts w:eastAsia="Times New Roman" w:cstheme="minorHAnsi"/>
          <w:color w:val="000000"/>
          <w:lang w:val="en-CA"/>
        </w:rPr>
        <w:t>.</w:t>
      </w:r>
    </w:p>
    <w:p w14:paraId="1A06202E" w14:textId="77777777" w:rsidR="003D5843" w:rsidRDefault="003D5843" w:rsidP="00266C78">
      <w:pPr>
        <w:spacing w:line="480" w:lineRule="auto"/>
        <w:rPr>
          <w:ins w:id="777" w:author="Vanessa Fladmark" w:date="2020-06-02T10:42:00Z"/>
          <w:rFonts w:eastAsia="Times New Roman" w:cstheme="minorHAnsi"/>
          <w:color w:val="000000"/>
          <w:lang w:val="en-CA"/>
        </w:rPr>
      </w:pPr>
    </w:p>
    <w:p w14:paraId="1814358A" w14:textId="1137D941" w:rsidR="00372150" w:rsidRPr="003C4653" w:rsidRDefault="003D5843" w:rsidP="00266C78">
      <w:pPr>
        <w:spacing w:line="480" w:lineRule="auto"/>
        <w:rPr>
          <w:rFonts w:eastAsia="Times New Roman" w:cstheme="minorHAnsi"/>
          <w:lang w:val="en-CA"/>
        </w:rPr>
      </w:pPr>
      <w:ins w:id="778" w:author="Vanessa Fladmark" w:date="2020-06-02T10:42:00Z">
        <w:r>
          <w:rPr>
            <w:rFonts w:eastAsia="Times New Roman" w:cstheme="minorHAnsi"/>
            <w:color w:val="000000"/>
            <w:lang w:val="en-CA"/>
          </w:rPr>
          <w:tab/>
        </w:r>
      </w:ins>
      <w:del w:id="779" w:author="Vanessa Fladmark" w:date="2020-06-02T10:42:00Z">
        <w:r w:rsidR="00372150" w:rsidRPr="003C4653" w:rsidDel="003D5843">
          <w:rPr>
            <w:rFonts w:eastAsia="Times New Roman" w:cstheme="minorHAnsi"/>
            <w:color w:val="000000"/>
            <w:lang w:val="en-CA"/>
          </w:rPr>
          <w:delText xml:space="preserve"> </w:delText>
        </w:r>
      </w:del>
      <w:r w:rsidR="00372150" w:rsidRPr="003C4653">
        <w:rPr>
          <w:rFonts w:eastAsia="Times New Roman" w:cstheme="minorHAnsi"/>
          <w:color w:val="000000"/>
          <w:lang w:val="en-CA"/>
        </w:rPr>
        <w:t>A cluster analysis also displayed this same trend</w:t>
      </w:r>
      <w:del w:id="780" w:author="Vanessa Fladmark" w:date="2020-06-02T10:44:00Z">
        <w:r w:rsidR="00372150" w:rsidRPr="003C4653" w:rsidDel="003D5843">
          <w:rPr>
            <w:rFonts w:eastAsia="Times New Roman" w:cstheme="minorHAnsi"/>
            <w:color w:val="000000"/>
            <w:lang w:val="en-CA"/>
          </w:rPr>
          <w:delText xml:space="preserve">, where </w:delText>
        </w:r>
      </w:del>
      <w:ins w:id="781" w:author="Vanessa Fladmark" w:date="2020-06-02T10:44:00Z">
        <w:r>
          <w:rPr>
            <w:rFonts w:eastAsia="Times New Roman" w:cstheme="minorHAnsi"/>
            <w:color w:val="000000"/>
            <w:lang w:val="en-CA"/>
          </w:rPr>
          <w:t xml:space="preserve"> as the NMDS, with </w:t>
        </w:r>
      </w:ins>
      <w:r w:rsidR="00372150" w:rsidRPr="003C4653">
        <w:rPr>
          <w:rFonts w:eastAsia="Times New Roman" w:cstheme="minorHAnsi"/>
          <w:color w:val="000000"/>
          <w:lang w:val="en-CA"/>
        </w:rPr>
        <w:t xml:space="preserve">the two regions </w:t>
      </w:r>
      <w:del w:id="782" w:author="Vanessa Fladmark" w:date="2020-06-02T10:44:00Z">
        <w:r w:rsidR="00372150" w:rsidRPr="003C4653" w:rsidDel="003D5843">
          <w:rPr>
            <w:rFonts w:eastAsia="Times New Roman" w:cstheme="minorHAnsi"/>
            <w:color w:val="000000"/>
            <w:lang w:val="en-CA"/>
          </w:rPr>
          <w:delText xml:space="preserve">were </w:delText>
        </w:r>
      </w:del>
      <w:r w:rsidR="00372150" w:rsidRPr="003C4653">
        <w:rPr>
          <w:rFonts w:eastAsia="Times New Roman" w:cstheme="minorHAnsi"/>
          <w:color w:val="000000"/>
          <w:lang w:val="en-CA"/>
        </w:rPr>
        <w:t>separated into main clusters and Johnstone Strait was subdivided by both site and species</w:t>
      </w:r>
      <w:r w:rsidR="00A16692">
        <w:rPr>
          <w:rFonts w:eastAsia="Times New Roman" w:cstheme="minorHAnsi"/>
          <w:color w:val="000000"/>
          <w:lang w:val="en-CA"/>
        </w:rPr>
        <w:t xml:space="preserve"> (Figure 6)</w:t>
      </w:r>
      <w:r w:rsidR="00372150" w:rsidRPr="003C4653">
        <w:rPr>
          <w:rFonts w:eastAsia="Times New Roman" w:cstheme="minorHAnsi"/>
          <w:color w:val="000000"/>
          <w:lang w:val="en-CA"/>
        </w:rPr>
        <w:t>. </w:t>
      </w:r>
      <w:r w:rsidR="000117C6">
        <w:rPr>
          <w:rFonts w:eastAsia="Times New Roman" w:cstheme="minorHAnsi"/>
          <w:lang w:val="en-CA"/>
        </w:rPr>
        <w:t xml:space="preserve"> </w:t>
      </w:r>
      <w:r w:rsidR="00372150" w:rsidRPr="003C4653">
        <w:rPr>
          <w:rFonts w:eastAsia="Times New Roman" w:cstheme="minorHAnsi"/>
          <w:color w:val="000000"/>
          <w:lang w:val="en-CA"/>
        </w:rPr>
        <w:t>The only site to distinctly cluster together was J02, near Queen Charlotte Strait, which was similar to the pink salmon diets from J08, mid-Johnstone Strait. The pink salmon diets were somewhat comparable to the chum salmon diets at J08, but the J06 chum salmon from East Johnstone Strait had a completely separate cluster and J06 pink salmon were outlier</w:t>
      </w:r>
      <w:del w:id="783" w:author="Vanessa Fladmark" w:date="2020-06-02T10:44:00Z">
        <w:r w:rsidR="00372150" w:rsidRPr="003C4653" w:rsidDel="003D5843">
          <w:rPr>
            <w:rFonts w:eastAsia="Times New Roman" w:cstheme="minorHAnsi"/>
            <w:color w:val="000000"/>
            <w:lang w:val="en-CA"/>
          </w:rPr>
          <w:delText xml:space="preserve"> value</w:delText>
        </w:r>
      </w:del>
      <w:r w:rsidR="00372150" w:rsidRPr="003C4653">
        <w:rPr>
          <w:rFonts w:eastAsia="Times New Roman" w:cstheme="minorHAnsi"/>
          <w:color w:val="000000"/>
          <w:lang w:val="en-CA"/>
        </w:rPr>
        <w:t>s.</w:t>
      </w:r>
    </w:p>
    <w:p w14:paraId="5A56B0C5" w14:textId="77777777" w:rsidR="00372150" w:rsidRPr="003C4653" w:rsidRDefault="00372150" w:rsidP="00266C78">
      <w:pPr>
        <w:spacing w:line="480" w:lineRule="auto"/>
        <w:rPr>
          <w:rFonts w:eastAsia="Times New Roman" w:cstheme="minorHAnsi"/>
          <w:lang w:val="en-CA"/>
        </w:rPr>
      </w:pPr>
    </w:p>
    <w:p w14:paraId="4AC853E7"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2.4 Discussion</w:t>
      </w:r>
    </w:p>
    <w:p w14:paraId="024792B3" w14:textId="4978B4C9" w:rsidR="00372150" w:rsidRDefault="00372150" w:rsidP="00266C78">
      <w:pPr>
        <w:spacing w:line="480" w:lineRule="auto"/>
        <w:rPr>
          <w:ins w:id="784" w:author="Vanessa Fladmark" w:date="2020-06-02T09:30:00Z"/>
          <w:rFonts w:eastAsia="Times New Roman" w:cstheme="minorHAnsi"/>
          <w:lang w:val="en-CA"/>
        </w:rPr>
      </w:pPr>
    </w:p>
    <w:p w14:paraId="36BC5E22" w14:textId="5E1C66A2" w:rsidR="002606FB" w:rsidRDefault="002606FB" w:rsidP="00B72FEC">
      <w:pPr>
        <w:spacing w:line="480" w:lineRule="auto"/>
        <w:rPr>
          <w:ins w:id="785" w:author="Vanessa Fladmark" w:date="2020-06-02T09:30:00Z"/>
          <w:rFonts w:eastAsia="Times New Roman" w:cstheme="minorHAnsi"/>
          <w:lang w:val="en-CA"/>
        </w:rPr>
      </w:pPr>
      <w:ins w:id="786" w:author="Vanessa Fladmark" w:date="2020-06-02T09:30:00Z">
        <w:r>
          <w:rPr>
            <w:rFonts w:eastAsia="Times New Roman" w:cstheme="minorHAnsi"/>
            <w:lang w:val="en-CA"/>
          </w:rPr>
          <w:tab/>
          <w:t>This study examined</w:t>
        </w:r>
      </w:ins>
      <w:ins w:id="787" w:author="Vanessa Fladmark" w:date="2020-06-02T09:31:00Z">
        <w:r>
          <w:rPr>
            <w:rFonts w:eastAsia="Times New Roman" w:cstheme="minorHAnsi"/>
            <w:lang w:val="en-CA"/>
          </w:rPr>
          <w:t xml:space="preserve"> 120</w:t>
        </w:r>
      </w:ins>
      <w:ins w:id="788" w:author="Vanessa Fladmark" w:date="2020-06-02T09:30:00Z">
        <w:r>
          <w:rPr>
            <w:rFonts w:eastAsia="Times New Roman" w:cstheme="minorHAnsi"/>
            <w:lang w:val="en-CA"/>
          </w:rPr>
          <w:t xml:space="preserve"> juvenile pink and chum </w:t>
        </w:r>
      </w:ins>
      <w:ins w:id="789" w:author="Vanessa Fladmark" w:date="2020-06-02T09:31:00Z">
        <w:r>
          <w:rPr>
            <w:rFonts w:eastAsia="Times New Roman" w:cstheme="minorHAnsi"/>
            <w:lang w:val="en-CA"/>
          </w:rPr>
          <w:t>salmon stomachs</w:t>
        </w:r>
      </w:ins>
      <w:ins w:id="790" w:author="Vanessa Fladmark" w:date="2020-06-02T09:30:00Z">
        <w:r>
          <w:rPr>
            <w:rFonts w:eastAsia="Times New Roman" w:cstheme="minorHAnsi"/>
            <w:lang w:val="en-CA"/>
          </w:rPr>
          <w:t xml:space="preserve"> </w:t>
        </w:r>
      </w:ins>
      <w:ins w:id="791" w:author="Vanessa Fladmark" w:date="2020-06-02T09:32:00Z">
        <w:r>
          <w:rPr>
            <w:rFonts w:eastAsia="Times New Roman" w:cstheme="minorHAnsi"/>
            <w:lang w:val="en-CA"/>
          </w:rPr>
          <w:t xml:space="preserve">to characterize diets </w:t>
        </w:r>
      </w:ins>
      <w:ins w:id="792" w:author="Vanessa Fladmark" w:date="2020-06-02T09:30:00Z">
        <w:r>
          <w:rPr>
            <w:rFonts w:eastAsia="Times New Roman" w:cstheme="minorHAnsi"/>
            <w:lang w:val="en-CA"/>
          </w:rPr>
          <w:t>d</w:t>
        </w:r>
      </w:ins>
      <w:ins w:id="793" w:author="Vanessa Fladmark" w:date="2020-06-02T09:31:00Z">
        <w:r>
          <w:rPr>
            <w:rFonts w:eastAsia="Times New Roman" w:cstheme="minorHAnsi"/>
            <w:lang w:val="en-CA"/>
          </w:rPr>
          <w:t xml:space="preserve">uring the </w:t>
        </w:r>
      </w:ins>
      <w:ins w:id="794" w:author="Vanessa Fladmark" w:date="2020-06-02T09:32:00Z">
        <w:r>
          <w:rPr>
            <w:rFonts w:eastAsia="Times New Roman" w:cstheme="minorHAnsi"/>
            <w:lang w:val="en-CA"/>
          </w:rPr>
          <w:t xml:space="preserve">2016 </w:t>
        </w:r>
      </w:ins>
      <w:ins w:id="795" w:author="Vanessa Fladmark" w:date="2020-06-02T09:31:00Z">
        <w:r>
          <w:rPr>
            <w:rFonts w:eastAsia="Times New Roman" w:cstheme="minorHAnsi"/>
            <w:lang w:val="en-CA"/>
          </w:rPr>
          <w:t xml:space="preserve">peak outmigration through the Discovery Islands and Johnstone Strait </w:t>
        </w:r>
      </w:ins>
      <w:ins w:id="796" w:author="Vanessa Fladmark" w:date="2020-06-02T09:37:00Z">
        <w:r>
          <w:rPr>
            <w:rFonts w:eastAsia="Times New Roman" w:cstheme="minorHAnsi"/>
            <w:lang w:val="en-CA"/>
          </w:rPr>
          <w:t xml:space="preserve">routes. </w:t>
        </w:r>
      </w:ins>
      <w:ins w:id="797" w:author="Vanessa Fladmark" w:date="2020-06-02T09:54:00Z">
        <w:r w:rsidR="00B72FEC">
          <w:rPr>
            <w:rFonts w:eastAsia="Times New Roman" w:cstheme="minorHAnsi"/>
            <w:lang w:val="en-CA"/>
          </w:rPr>
          <w:t>This area that was shown to be a trophic gauntlet for juvenile sockeye salmon, is also food limiting for pink and chum salmon</w:t>
        </w:r>
      </w:ins>
      <w:ins w:id="798" w:author="Vanessa Fladmark" w:date="2020-06-02T09:55:00Z">
        <w:r w:rsidR="00B72FEC">
          <w:rPr>
            <w:rFonts w:eastAsia="Times New Roman" w:cstheme="minorHAnsi"/>
            <w:lang w:val="en-CA"/>
          </w:rPr>
          <w:t xml:space="preserve">, and diet overlap between species was low in response. However, the northern </w:t>
        </w:r>
      </w:ins>
      <w:ins w:id="799" w:author="Vanessa Fladmark" w:date="2020-06-02T09:56:00Z">
        <w:r w:rsidR="00B72FEC">
          <w:rPr>
            <w:rFonts w:eastAsia="Times New Roman" w:cstheme="minorHAnsi"/>
            <w:lang w:val="en-CA"/>
          </w:rPr>
          <w:t xml:space="preserve">most site of J02 was shown to be a foraging hot spot for </w:t>
        </w:r>
      </w:ins>
      <w:ins w:id="800" w:author="Vanessa Fladmark" w:date="2020-06-02T09:59:00Z">
        <w:r w:rsidR="00B72FEC">
          <w:rPr>
            <w:rFonts w:eastAsia="Times New Roman" w:cstheme="minorHAnsi"/>
            <w:lang w:val="en-CA"/>
          </w:rPr>
          <w:t xml:space="preserve">juvenile </w:t>
        </w:r>
      </w:ins>
      <w:ins w:id="801" w:author="Vanessa Fladmark" w:date="2020-06-02T09:56:00Z">
        <w:r w:rsidR="00B72FEC">
          <w:rPr>
            <w:rFonts w:eastAsia="Times New Roman" w:cstheme="minorHAnsi"/>
            <w:lang w:val="en-CA"/>
          </w:rPr>
          <w:t xml:space="preserve">sockeye salmon in </w:t>
        </w:r>
      </w:ins>
      <w:ins w:id="802" w:author="Vanessa Fladmark" w:date="2020-06-02T09:58:00Z">
        <w:r w:rsidR="00B72FEC">
          <w:rPr>
            <w:rFonts w:eastAsia="Times New Roman" w:cstheme="minorHAnsi"/>
            <w:lang w:val="en-CA"/>
          </w:rPr>
          <w:t xml:space="preserve">June </w:t>
        </w:r>
      </w:ins>
      <w:ins w:id="803" w:author="Vanessa Fladmark" w:date="2020-06-02T09:56:00Z">
        <w:r w:rsidR="00B72FEC">
          <w:rPr>
            <w:rFonts w:eastAsia="Times New Roman" w:cstheme="minorHAnsi"/>
            <w:lang w:val="en-CA"/>
          </w:rPr>
          <w:t>2015 and this trend continued in 2016 for both pink and chum salmon</w:t>
        </w:r>
      </w:ins>
      <w:ins w:id="804" w:author="Vanessa Fladmark" w:date="2020-06-02T09:59:00Z">
        <w:r w:rsidR="00B72FEC">
          <w:rPr>
            <w:rFonts w:eastAsia="Times New Roman" w:cstheme="minorHAnsi"/>
            <w:lang w:val="en-CA"/>
          </w:rPr>
          <w:t>.</w:t>
        </w:r>
      </w:ins>
      <w:ins w:id="805" w:author="Vanessa Fladmark" w:date="2020-06-02T09:57:00Z">
        <w:r w:rsidR="00B72FEC">
          <w:rPr>
            <w:rFonts w:eastAsia="Times New Roman" w:cstheme="minorHAnsi"/>
            <w:lang w:val="en-CA"/>
          </w:rPr>
          <w:t xml:space="preserve"> </w:t>
        </w:r>
      </w:ins>
      <w:ins w:id="806" w:author="Vanessa Fladmark" w:date="2020-06-02T09:41:00Z">
        <w:r w:rsidR="00DC01E0">
          <w:rPr>
            <w:rFonts w:eastAsia="Times New Roman" w:cstheme="minorHAnsi"/>
            <w:lang w:val="en-CA"/>
          </w:rPr>
          <w:t xml:space="preserve"> </w:t>
        </w:r>
      </w:ins>
      <w:ins w:id="807" w:author="Vanessa Fladmark" w:date="2020-06-02T10:00:00Z">
        <w:r w:rsidR="00B72FEC">
          <w:rPr>
            <w:rFonts w:eastAsia="Times New Roman" w:cstheme="minorHAnsi"/>
            <w:lang w:val="en-CA"/>
          </w:rPr>
          <w:t xml:space="preserve">Juvenile pink and chum salmon switched trophic niches throughout the region according to </w:t>
        </w:r>
      </w:ins>
      <w:ins w:id="808" w:author="Vanessa Fladmark" w:date="2020-06-02T10:01:00Z">
        <w:r w:rsidR="00B72FEC">
          <w:rPr>
            <w:rFonts w:eastAsia="Times New Roman" w:cstheme="minorHAnsi"/>
            <w:lang w:val="en-CA"/>
          </w:rPr>
          <w:t xml:space="preserve">prey availability and species interactions, chum occupying a gelatinous niche and pink littoral. </w:t>
        </w:r>
      </w:ins>
    </w:p>
    <w:p w14:paraId="3C920939" w14:textId="77777777" w:rsidR="002606FB" w:rsidRPr="003C4653" w:rsidRDefault="002606FB" w:rsidP="00266C78">
      <w:pPr>
        <w:spacing w:line="480" w:lineRule="auto"/>
        <w:rPr>
          <w:rFonts w:eastAsia="Times New Roman" w:cstheme="minorHAnsi"/>
          <w:lang w:val="en-CA"/>
        </w:rPr>
      </w:pPr>
    </w:p>
    <w:p w14:paraId="0ED37EF9" w14:textId="5357BA79"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commentRangeStart w:id="809"/>
      <w:r w:rsidRPr="003C4653">
        <w:rPr>
          <w:rFonts w:eastAsia="Times New Roman" w:cstheme="minorHAnsi"/>
          <w:color w:val="000000"/>
          <w:lang w:val="en-CA"/>
        </w:rPr>
        <w:t>Juvenile</w:t>
      </w:r>
      <w:commentRangeEnd w:id="809"/>
      <w:r w:rsidR="00001741">
        <w:rPr>
          <w:rStyle w:val="CommentReference"/>
        </w:rPr>
        <w:commentReference w:id="809"/>
      </w:r>
      <w:r w:rsidRPr="003C4653">
        <w:rPr>
          <w:rFonts w:eastAsia="Times New Roman" w:cstheme="minorHAnsi"/>
          <w:color w:val="000000"/>
          <w:lang w:val="en-CA"/>
        </w:rPr>
        <w:t xml:space="preserve"> pink and chum salmon have similar diets when </w:t>
      </w:r>
      <w:del w:id="810" w:author="Brian" w:date="2020-05-10T14:01:00Z">
        <w:r w:rsidRPr="003C4653" w:rsidDel="00001741">
          <w:rPr>
            <w:rFonts w:eastAsia="Times New Roman" w:cstheme="minorHAnsi"/>
            <w:color w:val="000000"/>
            <w:lang w:val="en-CA"/>
          </w:rPr>
          <w:delText>feeding intensity</w:delText>
        </w:r>
      </w:del>
      <w:ins w:id="811" w:author="Brian" w:date="2020-05-10T14:01:00Z">
        <w:r w:rsidR="00001741">
          <w:rPr>
            <w:rFonts w:eastAsia="Times New Roman" w:cstheme="minorHAnsi"/>
            <w:color w:val="000000"/>
            <w:lang w:val="en-CA"/>
          </w:rPr>
          <w:t>prey availability</w:t>
        </w:r>
      </w:ins>
      <w:r w:rsidRPr="003C4653">
        <w:rPr>
          <w:rFonts w:eastAsia="Times New Roman" w:cstheme="minorHAnsi"/>
          <w:color w:val="000000"/>
          <w:lang w:val="en-CA"/>
        </w:rPr>
        <w:t xml:space="preserve"> is high but utilize different foraging strategies when </w:t>
      </w:r>
      <w:ins w:id="812" w:author="Brian" w:date="2020-05-10T14:01:00Z">
        <w:r w:rsidR="00001741">
          <w:rPr>
            <w:rFonts w:eastAsia="Times New Roman" w:cstheme="minorHAnsi"/>
            <w:color w:val="000000"/>
            <w:lang w:val="en-CA"/>
          </w:rPr>
          <w:t>prey availability</w:t>
        </w:r>
        <w:r w:rsidR="00001741" w:rsidRPr="003C4653">
          <w:rPr>
            <w:rFonts w:eastAsia="Times New Roman" w:cstheme="minorHAnsi"/>
            <w:color w:val="000000"/>
            <w:lang w:val="en-CA"/>
          </w:rPr>
          <w:t xml:space="preserve"> </w:t>
        </w:r>
      </w:ins>
      <w:del w:id="813" w:author="Brian" w:date="2020-05-10T14:01:00Z">
        <w:r w:rsidRPr="003C4653" w:rsidDel="00001741">
          <w:rPr>
            <w:rFonts w:eastAsia="Times New Roman" w:cstheme="minorHAnsi"/>
            <w:color w:val="000000"/>
            <w:lang w:val="en-CA"/>
          </w:rPr>
          <w:delText xml:space="preserve">feeding </w:delText>
        </w:r>
      </w:del>
      <w:r w:rsidRPr="003C4653">
        <w:rPr>
          <w:rFonts w:eastAsia="Times New Roman" w:cstheme="minorHAnsi"/>
          <w:color w:val="000000"/>
          <w:lang w:val="en-CA"/>
        </w:rPr>
        <w:t xml:space="preserve">is low, </w:t>
      </w:r>
      <w:ins w:id="814" w:author="evgeny" w:date="2020-05-18T12:34:00Z">
        <w:r w:rsidR="003D287D">
          <w:rPr>
            <w:rFonts w:eastAsia="Times New Roman" w:cstheme="minorHAnsi"/>
            <w:color w:val="000000"/>
            <w:lang w:val="en-CA"/>
          </w:rPr>
          <w:t xml:space="preserve">indicative of resource </w:t>
        </w:r>
      </w:ins>
      <w:del w:id="815" w:author="evgeny" w:date="2020-05-18T12:34:00Z">
        <w:r w:rsidRPr="003C4653" w:rsidDel="003D287D">
          <w:rPr>
            <w:rFonts w:eastAsia="Times New Roman" w:cstheme="minorHAnsi"/>
            <w:color w:val="000000"/>
            <w:lang w:val="en-CA"/>
          </w:rPr>
          <w:delText xml:space="preserve">dividing </w:delText>
        </w:r>
      </w:del>
      <w:ins w:id="816" w:author="evgeny" w:date="2020-05-18T12:34:00Z">
        <w:r w:rsidR="003D287D">
          <w:rPr>
            <w:rFonts w:eastAsia="Times New Roman" w:cstheme="minorHAnsi"/>
            <w:color w:val="000000"/>
            <w:lang w:val="en-CA"/>
          </w:rPr>
          <w:t>portioning</w:t>
        </w:r>
      </w:ins>
      <w:del w:id="817" w:author="evgeny" w:date="2020-05-18T12:35:00Z">
        <w:r w:rsidRPr="003C4653" w:rsidDel="003D287D">
          <w:rPr>
            <w:rFonts w:eastAsia="Times New Roman" w:cstheme="minorHAnsi"/>
            <w:color w:val="000000"/>
            <w:lang w:val="en-CA"/>
          </w:rPr>
          <w:delText>resources by trophic niche</w:delText>
        </w:r>
      </w:del>
      <w:r w:rsidRPr="003C4653">
        <w:rPr>
          <w:rFonts w:eastAsia="Times New Roman" w:cstheme="minorHAnsi"/>
          <w:color w:val="000000"/>
          <w:lang w:val="en-CA"/>
        </w:rPr>
        <w:t xml:space="preserve">. Throughout most of the study sites, chum salmon </w:t>
      </w:r>
      <w:del w:id="818" w:author="evgeny" w:date="2020-05-18T12:35:00Z">
        <w:r w:rsidRPr="003C4653" w:rsidDel="003D287D">
          <w:rPr>
            <w:rFonts w:eastAsia="Times New Roman" w:cstheme="minorHAnsi"/>
            <w:color w:val="000000"/>
            <w:lang w:val="en-CA"/>
          </w:rPr>
          <w:delText xml:space="preserve">filled </w:delText>
        </w:r>
      </w:del>
      <w:ins w:id="819" w:author="evgeny" w:date="2020-05-18T12:35:00Z">
        <w:r w:rsidR="003D287D">
          <w:rPr>
            <w:rFonts w:eastAsia="Times New Roman" w:cstheme="minorHAnsi"/>
            <w:color w:val="000000"/>
            <w:lang w:val="en-CA"/>
          </w:rPr>
          <w:t>occupied (or “can be characterized as”)</w:t>
        </w:r>
        <w:r w:rsidR="003D287D" w:rsidRPr="003C4653">
          <w:rPr>
            <w:rFonts w:eastAsia="Times New Roman" w:cstheme="minorHAnsi"/>
            <w:color w:val="000000"/>
            <w:lang w:val="en-CA"/>
          </w:rPr>
          <w:t xml:space="preserve"> </w:t>
        </w:r>
      </w:ins>
      <w:r w:rsidRPr="003C4653">
        <w:rPr>
          <w:rFonts w:eastAsia="Times New Roman" w:cstheme="minorHAnsi"/>
          <w:color w:val="000000"/>
          <w:lang w:val="en-CA"/>
        </w:rPr>
        <w:t xml:space="preserve">the gelatinous </w:t>
      </w:r>
      <w:del w:id="820" w:author="Brian" w:date="2020-05-10T14:01:00Z">
        <w:r w:rsidRPr="003C4653" w:rsidDel="00001741">
          <w:rPr>
            <w:rFonts w:eastAsia="Times New Roman" w:cstheme="minorHAnsi"/>
            <w:color w:val="000000"/>
            <w:lang w:val="en-CA"/>
          </w:rPr>
          <w:delText xml:space="preserve">prey </w:delText>
        </w:r>
      </w:del>
      <w:ins w:id="821" w:author="Brian" w:date="2020-05-10T14:01:00Z">
        <w:r w:rsidR="00001741">
          <w:rPr>
            <w:rFonts w:eastAsia="Times New Roman" w:cstheme="minorHAnsi"/>
            <w:color w:val="000000"/>
            <w:lang w:val="en-CA"/>
          </w:rPr>
          <w:t>predator</w:t>
        </w:r>
        <w:r w:rsidR="00001741" w:rsidRPr="003C4653">
          <w:rPr>
            <w:rFonts w:eastAsia="Times New Roman" w:cstheme="minorHAnsi"/>
            <w:color w:val="000000"/>
            <w:lang w:val="en-CA"/>
          </w:rPr>
          <w:t xml:space="preserve"> </w:t>
        </w:r>
      </w:ins>
      <w:r w:rsidRPr="003C4653">
        <w:rPr>
          <w:rFonts w:eastAsia="Times New Roman" w:cstheme="minorHAnsi"/>
          <w:color w:val="000000"/>
          <w:lang w:val="en-CA"/>
        </w:rPr>
        <w:t xml:space="preserve">niche and </w:t>
      </w:r>
      <w:commentRangeStart w:id="822"/>
      <w:r w:rsidRPr="003C4653">
        <w:rPr>
          <w:rFonts w:eastAsia="Times New Roman" w:cstheme="minorHAnsi"/>
          <w:color w:val="000000"/>
          <w:lang w:val="en-CA"/>
        </w:rPr>
        <w:t xml:space="preserve">pink salmon were found </w:t>
      </w:r>
      <w:commentRangeStart w:id="823"/>
      <w:r w:rsidRPr="003C4653">
        <w:rPr>
          <w:rFonts w:eastAsia="Times New Roman" w:cstheme="minorHAnsi"/>
          <w:color w:val="000000"/>
          <w:lang w:val="en-CA"/>
        </w:rPr>
        <w:t>foraging</w:t>
      </w:r>
      <w:ins w:id="824" w:author="Vanessa Fladmark" w:date="2020-06-01T10:44:00Z">
        <w:r w:rsidR="00810FDA">
          <w:rPr>
            <w:rFonts w:eastAsia="Times New Roman" w:cstheme="minorHAnsi"/>
            <w:color w:val="000000"/>
            <w:lang w:val="en-CA"/>
          </w:rPr>
          <w:t xml:space="preserve"> in the littoral niche</w:t>
        </w:r>
      </w:ins>
      <w:r w:rsidRPr="003C4653">
        <w:rPr>
          <w:rFonts w:eastAsia="Times New Roman" w:cstheme="minorHAnsi"/>
          <w:color w:val="000000"/>
          <w:lang w:val="en-CA"/>
        </w:rPr>
        <w:t xml:space="preserve"> on nearshore insects, harpacticoids, caprellids and gammarids</w:t>
      </w:r>
      <w:commentRangeEnd w:id="823"/>
      <w:r w:rsidR="00001741">
        <w:rPr>
          <w:rStyle w:val="CommentReference"/>
        </w:rPr>
        <w:commentReference w:id="823"/>
      </w:r>
      <w:r w:rsidRPr="003C4653">
        <w:rPr>
          <w:rFonts w:eastAsia="Times New Roman" w:cstheme="minorHAnsi"/>
          <w:color w:val="000000"/>
          <w:lang w:val="en-CA"/>
        </w:rPr>
        <w:t xml:space="preserve">. </w:t>
      </w:r>
      <w:commentRangeEnd w:id="822"/>
      <w:r w:rsidR="003D287D">
        <w:rPr>
          <w:rStyle w:val="CommentReference"/>
        </w:rPr>
        <w:commentReference w:id="822"/>
      </w:r>
      <w:commentRangeStart w:id="825"/>
      <w:r w:rsidRPr="003C4653">
        <w:rPr>
          <w:rFonts w:eastAsia="Times New Roman" w:cstheme="minorHAnsi"/>
          <w:color w:val="000000"/>
          <w:lang w:val="en-CA"/>
        </w:rPr>
        <w:t>T</w:t>
      </w:r>
      <w:del w:id="826" w:author="Vanessa Fladmark" w:date="2020-06-01T10:45:00Z">
        <w:r w:rsidRPr="003C4653" w:rsidDel="00810FDA">
          <w:rPr>
            <w:rFonts w:eastAsia="Times New Roman" w:cstheme="minorHAnsi"/>
            <w:color w:val="000000"/>
            <w:lang w:val="en-CA"/>
          </w:rPr>
          <w:delText>he reliance on t</w:delText>
        </w:r>
      </w:del>
      <w:r w:rsidRPr="003C4653">
        <w:rPr>
          <w:rFonts w:eastAsia="Times New Roman" w:cstheme="minorHAnsi"/>
          <w:color w:val="000000"/>
          <w:lang w:val="en-CA"/>
        </w:rPr>
        <w:t>hese niche strategies shifted with the foraging intensity</w:t>
      </w:r>
      <w:commentRangeEnd w:id="825"/>
      <w:r w:rsidR="00001741">
        <w:rPr>
          <w:rStyle w:val="CommentReference"/>
        </w:rPr>
        <w:commentReference w:id="825"/>
      </w:r>
      <w:r w:rsidRPr="003C4653">
        <w:rPr>
          <w:rFonts w:eastAsia="Times New Roman" w:cstheme="minorHAnsi"/>
          <w:color w:val="000000"/>
          <w:lang w:val="en-CA"/>
        </w:rPr>
        <w:t>, since at the Queen Charlotte Strait site with ~</w:t>
      </w:r>
      <w:r w:rsidR="000117C6">
        <w:rPr>
          <w:rFonts w:eastAsia="Times New Roman" w:cstheme="minorHAnsi"/>
          <w:color w:val="000000"/>
          <w:lang w:val="en-CA"/>
        </w:rPr>
        <w:t>7</w:t>
      </w:r>
      <w:r w:rsidRPr="003C4653">
        <w:rPr>
          <w:rFonts w:eastAsia="Times New Roman" w:cstheme="minorHAnsi"/>
          <w:color w:val="000000"/>
          <w:lang w:val="en-CA"/>
        </w:rPr>
        <w:t xml:space="preserve">% body weight stomach fullness, both species fed very similarly. Therefore, </w:t>
      </w:r>
      <w:ins w:id="827" w:author="Brian" w:date="2020-05-10T14:07:00Z">
        <w:r w:rsidR="00001741">
          <w:rPr>
            <w:rFonts w:eastAsia="Times New Roman" w:cstheme="minorHAnsi"/>
            <w:color w:val="000000"/>
            <w:lang w:val="en-CA"/>
          </w:rPr>
          <w:t xml:space="preserve">pink and chum </w:t>
        </w:r>
      </w:ins>
      <w:r w:rsidRPr="003C4653">
        <w:rPr>
          <w:rFonts w:eastAsia="Times New Roman" w:cstheme="minorHAnsi"/>
          <w:color w:val="000000"/>
          <w:lang w:val="en-CA"/>
        </w:rPr>
        <w:t xml:space="preserve">salmon </w:t>
      </w:r>
      <w:ins w:id="828" w:author="Brian" w:date="2020-05-10T14:07:00Z">
        <w:r w:rsidR="00001741">
          <w:rPr>
            <w:rFonts w:eastAsia="Times New Roman" w:cstheme="minorHAnsi"/>
            <w:color w:val="000000"/>
            <w:lang w:val="en-CA"/>
          </w:rPr>
          <w:t xml:space="preserve">were observed to </w:t>
        </w:r>
      </w:ins>
      <w:del w:id="829" w:author="Brian" w:date="2020-05-10T14:07:00Z">
        <w:r w:rsidRPr="003C4653" w:rsidDel="00001741">
          <w:rPr>
            <w:rFonts w:eastAsia="Times New Roman" w:cstheme="minorHAnsi"/>
            <w:color w:val="000000"/>
            <w:lang w:val="en-CA"/>
          </w:rPr>
          <w:delText xml:space="preserve">will </w:delText>
        </w:r>
      </w:del>
      <w:ins w:id="830" w:author="Brian" w:date="2020-05-10T14:08:00Z">
        <w:r w:rsidR="00DF030F">
          <w:rPr>
            <w:rFonts w:eastAsia="Times New Roman" w:cstheme="minorHAnsi"/>
            <w:color w:val="000000"/>
            <w:lang w:val="en-CA"/>
          </w:rPr>
          <w:t xml:space="preserve">both </w:t>
        </w:r>
      </w:ins>
      <w:r w:rsidRPr="003C4653">
        <w:rPr>
          <w:rFonts w:eastAsia="Times New Roman" w:cstheme="minorHAnsi"/>
          <w:color w:val="000000"/>
          <w:lang w:val="en-CA"/>
        </w:rPr>
        <w:t xml:space="preserve">consume higher quality prey such as euphausiids and large calanoids when available </w:t>
      </w:r>
      <w:ins w:id="831" w:author="Brian" w:date="2020-05-10T14:08:00Z">
        <w:r w:rsidR="00DF030F">
          <w:rPr>
            <w:rFonts w:eastAsia="Times New Roman" w:cstheme="minorHAnsi"/>
            <w:color w:val="000000"/>
            <w:lang w:val="en-CA"/>
          </w:rPr>
          <w:t xml:space="preserve">but to </w:t>
        </w:r>
      </w:ins>
      <w:del w:id="832" w:author="Brian" w:date="2020-05-10T14:08:00Z">
        <w:r w:rsidRPr="003C4653" w:rsidDel="00DF030F">
          <w:rPr>
            <w:rFonts w:eastAsia="Times New Roman" w:cstheme="minorHAnsi"/>
            <w:color w:val="000000"/>
            <w:lang w:val="en-CA"/>
          </w:rPr>
          <w:delText xml:space="preserve">and will otherwise </w:delText>
        </w:r>
      </w:del>
      <w:r w:rsidRPr="003C4653">
        <w:rPr>
          <w:rFonts w:eastAsia="Times New Roman" w:cstheme="minorHAnsi"/>
          <w:color w:val="000000"/>
          <w:lang w:val="en-CA"/>
        </w:rPr>
        <w:t xml:space="preserve">divide up the resource space </w:t>
      </w:r>
      <w:ins w:id="833" w:author="Brian" w:date="2020-05-10T14:08:00Z">
        <w:r w:rsidR="00DF030F">
          <w:rPr>
            <w:rFonts w:eastAsia="Times New Roman" w:cstheme="minorHAnsi"/>
            <w:color w:val="000000"/>
            <w:lang w:val="en-CA"/>
          </w:rPr>
          <w:t xml:space="preserve">when prey was limited. This </w:t>
        </w:r>
      </w:ins>
      <w:ins w:id="834" w:author="Brian" w:date="2020-05-10T14:09:00Z">
        <w:r w:rsidR="00DF030F">
          <w:rPr>
            <w:rFonts w:eastAsia="Times New Roman" w:cstheme="minorHAnsi"/>
            <w:color w:val="000000"/>
            <w:lang w:val="en-CA"/>
          </w:rPr>
          <w:t>strategy</w:t>
        </w:r>
      </w:ins>
      <w:ins w:id="835" w:author="Brian" w:date="2020-05-10T14:08:00Z">
        <w:r w:rsidR="00DF030F">
          <w:rPr>
            <w:rFonts w:eastAsia="Times New Roman" w:cstheme="minorHAnsi"/>
            <w:color w:val="000000"/>
            <w:lang w:val="en-CA"/>
          </w:rPr>
          <w:t xml:space="preserve"> </w:t>
        </w:r>
      </w:ins>
      <w:ins w:id="836" w:author="Brian" w:date="2020-05-10T14:09:00Z">
        <w:r w:rsidR="00DF030F">
          <w:rPr>
            <w:rFonts w:eastAsia="Times New Roman" w:cstheme="minorHAnsi"/>
            <w:color w:val="000000"/>
            <w:lang w:val="en-CA"/>
          </w:rPr>
          <w:t xml:space="preserve">would be expected to </w:t>
        </w:r>
      </w:ins>
      <w:del w:id="837" w:author="Brian" w:date="2020-05-10T14:09:00Z">
        <w:r w:rsidRPr="003C4653" w:rsidDel="00DF030F">
          <w:rPr>
            <w:rFonts w:eastAsia="Times New Roman" w:cstheme="minorHAnsi"/>
            <w:color w:val="000000"/>
            <w:lang w:val="en-CA"/>
          </w:rPr>
          <w:delText xml:space="preserve">to </w:delText>
        </w:r>
      </w:del>
      <w:r w:rsidRPr="003C4653">
        <w:rPr>
          <w:rFonts w:eastAsia="Times New Roman" w:cstheme="minorHAnsi"/>
          <w:color w:val="000000"/>
          <w:lang w:val="en-CA"/>
        </w:rPr>
        <w:t>limit potential competition. </w:t>
      </w:r>
    </w:p>
    <w:p w14:paraId="62BAD4CC" w14:textId="77777777" w:rsidR="00372150" w:rsidRPr="003C4653" w:rsidRDefault="00372150" w:rsidP="00266C78">
      <w:pPr>
        <w:spacing w:line="480" w:lineRule="auto"/>
        <w:rPr>
          <w:rFonts w:eastAsia="Times New Roman" w:cstheme="minorHAnsi"/>
          <w:lang w:val="en-CA"/>
        </w:rPr>
      </w:pPr>
    </w:p>
    <w:p w14:paraId="34828BBF"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Juvenile salmon appear to experience a trophic gauntlet during their migration, with areas of ‘winners and losers’, where prey availability dictates which feeding strategy prevails. </w:t>
      </w:r>
    </w:p>
    <w:p w14:paraId="0F37FEF9" w14:textId="731AAF9A"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 xml:space="preserve">The first two sites of Discovery Islands seem to have </w:t>
      </w:r>
      <w:ins w:id="838" w:author="Vanessa Fladmark" w:date="2020-06-01T10:50:00Z">
        <w:r w:rsidR="004B17CC">
          <w:rPr>
            <w:rFonts w:eastAsia="Times New Roman" w:cstheme="minorHAnsi"/>
            <w:color w:val="000000"/>
            <w:lang w:val="en-CA"/>
          </w:rPr>
          <w:t xml:space="preserve">patchy </w:t>
        </w:r>
      </w:ins>
      <w:commentRangeStart w:id="839"/>
      <w:del w:id="840" w:author="Vanessa Fladmark" w:date="2020-06-01T10:46:00Z">
        <w:r w:rsidRPr="003C4653" w:rsidDel="00810FDA">
          <w:rPr>
            <w:rFonts w:eastAsia="Times New Roman" w:cstheme="minorHAnsi"/>
            <w:color w:val="000000"/>
            <w:lang w:val="en-CA"/>
          </w:rPr>
          <w:delText>semi-decent</w:delText>
        </w:r>
        <w:commentRangeEnd w:id="839"/>
        <w:r w:rsidR="00001741" w:rsidDel="00810FDA">
          <w:rPr>
            <w:rStyle w:val="CommentReference"/>
          </w:rPr>
          <w:commentReference w:id="839"/>
        </w:r>
        <w:r w:rsidRPr="003C4653" w:rsidDel="00810FDA">
          <w:rPr>
            <w:rFonts w:eastAsia="Times New Roman" w:cstheme="minorHAnsi"/>
            <w:color w:val="000000"/>
            <w:lang w:val="en-CA"/>
          </w:rPr>
          <w:delText xml:space="preserve"> </w:delText>
        </w:r>
      </w:del>
      <w:r w:rsidRPr="003C4653">
        <w:rPr>
          <w:rFonts w:eastAsia="Times New Roman" w:cstheme="minorHAnsi"/>
          <w:color w:val="000000"/>
          <w:lang w:val="en-CA"/>
        </w:rPr>
        <w:t>feeding conditions, with</w:t>
      </w:r>
      <w:ins w:id="841" w:author="Vanessa Fladmark" w:date="2020-06-01T10:56:00Z">
        <w:r w:rsidR="004B17CC">
          <w:rPr>
            <w:rFonts w:eastAsia="Times New Roman" w:cstheme="minorHAnsi"/>
            <w:color w:val="000000"/>
            <w:lang w:val="en-CA"/>
          </w:rPr>
          <w:t xml:space="preserve"> empty stomachs or</w:t>
        </w:r>
      </w:ins>
      <w:r w:rsidRPr="003C4653">
        <w:rPr>
          <w:rFonts w:eastAsia="Times New Roman" w:cstheme="minorHAnsi"/>
          <w:color w:val="000000"/>
          <w:lang w:val="en-CA"/>
        </w:rPr>
        <w:t xml:space="preserve"> decapod larvae prey </w:t>
      </w:r>
      <w:del w:id="842" w:author="Vanessa Fladmark" w:date="2020-06-01T10:56:00Z">
        <w:r w:rsidRPr="003C4653" w:rsidDel="004B17CC">
          <w:rPr>
            <w:rFonts w:eastAsia="Times New Roman" w:cstheme="minorHAnsi"/>
            <w:color w:val="000000"/>
            <w:lang w:val="en-CA"/>
          </w:rPr>
          <w:delText xml:space="preserve">present </w:delText>
        </w:r>
      </w:del>
      <w:r w:rsidRPr="003C4653">
        <w:rPr>
          <w:rFonts w:eastAsia="Times New Roman" w:cstheme="minorHAnsi"/>
          <w:color w:val="000000"/>
          <w:lang w:val="en-CA"/>
        </w:rPr>
        <w:t xml:space="preserve">at D07 and around 0.5% body weight stomach fullness at D09. The next two sites in the migration is the mid-way point, the transition between the regions, and D11 had more empty chum salmon stomachs and lower amounts of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prey, whereas pink salmon still fed on nearshore prey and had no empty stomachs at this location. The next site of J06, found the opposite, with no empty chum salmon stomachs feeding on gelatinous prey and empty pink salmon stomachs and unusual prey when food was present. </w:t>
      </w:r>
      <w:commentRangeStart w:id="843"/>
      <w:r w:rsidRPr="003C4653">
        <w:rPr>
          <w:rFonts w:eastAsia="Times New Roman" w:cstheme="minorHAnsi"/>
          <w:color w:val="000000"/>
          <w:lang w:val="en-CA"/>
        </w:rPr>
        <w:t>Thus, salmon species feeding strategies will either be beneficial or detrimental depending on prey availability, and how these relationships could shift over time requires further research.</w:t>
      </w:r>
      <w:commentRangeEnd w:id="843"/>
      <w:r w:rsidR="00AC0B65">
        <w:rPr>
          <w:rStyle w:val="CommentReference"/>
        </w:rPr>
        <w:commentReference w:id="843"/>
      </w:r>
    </w:p>
    <w:p w14:paraId="723D4F1A" w14:textId="77777777" w:rsidR="00372150" w:rsidRPr="003C4653" w:rsidRDefault="00372150" w:rsidP="00266C78">
      <w:pPr>
        <w:spacing w:line="480" w:lineRule="auto"/>
        <w:rPr>
          <w:rFonts w:eastAsia="Times New Roman" w:cstheme="minorHAnsi"/>
          <w:lang w:val="en-CA"/>
        </w:rPr>
      </w:pPr>
    </w:p>
    <w:p w14:paraId="35107E93" w14:textId="24B179E4"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 xml:space="preserve">While Discovery Islands has more of an environmental gradient, </w:t>
      </w:r>
      <w:commentRangeStart w:id="844"/>
      <w:r w:rsidRPr="003C4653">
        <w:rPr>
          <w:rFonts w:eastAsia="Times New Roman" w:cstheme="minorHAnsi"/>
          <w:color w:val="000000"/>
          <w:lang w:val="en-CA"/>
        </w:rPr>
        <w:t xml:space="preserve">Johnstone Strait </w:t>
      </w:r>
      <w:ins w:id="845" w:author="Vanessa Fladmark" w:date="2020-06-02T10:05:00Z">
        <w:r w:rsidR="001215CF">
          <w:rPr>
            <w:rFonts w:eastAsia="Times New Roman" w:cstheme="minorHAnsi"/>
            <w:color w:val="000000"/>
            <w:lang w:val="en-CA"/>
          </w:rPr>
          <w:t>may be</w:t>
        </w:r>
      </w:ins>
      <w:del w:id="846" w:author="Vanessa Fladmark" w:date="2020-06-02T10:05:00Z">
        <w:r w:rsidRPr="003C4653" w:rsidDel="001215CF">
          <w:rPr>
            <w:rFonts w:eastAsia="Times New Roman" w:cstheme="minorHAnsi"/>
            <w:color w:val="000000"/>
            <w:lang w:val="en-CA"/>
          </w:rPr>
          <w:delText>is</w:delText>
        </w:r>
      </w:del>
      <w:r w:rsidRPr="003C4653">
        <w:rPr>
          <w:rFonts w:eastAsia="Times New Roman" w:cstheme="minorHAnsi"/>
          <w:color w:val="000000"/>
          <w:lang w:val="en-CA"/>
        </w:rPr>
        <w:t xml:space="preserve"> a foraging gradient, as salmon move west it shifts from low to high feeding and diet similarities. Although Johnstone Strait has a very consistent temperature and salinity, the amount of zooplankton advection from coastal upwelling increases closer to Queen Charlotte Strait. The Johnstone Strait migration begins with little to no calanoid copepods, chum salmon feeding on jellyfish and pink salmon scouring the nearshore for insects and harpacticoids. </w:t>
      </w:r>
      <w:commentRangeEnd w:id="844"/>
      <w:r w:rsidR="00DF030F">
        <w:rPr>
          <w:rStyle w:val="CommentReference"/>
        </w:rPr>
        <w:commentReference w:id="844"/>
      </w:r>
      <w:r w:rsidRPr="003C4653">
        <w:rPr>
          <w:rFonts w:eastAsia="Times New Roman" w:cstheme="minorHAnsi"/>
          <w:color w:val="000000"/>
          <w:lang w:val="en-CA"/>
        </w:rPr>
        <w:t xml:space="preserve">Mid-way through Johnstone Strait, there is a shift, chum salmon still consume gelatinous but also large calanoids, and pink salmon prey on hundreds of calanoids of all shapes and sizes. Finally, at the last study site at the end of Johnstone Strait, pink and chum are found to have stomachs </w:t>
      </w:r>
      <w:ins w:id="847" w:author="evgeny" w:date="2020-05-18T12:41:00Z">
        <w:r w:rsidR="00722B46">
          <w:rPr>
            <w:rFonts w:eastAsia="Times New Roman" w:cstheme="minorHAnsi"/>
            <w:color w:val="000000"/>
            <w:lang w:val="en-CA"/>
          </w:rPr>
          <w:t xml:space="preserve">packed with </w:t>
        </w:r>
      </w:ins>
      <w:del w:id="848" w:author="evgeny" w:date="2020-05-18T12:41:00Z">
        <w:r w:rsidRPr="003C4653" w:rsidDel="00722B46">
          <w:rPr>
            <w:rFonts w:eastAsia="Times New Roman" w:cstheme="minorHAnsi"/>
            <w:color w:val="000000"/>
            <w:lang w:val="en-CA"/>
          </w:rPr>
          <w:delText>that are literally bursting full of</w:delText>
        </w:r>
      </w:del>
      <w:r w:rsidRPr="003C4653">
        <w:rPr>
          <w:rFonts w:eastAsia="Times New Roman" w:cstheme="minorHAnsi"/>
          <w:color w:val="000000"/>
          <w:lang w:val="en-CA"/>
        </w:rPr>
        <w:t xml:space="preserve"> diverse</w:t>
      </w:r>
      <w:ins w:id="849" w:author="evgeny" w:date="2020-05-18T12:41:00Z">
        <w:r w:rsidR="00722B46">
          <w:rPr>
            <w:rFonts w:eastAsia="Times New Roman" w:cstheme="minorHAnsi"/>
            <w:color w:val="000000"/>
            <w:lang w:val="en-CA"/>
          </w:rPr>
          <w:t xml:space="preserve"> prey including </w:t>
        </w:r>
      </w:ins>
      <w:r w:rsidRPr="003C4653">
        <w:rPr>
          <w:rFonts w:eastAsia="Times New Roman" w:cstheme="minorHAnsi"/>
          <w:color w:val="000000"/>
          <w:lang w:val="en-CA"/>
        </w:rPr>
        <w:t xml:space="preserve"> calanoids, euphausiids and chaetognaths. This region therefore shows the relationship between diet similarity and foraging intensity, and how as conditions improve, species can begin to safely occupy the same trophic niche.</w:t>
      </w:r>
    </w:p>
    <w:p w14:paraId="54D4970E" w14:textId="77777777" w:rsidR="00372150" w:rsidRPr="003C4653" w:rsidRDefault="00372150" w:rsidP="00266C78">
      <w:pPr>
        <w:spacing w:line="480" w:lineRule="auto"/>
        <w:rPr>
          <w:rFonts w:eastAsia="Times New Roman" w:cstheme="minorHAnsi"/>
          <w:lang w:val="en-CA"/>
        </w:rPr>
      </w:pPr>
    </w:p>
    <w:p w14:paraId="7AB3E320" w14:textId="341A6503" w:rsidR="00372150" w:rsidRDefault="00372150" w:rsidP="00266C78">
      <w:pPr>
        <w:spacing w:line="480" w:lineRule="auto"/>
        <w:rPr>
          <w:ins w:id="850" w:author="Vanessa Fladmark" w:date="2020-06-02T10:49:00Z"/>
          <w:rFonts w:eastAsia="Times New Roman" w:cstheme="minorHAnsi"/>
          <w:color w:val="000000"/>
          <w:lang w:val="en-CA"/>
        </w:rPr>
      </w:pPr>
      <w:r w:rsidRPr="003C4653">
        <w:rPr>
          <w:rFonts w:eastAsia="Times New Roman" w:cstheme="minorHAnsi"/>
          <w:color w:val="000000"/>
          <w:lang w:val="en-CA"/>
        </w:rPr>
        <w:tab/>
        <w:t>In other areas with similar coastal conditions, pink salmon have been found to utilize nearshore foraging on small crustaceans and chum salmon often prey switch to gelatinous</w:t>
      </w:r>
      <w:r w:rsidR="00262962">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{"citationItems":[{"id":"ITEM-1","itemData":{"DOI":"10.1139/f81-002","ISSN":"12057533","abstract":"Stomach analyses showed that pink salmon fry fed mainly during daylight hours in the littoral zone of Departure Bay and Hammond Bay, British Columbia, in May. Although the diurnal feeding patterns of the fish differed slightly between the two bays, maximum mean prey biomass in the fishes’ stomachs occurred near or at dusk in both bays. Daily rations consumed by Departure Bay and Hammond Bay fish were estimated to be 13.1 and 6.6% of their dry body weight, respectively. The fry consumed similar prey items in both bays, but in differing proportions. Harpacticoid copepods, copepod nauplii, and barnacle larvae comprised numerically 93.1 and 86.2% of the diets of Departure Bay and Hammond Bay fish, respectively. About 38% of the diet of Departure Bay fish and 51% of the diet of Hammond Bay fish comprised epibenthic prey, mainly harpacticoid copepods. The data provide additional support for the importance of the detritus-microbe-consumer type food chain supporting the production of pink salmon during their early period of marine residency.","author":[{"dropping-particle":"","family":"Godin","given":"Jean Guy J.","non-dropping-particle":"","parse-names":false,"suffix":""}],"container-title":"Canadian Journal of Fisheries and Aquatic Sciences","id":"ITEM-1","issue":"1","issued":{"date-parts":[["1981"]]},"page":"10-15","title":"Daily patterns of feeding behavior, daily rations, and diets of juvenile pink salmon (oncorhynchus gorbuscha) in two marine bays of british columbia","type":"article-journal","volume":"38"},"uris":["http://www.mendeley.com/documents/?uuid=e38db5af-db9b-4a7e-b53c-6b173aaefd12"]},{"id":"ITEM-2","itemData":{"DOI":"10.1111/j.1365-2419.1996.tb00108.x","ISSN":"10546006","abstract":"The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Oceanography","id":"ITEM-2","issue":"2","issued":{"date-parts":[["1996"]]},"page":"89-99","title":"Change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Sea","type":"article-journal","volume":"5"},"uris":["http://www.mendeley.com/documents/?uuid=15fa9f3c-94d3-4200-89d5-a3db81aa7209"]}],"mendeley":{"formattedCitation":"(Godin, 1981; Tadokoro et al., 1996)","plainTextFormattedCitation":"(Godin, 1981; Tadokoro et al., 1996)","previouslyFormattedCitation":"(Godin, 1981; Tadokoro et al., 1996)"},"properties":{"noteIndex":0},"schema":"https://github.com/citation-style-language/schema/raw/master/csl-citation.json"}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(Godin, 1981; Tadokoro et al., 1996)</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Previous studies have </w:t>
      </w:r>
      <w:r w:rsidR="00262962">
        <w:rPr>
          <w:rFonts w:eastAsia="Times New Roman" w:cstheme="minorHAnsi"/>
          <w:color w:val="000000"/>
          <w:lang w:val="en-CA"/>
        </w:rPr>
        <w:t>found</w:t>
      </w:r>
      <w:r w:rsidRPr="003C4653">
        <w:rPr>
          <w:rFonts w:eastAsia="Times New Roman" w:cstheme="minorHAnsi"/>
          <w:color w:val="000000"/>
          <w:lang w:val="en-CA"/>
        </w:rPr>
        <w:t xml:space="preserve"> harpacticoid copepods as a prey for both species, and calanoid copepods </w:t>
      </w:r>
      <w:r w:rsidR="000117C6">
        <w:rPr>
          <w:rFonts w:eastAsia="Times New Roman" w:cstheme="minorHAnsi"/>
          <w:color w:val="000000"/>
          <w:lang w:val="en-CA"/>
        </w:rPr>
        <w:t>were</w:t>
      </w:r>
      <w:r w:rsidRPr="003C4653">
        <w:rPr>
          <w:rFonts w:eastAsia="Times New Roman" w:cstheme="minorHAnsi"/>
          <w:color w:val="000000"/>
          <w:lang w:val="en-CA"/>
        </w:rPr>
        <w:t xml:space="preserve"> another important component </w:t>
      </w:r>
      <w:r w:rsidR="000117C6">
        <w:rPr>
          <w:rFonts w:eastAsia="Times New Roman" w:cstheme="minorHAnsi"/>
          <w:color w:val="000000"/>
          <w:lang w:val="en-CA"/>
        </w:rPr>
        <w:t>in</w:t>
      </w:r>
      <w:r w:rsidRPr="003C4653">
        <w:rPr>
          <w:rFonts w:eastAsia="Times New Roman" w:cstheme="minorHAnsi"/>
          <w:color w:val="000000"/>
          <w:lang w:val="en-CA"/>
        </w:rPr>
        <w:t xml:space="preserve"> pink and chum salmon </w:t>
      </w:r>
      <w:r w:rsidR="000117C6" w:rsidRPr="003C4653">
        <w:rPr>
          <w:rFonts w:eastAsia="Times New Roman" w:cstheme="minorHAnsi"/>
          <w:color w:val="000000"/>
          <w:lang w:val="en-CA"/>
        </w:rPr>
        <w:t>diet</w:t>
      </w:r>
      <w:r w:rsidR="000117C6">
        <w:rPr>
          <w:rFonts w:eastAsia="Times New Roman" w:cstheme="minorHAnsi"/>
          <w:color w:val="000000"/>
          <w:lang w:val="en-CA"/>
        </w:rPr>
        <w:t>s</w:t>
      </w:r>
      <w:r w:rsidR="00514271">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{"citationItems":[{"id":"ITEM-1","itemData":{"DOI":"10.1139/f81-002","ISSN":"12057533","abstract":"Stomach analyses showed that pink salmon fry fed mainly during daylight hours in the littoral zone of Departure Bay and Hammond Bay, British Columbia, in May. Although the diurnal feeding patterns of the fish differed slightly between the two bays, maximum mean prey biomass in the fishes’ stomachs occurred near or at dusk in both bays. Daily rations consumed by Departure Bay and Hammond Bay fish were estimated to be 13.1 and 6.6% of their dry body weight, respectively. The fry consumed similar prey items in both bays, but in differing proportions. Harpacticoid copepods, copepod nauplii, and barnacle larvae comprised numerically 93.1 and 86.2% of the diets of Departure Bay and Hammond Bay fish, respectively. About 38% of the diet of Departure Bay fish and 51% of the diet of Hammond Bay fish comprised epibenthic prey, mainly harpacticoid copepods. The data provide additional support for the importance of the detritus-microbe-consumer type food chain supporting the production of pink salmon during their early period of marine residency.","author":[{"dropping-particle":"","family":"Godin","given":"Jean Guy J.","non-dropping-particle":"","parse-names":false,"suffix":""}],"container-title":"Canadian Journal of Fisheries and Aquatic Sciences","id":"ITEM-1","issue":"1","issued":{"date-parts":[["1981"]]},"page":"10-15","title":"Daily patterns of feeding behavior, daily rations, and diets of juvenile pink salmon (oncorhynchus gorbuscha) in two marine bays of british columbia","type":"article-journal","volume":"38"},"uris":["http://www.mendeley.com/documents/?uuid=e38db5af-db9b-4a7e-b53c-6b173aaefd12"]},{"id":"ITEM-2","itemData":{"DOI":"10.1139/f79-073","ISSN":"0015-296X","abstract":"The meiofauna of the Nanaimo Estuary are briefly described. Nematodes and harpacticoid copepods were the numerically dominant taxa and reached their maximum population densities in late summer. Harpacticus uniremis was very important to the early diet of juvenile chum salmon (Oncorhynchus keta) but was one of the least common harpacticoid copepods in the estuary. The productivity of H. uniremis was found to be only slightly greater than the calculated food requirement of the chum salmon fry; there was close coupling between prey and predator. The role of detritus and bacterially processed carbon in the feeding of H. uniremis are discussed. Key words: harpacticoid copepods, secondary production, detritus, Harpacticus uniremis, turnover ratios, meiofauna","author":[{"dropping-particle":"","family":"Sibert","given":"J. R.","non-dropping-particle":"","parse-names":false,"suffix":""}],"container-title":"Journal of the Fisheries Research Board of Canada","id":"ITEM-2","issue":"5","issued":{"date-parts":[["1979"]]},"page":"497-503","title":"Detritus and Juvenile Salmon Production in the Nanaimo Estuary: II. Meiofauna Available as Food to Juvenile Chum Salmon (Oncorhynchus keta)","type":"article-journal","volume":"36"},"uris":["http://www.mendeley.com/documents/?uuid=a17094a6-89b4-42c4-9dc2-b8aba75f5c02"]},{"id":"ITEM-3","itemData":{"DOI":"10.1134/s0032945218050041","ISSN":"15556425","abstract":"The paper characterizes feeding of juvenile chum salmon Oncorhynchus keta and pink salmon O. gorbuscha during the fattening period in July 2013−2015 within the coastal zone of 0.5−1.5 km from the shores. The study revealed that both species exhibited diverse feeding in the pelagial, but older Neocalanus spp. and Pseudocalanus spp. copepodites were the main food items determining adequate covering of the fish demands for food. These invertebrates formed 78% of the total zooplankton biomass in the upper water layer (0−10 m). In 2013 and 2014, all juvenile fish specimens were feeding and were fed satisfactory. In 2015, feeding intensity of the juvenile fish was weaker and more than 1/3 of the fish were starving by the end of July. On average for three observation years, chum and pink salmons were feeding at the narrow shallows almost twofold better than over the wide shallows. Specific features of the fish feeding revealed in the present study are in agreement with the interannual and local fluctuations of the zooplankton abundance.","author":[{"dropping-particle":"V.","family":"Chebanova","given":"V.","non-dropping-particle":"","parse-names":false,"suffix":""},{"dropping-particle":"","family":"Frenkel","given":"S. E.","non-dropping-particle":"","parse-names":false,"suffix":""},{"dropping-particle":"","family":"Zelenikhina","given":"G. S.","non-dropping-particle":"","parse-names":false,"suffix":""}],"container-title":"Journal of Ichthyology","id":"ITEM-3","issue":"5","issued":{"date-parts":[["2018"]]},"page":"741-750","title":"Relation of feeding in juvenile chum salmon (Oncorhynchus keta) and pink salmon (o. gorbuscha) to abundance of zooplankton in coastal waters of the prostor bay (iturup island)","type":"article-journal","volume":"58"},"uris":["http://www.mendeley.com/documents/?uuid=ffdbd4c8-3c01-43fd-8486-2396037a9b52"]}],"mendeley":{"formattedCitation":"(Chebanova et al., 2018; Godin, 1981; Sibert, 1979)","plainTextFormattedCitation":"(Chebanova et al., 2018; Godin, 1981; Sibert, 1979)","previouslyFormattedCitation":"(Chebanova et al., 2018; Godin, 1981; Sibert, 1979)"},"properties":{"noteIndex":0},"schema":"https://github.com/citation-style-language/schema/raw/master/csl-citation.json"}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(Chebanova et al., 2018; Godin, 1981; Sibert, 1979)</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Recently, a study on sockeye salmon diets in this same area found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to be very important prey in the Discovery Islands, similar to chum salmon, and larger calanoids to be dominant in Johnstone Strait, which is similar to the observed pink salmon diet composition</w:t>
      </w:r>
      <w:r w:rsidR="00596920">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{"citationItems":[{"id":"ITEM-1","itemData":{"DOI":"10.1111/fog.12471","ISSN":"1054-6006","abstract":"The productivity of Fraser River sockeye salmon has declined in recent years, with 2019 being the lowest return on record. The cause of the decline is still not fully understood; however, bottom-up drivers and trophic interactions during the early marine migration are considered to be important contributing factors. McKinnell et al. (Fisheries Oceanography, 23, 2014 and 322) developed a “trophic gauntlet hypothesis,” proposing that low biological productivity leads to an energy deficit from poor foraging opportunities in migrating salmon. When combined with poor foraging conditions in typically productive waters elsewhere on the migration, low marine survival may result. Our study examined prey availability and stomach fullness of juvenile sockeye salmon along the 120 km stretch of the coastal migration through the Discovery Islands and Johnstone Strait to determine whether this section of the migration is indeed food limited. We observed low stomach fullness throughout tidally mixed waters, providing empirical support for the trophic gauntlet hypothesis. Zooplankton abundance was high in these regions so it appeared that unfavourably small prey size may have been the cause of low foraging success. We also observed foraging hotspots at both ends of the gauntlet, indicating that such areas may be key feeding grounds for migratory salmon.","author":[{"dropping-particle":"","family":"James","given":"Samantha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Oceanography","id":"ITEM-1","issue":"3","issued":{"date-parts":[["2020"]]},"page":"0-2","title":"Running the trophic gauntlet: Empirical support for reduced foraging success in juvenile salmon in tidally mixed coastal waters","type":"article-journal","volume":"29"},"uris":["http://www.mendeley.com/documents/?uuid=e4835d9b-0fa1-4027-b56b-ff583bc7a6de"]}],"mendeley":{"formattedCitation":"(James et al., 2020)","plainTextFormattedCitation":"(James et al., 2020)","previouslyFormattedCitation":"(James et al., 2020)"},"properties":{"noteIndex":0},"schema":"https://github.com/citation-style-language/schema/raw/master/csl-citation.json"}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(James et al., 2020)</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Other research that investigates dietary overlap of multiple species of salmon have found pink salmon to be most similar to either sockeye or chum salmon in their choices of prey</w:t>
      </w:r>
      <w:r w:rsidR="00F27A73">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3E451F">
        <w:rPr>
          <w:rFonts w:eastAsia="Times New Roman" w:cstheme="minorHAnsi"/>
          <w:color w:val="000000"/>
          <w:lang w:val="en-CA"/>
        </w:rPr>
        <w:instrText>ADDIN CSL_CITATION {"citationItems":[{"id":"ITEM-1","itemData":{"DOI":"10.1016/j.dsr2.2019.06.006","ISSN":"09670645","abstract":"Diet habits of five Pacific salmon species caught in the marine waters of the eastern and central regions of the Gulf of Alaska (GOA) were analyzed for spatial, interannual, seasonal, and ontogenetic differences. By making comparative analysis of diet variability over several years and marine conditions, between the eastern and central GOA ecosystems, during summer and fall, and between juvenile and adult salmon, we add to the understanding of the role of salmon in the GOA ecosystem. Diet composition differences were significant between all salmon/age-class pairs except for juvenile pink and sockeye salmon (no diet difference). The diets with the strongest separation (difference) were between either piscivorous salmon (Chinook or coho) and any planktivorous salmon (chum, sockeye or pink). Interannual differences in diet were also prevalent (all tested pairs were significant), followed by size-based ontogenetic diet changes between juveniles and adults, seasonal differences, and regional differences (eastern vs. central GOA). Lower and upper trophic level productivity in the GOA varied over the study period which influenced the type and amount of prey available to both piscivorous and planktivorous salmon. The year 2011 was an anomalously low production year in the GOA and this was reflected in poor feeding rate (stomach fullness) and condition factor. In contrast, foraging conditions during 2013 allowed for a positive condition factor for all juvenile salmon across the GOA even with low stomach fullness. Juvenile salmon in 2012 and 2014 had average feeding rates and condition factor. Interannual differences in the type of prey consumed, feeding rate, and condition factor often co-varied across region. These findings suggest that juvenile, immature, and maturing salmon growth and condition can be influenced by bottom-up forces in the ocean which may ultimately affect run timing and survival rate.","author":[{"dropping-particle":"","family":"Daly","given":"Elizabeth A.","non-dropping-particle":"","parse-names":false,"suffix":""},{"dropping-particle":"","family":"Moss","given":"Jamal H.","non-dropping-particle":"","parse-names":false,"suffix":""},{"dropping-particle":"","family":"Fergusson","given":"E.","non-dropping-particle":"","parse-names":false,"suffix":""},{"dropping-particle":"","family":"Debenham","given":"C.","non-dropping-particle":"","parse-names":false,"suffix":""}],"container-title":"Deep-Sea Research Part II: Topical Studies in Oceanography","id":"ITEM-1","issue":"June","issued":{"date-parts":[["2019"]]},"page":"329-339","publisher":"Elsevier Ltd","title":"Feeding ecology of salmon in eastern and central Gulf of Alaska","type":"article-journal","volume":"165"},"uris":["http://www.mendeley.com/documents/?uuid=3593b97d-3f02-4410-a971-6caf626f8d25"]}],"mendeley":{"formattedCitation":"(Daly et al., 2019)","plainTextFormattedCitation":"(Daly et al., 2019)","previouslyFormattedCitation":"(Daly et al., 2019)"},"properties":{"noteIndex":0},"schema":"https://github.com/citation-style-language/schema/raw/master/csl-citation.json"}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286A8E" w:rsidRPr="00286A8E">
        <w:rPr>
          <w:rFonts w:eastAsia="Times New Roman" w:cstheme="minorHAnsi"/>
          <w:noProof/>
          <w:color w:val="000000"/>
          <w:lang w:val="en-CA"/>
        </w:rPr>
        <w:t>(Daly et al., 2019)</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w:t>
      </w:r>
    </w:p>
    <w:p w14:paraId="73A1F456" w14:textId="272775B0" w:rsidR="003D5843" w:rsidRDefault="003D5843" w:rsidP="00266C78">
      <w:pPr>
        <w:spacing w:line="480" w:lineRule="auto"/>
        <w:rPr>
          <w:ins w:id="851" w:author="Vanessa Fladmark" w:date="2020-06-02T10:49:00Z"/>
          <w:rFonts w:eastAsia="Times New Roman" w:cstheme="minorHAnsi"/>
          <w:color w:val="000000"/>
          <w:lang w:val="en-CA"/>
        </w:rPr>
      </w:pPr>
    </w:p>
    <w:p w14:paraId="2FDAB0E3" w14:textId="627CFC0F" w:rsidR="003D5843" w:rsidRPr="003C4653" w:rsidRDefault="003D5843" w:rsidP="00266C78">
      <w:pPr>
        <w:spacing w:line="480" w:lineRule="auto"/>
        <w:rPr>
          <w:rFonts w:eastAsia="Times New Roman" w:cstheme="minorHAnsi"/>
          <w:lang w:val="en-CA"/>
        </w:rPr>
      </w:pPr>
      <w:ins w:id="852" w:author="Vanessa Fladmark" w:date="2020-06-02T10:49:00Z">
        <w:r>
          <w:rPr>
            <w:rFonts w:eastAsia="Times New Roman" w:cstheme="minorHAnsi"/>
            <w:color w:val="000000"/>
            <w:lang w:val="en-CA"/>
          </w:rPr>
          <w:tab/>
          <w:t xml:space="preserve">Microplastics were not the focus of this study but they were found in % of </w:t>
        </w:r>
      </w:ins>
      <w:ins w:id="853" w:author="Vanessa Fladmark" w:date="2020-06-02T10:50:00Z">
        <w:r>
          <w:rPr>
            <w:rFonts w:eastAsia="Times New Roman" w:cstheme="minorHAnsi"/>
            <w:color w:val="000000"/>
            <w:lang w:val="en-CA"/>
          </w:rPr>
          <w:t xml:space="preserve">juvenile salmon stomachs, and one macroplastic was found to be 40% weight of </w:t>
        </w:r>
      </w:ins>
      <w:ins w:id="854" w:author="Vanessa Fladmark" w:date="2020-06-02T10:53:00Z">
        <w:r w:rsidR="00040479">
          <w:rPr>
            <w:rFonts w:eastAsia="Times New Roman" w:cstheme="minorHAnsi"/>
            <w:color w:val="000000"/>
            <w:lang w:val="en-CA"/>
          </w:rPr>
          <w:t>a</w:t>
        </w:r>
      </w:ins>
      <w:ins w:id="855" w:author="Vanessa Fladmark" w:date="2020-06-02T10:50:00Z">
        <w:r>
          <w:rPr>
            <w:rFonts w:eastAsia="Times New Roman" w:cstheme="minorHAnsi"/>
            <w:color w:val="000000"/>
            <w:lang w:val="en-CA"/>
          </w:rPr>
          <w:t xml:space="preserve"> pink salmon</w:t>
        </w:r>
      </w:ins>
      <w:ins w:id="856" w:author="Vanessa Fladmark" w:date="2020-06-02T10:53:00Z">
        <w:r w:rsidR="00040479">
          <w:rPr>
            <w:rFonts w:eastAsia="Times New Roman" w:cstheme="minorHAnsi"/>
            <w:color w:val="000000"/>
            <w:lang w:val="en-CA"/>
          </w:rPr>
          <w:t xml:space="preserve"> stomach</w:t>
        </w:r>
      </w:ins>
      <w:ins w:id="857" w:author="Vanessa Fladmark" w:date="2020-06-02T10:50:00Z">
        <w:r>
          <w:rPr>
            <w:rFonts w:eastAsia="Times New Roman" w:cstheme="minorHAnsi"/>
            <w:color w:val="000000"/>
            <w:lang w:val="en-CA"/>
          </w:rPr>
          <w:t>.</w:t>
        </w:r>
      </w:ins>
      <w:ins w:id="858" w:author="Vanessa Fladmark" w:date="2020-06-02T10:52:00Z">
        <w:r w:rsidR="00040479">
          <w:rPr>
            <w:rFonts w:eastAsia="Times New Roman" w:cstheme="minorHAnsi"/>
            <w:color w:val="000000"/>
            <w:lang w:val="en-CA"/>
          </w:rPr>
          <w:t xml:space="preserve"> </w:t>
        </w:r>
      </w:ins>
      <w:ins w:id="859" w:author="Vanessa Fladmark" w:date="2020-06-02T10:53:00Z">
        <w:r w:rsidR="00040479">
          <w:rPr>
            <w:rFonts w:eastAsia="Times New Roman" w:cstheme="minorHAnsi"/>
            <w:color w:val="000000"/>
            <w:lang w:val="en-CA"/>
          </w:rPr>
          <w:t xml:space="preserve">That 6 mm macroplastic had the shape, color and texture of a broken straw piece and </w:t>
        </w:r>
      </w:ins>
      <w:ins w:id="860" w:author="Vanessa Fladmark" w:date="2020-06-02T10:54:00Z">
        <w:r w:rsidR="00040479">
          <w:rPr>
            <w:rFonts w:eastAsia="Times New Roman" w:cstheme="minorHAnsi"/>
            <w:color w:val="000000"/>
            <w:lang w:val="en-CA"/>
          </w:rPr>
          <w:t xml:space="preserve">appeared larger than the sphincter could potentially pass, which </w:t>
        </w:r>
      </w:ins>
      <w:ins w:id="861" w:author="Vanessa Fladmark" w:date="2020-06-02T10:55:00Z">
        <w:r w:rsidR="00040479">
          <w:rPr>
            <w:rFonts w:eastAsia="Times New Roman" w:cstheme="minorHAnsi"/>
            <w:color w:val="000000"/>
            <w:lang w:val="en-CA"/>
          </w:rPr>
          <w:t>would likely reduce survival for that fish.</w:t>
        </w:r>
      </w:ins>
      <w:ins w:id="862" w:author="Vanessa Fladmark" w:date="2020-06-02T10:50:00Z">
        <w:r>
          <w:rPr>
            <w:rFonts w:eastAsia="Times New Roman" w:cstheme="minorHAnsi"/>
            <w:color w:val="000000"/>
            <w:lang w:val="en-CA"/>
          </w:rPr>
          <w:t xml:space="preserve"> </w:t>
        </w:r>
        <w:r w:rsidR="00040479">
          <w:rPr>
            <w:rFonts w:eastAsia="Times New Roman" w:cstheme="minorHAnsi"/>
            <w:color w:val="000000"/>
            <w:lang w:val="en-CA"/>
          </w:rPr>
          <w:t>Impacts of plastics on salmon and occurrenc</w:t>
        </w:r>
      </w:ins>
      <w:ins w:id="863" w:author="Vanessa Fladmark" w:date="2020-06-02T10:51:00Z">
        <w:r w:rsidR="00040479">
          <w:rPr>
            <w:rFonts w:eastAsia="Times New Roman" w:cstheme="minorHAnsi"/>
            <w:color w:val="000000"/>
            <w:lang w:val="en-CA"/>
          </w:rPr>
          <w:t>e</w:t>
        </w:r>
      </w:ins>
      <w:ins w:id="864" w:author="Vanessa Fladmark" w:date="2020-06-02T10:50:00Z">
        <w:r w:rsidR="00040479">
          <w:rPr>
            <w:rFonts w:eastAsia="Times New Roman" w:cstheme="minorHAnsi"/>
            <w:color w:val="000000"/>
            <w:lang w:val="en-CA"/>
          </w:rPr>
          <w:t xml:space="preserve"> in empty stomachs </w:t>
        </w:r>
      </w:ins>
      <w:ins w:id="865" w:author="Vanessa Fladmark" w:date="2020-06-02T10:51:00Z">
        <w:r w:rsidR="00040479">
          <w:rPr>
            <w:rFonts w:eastAsia="Times New Roman" w:cstheme="minorHAnsi"/>
            <w:color w:val="000000"/>
            <w:lang w:val="en-CA"/>
          </w:rPr>
          <w:t xml:space="preserve">with potential for cumulative effects, has incredible potential </w:t>
        </w:r>
      </w:ins>
      <w:ins w:id="866" w:author="Vanessa Fladmark" w:date="2020-06-02T10:56:00Z">
        <w:r w:rsidR="00040479">
          <w:rPr>
            <w:rFonts w:eastAsia="Times New Roman" w:cstheme="minorHAnsi"/>
            <w:color w:val="000000"/>
            <w:lang w:val="en-CA"/>
          </w:rPr>
          <w:t>to start</w:t>
        </w:r>
      </w:ins>
      <w:ins w:id="867" w:author="Vanessa Fladmark" w:date="2020-06-02T10:51:00Z">
        <w:r w:rsidR="00040479">
          <w:rPr>
            <w:rFonts w:eastAsia="Times New Roman" w:cstheme="minorHAnsi"/>
            <w:color w:val="000000"/>
            <w:lang w:val="en-CA"/>
          </w:rPr>
          <w:t xml:space="preserve"> a new area of salmon hea</w:t>
        </w:r>
      </w:ins>
      <w:ins w:id="868" w:author="Vanessa Fladmark" w:date="2020-06-02T10:52:00Z">
        <w:r w:rsidR="00040479">
          <w:rPr>
            <w:rFonts w:eastAsia="Times New Roman" w:cstheme="minorHAnsi"/>
            <w:color w:val="000000"/>
            <w:lang w:val="en-CA"/>
          </w:rPr>
          <w:t>lth research and conservation.</w:t>
        </w:r>
      </w:ins>
    </w:p>
    <w:p w14:paraId="621D4A2B" w14:textId="77777777" w:rsidR="00372150" w:rsidRPr="003C4653" w:rsidRDefault="00372150" w:rsidP="00266C78">
      <w:pPr>
        <w:spacing w:line="480" w:lineRule="auto"/>
        <w:rPr>
          <w:rFonts w:eastAsia="Times New Roman" w:cstheme="minorHAnsi"/>
          <w:lang w:val="en-CA"/>
        </w:rPr>
      </w:pPr>
    </w:p>
    <w:p w14:paraId="18B34417" w14:textId="4C2CB8EF" w:rsidR="00372150" w:rsidRDefault="00372150" w:rsidP="00266C78">
      <w:pPr>
        <w:spacing w:line="480" w:lineRule="auto"/>
        <w:rPr>
          <w:ins w:id="869" w:author="Brian" w:date="2020-05-10T14:15:00Z"/>
          <w:rFonts w:eastAsia="Times New Roman" w:cstheme="minorHAnsi"/>
          <w:color w:val="000000"/>
          <w:lang w:val="en-CA"/>
        </w:rPr>
      </w:pPr>
      <w:r w:rsidRPr="003C4653">
        <w:rPr>
          <w:rFonts w:eastAsia="Times New Roman" w:cstheme="minorHAnsi"/>
          <w:color w:val="000000"/>
          <w:lang w:val="en-CA"/>
        </w:rPr>
        <w:tab/>
        <w:t>While this research study focused on a snapshot of juvenile salmon feeding in June 2016 in this area, trends can</w:t>
      </w:r>
      <w:ins w:id="870" w:author="Brian" w:date="2020-05-10T14:13:00Z">
        <w:r w:rsidR="00DF030F">
          <w:rPr>
            <w:rFonts w:eastAsia="Times New Roman" w:cstheme="minorHAnsi"/>
            <w:color w:val="000000"/>
            <w:lang w:val="en-CA"/>
          </w:rPr>
          <w:t>not</w:t>
        </w:r>
      </w:ins>
      <w:del w:id="871" w:author="Brian" w:date="2020-05-10T14:13:00Z">
        <w:r w:rsidRPr="003C4653" w:rsidDel="00DF030F">
          <w:rPr>
            <w:rFonts w:eastAsia="Times New Roman" w:cstheme="minorHAnsi"/>
            <w:color w:val="000000"/>
            <w:lang w:val="en-CA"/>
          </w:rPr>
          <w:delText>’t</w:delText>
        </w:r>
      </w:del>
      <w:r w:rsidRPr="003C4653">
        <w:rPr>
          <w:rFonts w:eastAsia="Times New Roman" w:cstheme="minorHAnsi"/>
          <w:color w:val="000000"/>
          <w:lang w:val="en-CA"/>
        </w:rPr>
        <w:t xml:space="preserve"> be extrapolated without a seasonal or interannual component. The dynamics of each of these regions may shift over time, especially the Discovery Islands which naturally has more variability due to the freshwater influence on the ocean conditions. This study characterized salmon species interactions in high and low foraging scenarios, but other unknown factors could be contributing, and more research is needed to confirm trends. More accurate descriptions of these regions require a longer time series on salmon feeding during the outmigration period and across years, which is the focus of the next data chapter.</w:t>
      </w:r>
    </w:p>
    <w:p w14:paraId="6ABF97CA" w14:textId="77777777" w:rsidR="00DF030F" w:rsidRPr="003C4653" w:rsidRDefault="00DF030F" w:rsidP="00266C78">
      <w:pPr>
        <w:spacing w:line="480" w:lineRule="auto"/>
        <w:rPr>
          <w:rFonts w:eastAsia="Times New Roman" w:cstheme="minorHAnsi"/>
          <w:lang w:val="en-CA"/>
        </w:rPr>
      </w:pPr>
    </w:p>
    <w:p w14:paraId="645D9475" w14:textId="77777777" w:rsidR="00DF030F" w:rsidRDefault="00DF030F" w:rsidP="00266C78">
      <w:pPr>
        <w:spacing w:line="480" w:lineRule="auto"/>
        <w:rPr>
          <w:moveTo w:id="872" w:author="Brian" w:date="2020-05-10T14:15:00Z"/>
          <w:rFonts w:eastAsia="Times New Roman" w:cstheme="minorHAnsi"/>
          <w:color w:val="000000"/>
          <w:lang w:val="en-CA"/>
        </w:rPr>
      </w:pPr>
      <w:moveToRangeStart w:id="873" w:author="Brian" w:date="2020-05-10T14:15:00Z" w:name="move40012553"/>
      <w:moveTo w:id="874" w:author="Brian" w:date="2020-05-10T14:15:00Z">
        <w:r w:rsidRPr="003C4653">
          <w:rPr>
            <w:rFonts w:eastAsia="Times New Roman" w:cstheme="minorHAnsi"/>
            <w:color w:val="000000"/>
            <w:lang w:val="en-CA"/>
          </w:rPr>
          <w:tab/>
        </w:r>
        <w:r>
          <w:rPr>
            <w:rFonts w:eastAsia="Times New Roman" w:cstheme="minorHAnsi"/>
            <w:color w:val="000000"/>
            <w:lang w:val="en-CA"/>
          </w:rPr>
          <w:t>J</w:t>
        </w:r>
        <w:r w:rsidRPr="003C4653">
          <w:rPr>
            <w:rFonts w:eastAsia="Times New Roman" w:cstheme="minorHAnsi"/>
            <w:color w:val="000000"/>
            <w:lang w:val="en-CA"/>
          </w:rPr>
          <w:t xml:space="preserve">uvenile pink and chum salmon interactions are an important component of </w:t>
        </w:r>
        <w:r>
          <w:rPr>
            <w:rFonts w:eastAsia="Times New Roman" w:cstheme="minorHAnsi"/>
            <w:color w:val="000000"/>
            <w:lang w:val="en-CA"/>
          </w:rPr>
          <w:t xml:space="preserve">seasonal </w:t>
        </w:r>
        <w:r w:rsidRPr="003C4653">
          <w:rPr>
            <w:rFonts w:eastAsia="Times New Roman" w:cstheme="minorHAnsi"/>
            <w:color w:val="000000"/>
            <w:lang w:val="en-CA"/>
          </w:rPr>
          <w:t xml:space="preserve">coastal ecosystem dynamics, which can impact salmon early marine growth and survival. Outmigrating salmon have to adapt to shifting prey fields and other competitors for those resources, and in some areas, </w:t>
        </w:r>
        <w:r>
          <w:rPr>
            <w:rFonts w:eastAsia="Times New Roman" w:cstheme="minorHAnsi"/>
            <w:color w:val="000000"/>
            <w:lang w:val="en-CA"/>
          </w:rPr>
          <w:t>a given</w:t>
        </w:r>
        <w:r w:rsidRPr="003C4653">
          <w:rPr>
            <w:rFonts w:eastAsia="Times New Roman" w:cstheme="minorHAnsi"/>
            <w:color w:val="000000"/>
            <w:lang w:val="en-CA"/>
          </w:rPr>
          <w:t xml:space="preserve"> feeding strategy will benefit one species over the other.</w:t>
        </w:r>
        <w:r>
          <w:rPr>
            <w:rFonts w:eastAsia="Times New Roman" w:cstheme="minorHAnsi"/>
            <w:color w:val="000000"/>
            <w:lang w:val="en-CA"/>
          </w:rPr>
          <w:t xml:space="preserve"> This study highlighted the Discovery Islands and Johnstone Strait region as a trophic gauntlet for juvenile pink and chum salmon, and highly active feeding grounds in Queen Charlotte Strait.</w:t>
        </w:r>
      </w:moveTo>
    </w:p>
    <w:p w14:paraId="75154609" w14:textId="77777777" w:rsidR="00DF030F" w:rsidRDefault="00DF030F" w:rsidP="00266C78">
      <w:pPr>
        <w:spacing w:line="480" w:lineRule="auto"/>
        <w:rPr>
          <w:moveTo w:id="875" w:author="Brian" w:date="2020-05-10T14:15:00Z"/>
          <w:rFonts w:eastAsia="Times New Roman" w:cstheme="minorHAnsi"/>
          <w:color w:val="000000"/>
          <w:lang w:val="en-CA"/>
        </w:rPr>
      </w:pPr>
      <w:moveTo w:id="876" w:author="Brian" w:date="2020-05-10T14:15:00Z">
        <w:r>
          <w:rPr>
            <w:rFonts w:eastAsia="Times New Roman" w:cstheme="minorHAnsi"/>
            <w:color w:val="000000"/>
            <w:lang w:val="en-CA"/>
          </w:rPr>
          <w:t>The extended period of starvation during early marine migration will most likely affect the growth of juvenile salmon and potential survival to adult recruitment in the subsequent years. Further research should be conducted on whether the extremes of high and low stomach fullness of outmigrating salmon persists over time and how their foraging strategies change.</w:t>
        </w:r>
      </w:moveTo>
    </w:p>
    <w:moveToRangeEnd w:id="873"/>
    <w:p w14:paraId="3047F27C" w14:textId="77777777" w:rsidR="00372150" w:rsidRPr="003C4653" w:rsidRDefault="00372150" w:rsidP="00266C78">
      <w:pPr>
        <w:spacing w:line="480" w:lineRule="auto"/>
        <w:rPr>
          <w:rFonts w:eastAsia="Times New Roman" w:cstheme="minorHAnsi"/>
          <w:lang w:val="en-CA"/>
        </w:rPr>
      </w:pPr>
    </w:p>
    <w:p w14:paraId="532E4780"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2.5 Conclusion</w:t>
      </w:r>
    </w:p>
    <w:p w14:paraId="3179EC24" w14:textId="77777777" w:rsidR="00372150" w:rsidRPr="003C4653" w:rsidRDefault="00372150" w:rsidP="00266C78">
      <w:pPr>
        <w:spacing w:line="480" w:lineRule="auto"/>
        <w:rPr>
          <w:rFonts w:eastAsia="Times New Roman" w:cstheme="minorHAnsi"/>
          <w:lang w:val="en-CA"/>
        </w:rPr>
      </w:pPr>
    </w:p>
    <w:p w14:paraId="2D64F779" w14:textId="52104B84"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del w:id="877" w:author="Brian" w:date="2020-05-10T14:15:00Z">
        <w:r w:rsidRPr="003C4653" w:rsidDel="00DF030F">
          <w:rPr>
            <w:rFonts w:eastAsia="Times New Roman" w:cstheme="minorHAnsi"/>
            <w:color w:val="000000"/>
            <w:lang w:val="en-CA"/>
          </w:rPr>
          <w:delText>In conclusion, j</w:delText>
        </w:r>
      </w:del>
      <w:ins w:id="878" w:author="Brian" w:date="2020-05-10T14:15:00Z">
        <w:r w:rsidR="00DF030F">
          <w:rPr>
            <w:rFonts w:eastAsia="Times New Roman" w:cstheme="minorHAnsi"/>
            <w:color w:val="000000"/>
            <w:lang w:val="en-CA"/>
          </w:rPr>
          <w:t>J</w:t>
        </w:r>
      </w:ins>
      <w:r w:rsidRPr="003C4653">
        <w:rPr>
          <w:rFonts w:eastAsia="Times New Roman" w:cstheme="minorHAnsi"/>
          <w:color w:val="000000"/>
          <w:lang w:val="en-CA"/>
        </w:rPr>
        <w:t>uvenile pink and chum diets appear to be influenced by availability of prey and the overlap between salmon species shows a clear relationship to feeding intensity. It is intuitive that prey determines diet composition but counterintuitive that competition may decrease with increased diet similarity between salmon species utilizing the same resources. When food becomes scarcer, it seems juvenile salmon have strategies to fall back on,</w:t>
      </w:r>
      <w:r w:rsidR="007B6291">
        <w:rPr>
          <w:rFonts w:eastAsia="Times New Roman" w:cstheme="minorHAnsi"/>
          <w:color w:val="000000"/>
          <w:lang w:val="en-CA"/>
        </w:rPr>
        <w:t xml:space="preserve"> where</w:t>
      </w:r>
      <w:r w:rsidRPr="003C4653">
        <w:rPr>
          <w:rFonts w:eastAsia="Times New Roman" w:cstheme="minorHAnsi"/>
          <w:color w:val="000000"/>
          <w:lang w:val="en-CA"/>
        </w:rPr>
        <w:t xml:space="preserve"> pink salmon focus efforts in nearshore environments and chum salmon shift to gelatinous</w:t>
      </w:r>
      <w:r w:rsidR="007B6291">
        <w:rPr>
          <w:rFonts w:eastAsia="Times New Roman" w:cstheme="minorHAnsi"/>
          <w:color w:val="000000"/>
          <w:lang w:val="en-CA"/>
        </w:rPr>
        <w:t xml:space="preserve"> prey</w:t>
      </w:r>
      <w:r w:rsidRPr="003C4653">
        <w:rPr>
          <w:rFonts w:eastAsia="Times New Roman" w:cstheme="minorHAnsi"/>
          <w:color w:val="000000"/>
          <w:lang w:val="en-CA"/>
        </w:rPr>
        <w:t>.</w:t>
      </w:r>
      <w:r w:rsidR="00E23601">
        <w:rPr>
          <w:rFonts w:eastAsia="Times New Roman" w:cstheme="minorHAnsi"/>
          <w:color w:val="000000"/>
          <w:lang w:val="en-CA"/>
        </w:rPr>
        <w:t xml:space="preserve"> These salmon species could potentially be used as ecosystem indicators, pink salmon can track calanoid availability and chum salmon diet composition can indicate overall feeding conditions.</w:t>
      </w:r>
    </w:p>
    <w:p w14:paraId="1576A0FF" w14:textId="77777777" w:rsidR="00372150" w:rsidRPr="003C4653" w:rsidRDefault="00372150" w:rsidP="00266C78">
      <w:pPr>
        <w:spacing w:line="480" w:lineRule="auto"/>
        <w:rPr>
          <w:rFonts w:eastAsia="Times New Roman" w:cstheme="minorHAnsi"/>
          <w:lang w:val="en-CA"/>
        </w:rPr>
      </w:pPr>
    </w:p>
    <w:p w14:paraId="030B076B" w14:textId="67059657"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The diversity of conditions encountered by salmon migrating through this area shows how species can coexist by utilizing different trophic niches to partition their prey resources. Since pink salmon have the potential to outcompete other species for high quality prey such as large calanoid copepods, chum salmon require a different strategy in order to survive. S</w:t>
      </w:r>
      <w:r w:rsidR="007B6291">
        <w:rPr>
          <w:rFonts w:eastAsia="Times New Roman" w:cstheme="minorHAnsi"/>
          <w:color w:val="000000"/>
          <w:lang w:val="en-CA"/>
        </w:rPr>
        <w:t>almon s</w:t>
      </w:r>
      <w:r w:rsidRPr="003C4653">
        <w:rPr>
          <w:rFonts w:eastAsia="Times New Roman" w:cstheme="minorHAnsi"/>
          <w:color w:val="000000"/>
          <w:lang w:val="en-CA"/>
        </w:rPr>
        <w:t>pecies occupy distinct trophic niches from one another, and this relationship shifts across the migration route relative to the foraging intensity</w:t>
      </w:r>
      <w:r w:rsidR="007B6291">
        <w:rPr>
          <w:rFonts w:eastAsia="Times New Roman" w:cstheme="minorHAnsi"/>
          <w:color w:val="000000"/>
          <w:lang w:val="en-CA"/>
        </w:rPr>
        <w:t xml:space="preserve">, prey types </w:t>
      </w:r>
      <w:r w:rsidRPr="003C4653">
        <w:rPr>
          <w:rFonts w:eastAsia="Times New Roman" w:cstheme="minorHAnsi"/>
          <w:color w:val="000000"/>
          <w:lang w:val="en-CA"/>
        </w:rPr>
        <w:t xml:space="preserve">and </w:t>
      </w:r>
      <w:r w:rsidR="007B6291">
        <w:rPr>
          <w:rFonts w:eastAsia="Times New Roman" w:cstheme="minorHAnsi"/>
          <w:color w:val="000000"/>
          <w:lang w:val="en-CA"/>
        </w:rPr>
        <w:t xml:space="preserve">the </w:t>
      </w:r>
      <w:r w:rsidRPr="003C4653">
        <w:rPr>
          <w:rFonts w:eastAsia="Times New Roman" w:cstheme="minorHAnsi"/>
          <w:color w:val="000000"/>
          <w:lang w:val="en-CA"/>
        </w:rPr>
        <w:t>environmental conditions.</w:t>
      </w:r>
      <w:r w:rsidR="005130C0">
        <w:rPr>
          <w:rFonts w:eastAsia="Times New Roman" w:cstheme="minorHAnsi"/>
          <w:color w:val="000000"/>
          <w:lang w:val="en-CA"/>
        </w:rPr>
        <w:t xml:space="preserve"> </w:t>
      </w:r>
    </w:p>
    <w:p w14:paraId="592850DD" w14:textId="77777777" w:rsidR="00372150" w:rsidRPr="003C4653" w:rsidRDefault="00372150" w:rsidP="00266C78">
      <w:pPr>
        <w:spacing w:line="480" w:lineRule="auto"/>
        <w:rPr>
          <w:rFonts w:eastAsia="Times New Roman" w:cstheme="minorHAnsi"/>
          <w:lang w:val="en-CA"/>
        </w:rPr>
      </w:pPr>
    </w:p>
    <w:p w14:paraId="7AB30294" w14:textId="319B838F" w:rsidR="004D4459" w:rsidDel="00DF030F" w:rsidRDefault="00372150">
      <w:pPr>
        <w:spacing w:line="480" w:lineRule="auto"/>
        <w:rPr>
          <w:moveFrom w:id="879" w:author="Brian" w:date="2020-05-10T14:15:00Z"/>
          <w:rFonts w:eastAsia="Times New Roman" w:cstheme="minorHAnsi"/>
          <w:color w:val="000000"/>
          <w:lang w:val="en-CA"/>
        </w:rPr>
      </w:pPr>
      <w:moveFromRangeStart w:id="880" w:author="Brian" w:date="2020-05-10T14:15:00Z" w:name="move40012553"/>
      <w:moveFrom w:id="881" w:author="Brian" w:date="2020-05-10T14:15:00Z">
        <w:r w:rsidRPr="003C4653" w:rsidDel="00DF030F">
          <w:rPr>
            <w:rFonts w:eastAsia="Times New Roman" w:cstheme="minorHAnsi"/>
            <w:color w:val="000000"/>
            <w:lang w:val="en-CA"/>
          </w:rPr>
          <w:tab/>
        </w:r>
        <w:r w:rsidR="00514271" w:rsidDel="00DF030F">
          <w:rPr>
            <w:rFonts w:eastAsia="Times New Roman" w:cstheme="minorHAnsi"/>
            <w:color w:val="000000"/>
            <w:lang w:val="en-CA"/>
          </w:rPr>
          <w:t>J</w:t>
        </w:r>
        <w:r w:rsidRPr="003C4653" w:rsidDel="00DF030F">
          <w:rPr>
            <w:rFonts w:eastAsia="Times New Roman" w:cstheme="minorHAnsi"/>
            <w:color w:val="000000"/>
            <w:lang w:val="en-CA"/>
          </w:rPr>
          <w:t xml:space="preserve">uvenile pink and chum salmon interactions are an important component of </w:t>
        </w:r>
        <w:r w:rsidR="00514271" w:rsidDel="00DF030F">
          <w:rPr>
            <w:rFonts w:eastAsia="Times New Roman" w:cstheme="minorHAnsi"/>
            <w:color w:val="000000"/>
            <w:lang w:val="en-CA"/>
          </w:rPr>
          <w:t xml:space="preserve">seasonal </w:t>
        </w:r>
        <w:r w:rsidRPr="003C4653" w:rsidDel="00DF030F">
          <w:rPr>
            <w:rFonts w:eastAsia="Times New Roman" w:cstheme="minorHAnsi"/>
            <w:color w:val="000000"/>
            <w:lang w:val="en-CA"/>
          </w:rPr>
          <w:t xml:space="preserve">coastal ecosystem dynamics, which can impact salmon early marine growth and survival. Outmigrating salmon have to adapt to shifting prey fields and other competitors for those resources, and in some </w:t>
        </w:r>
        <w:r w:rsidR="00426957" w:rsidRPr="003C4653" w:rsidDel="00DF030F">
          <w:rPr>
            <w:rFonts w:eastAsia="Times New Roman" w:cstheme="minorHAnsi"/>
            <w:color w:val="000000"/>
            <w:lang w:val="en-CA"/>
          </w:rPr>
          <w:t>areas,</w:t>
        </w:r>
        <w:r w:rsidRPr="003C4653" w:rsidDel="00DF030F">
          <w:rPr>
            <w:rFonts w:eastAsia="Times New Roman" w:cstheme="minorHAnsi"/>
            <w:color w:val="000000"/>
            <w:lang w:val="en-CA"/>
          </w:rPr>
          <w:t xml:space="preserve"> </w:t>
        </w:r>
        <w:r w:rsidR="00426957" w:rsidDel="00DF030F">
          <w:rPr>
            <w:rFonts w:eastAsia="Times New Roman" w:cstheme="minorHAnsi"/>
            <w:color w:val="000000"/>
            <w:lang w:val="en-CA"/>
          </w:rPr>
          <w:t>a given</w:t>
        </w:r>
        <w:r w:rsidRPr="003C4653" w:rsidDel="00DF030F">
          <w:rPr>
            <w:rFonts w:eastAsia="Times New Roman" w:cstheme="minorHAnsi"/>
            <w:color w:val="000000"/>
            <w:lang w:val="en-CA"/>
          </w:rPr>
          <w:t xml:space="preserve"> feeding strategy will benefit one species over the other.</w:t>
        </w:r>
        <w:r w:rsidR="004D4459" w:rsidDel="00DF030F">
          <w:rPr>
            <w:rFonts w:eastAsia="Times New Roman" w:cstheme="minorHAnsi"/>
            <w:color w:val="000000"/>
            <w:lang w:val="en-CA"/>
          </w:rPr>
          <w:t xml:space="preserve"> This study highlighted the Discovery Islands and Johnstone Strait region as a trophic gauntlet for juvenile pink and chum salmon, and highly active feeding grounds in Queen Charlotte Strait.</w:t>
        </w:r>
      </w:moveFrom>
    </w:p>
    <w:p w14:paraId="4076E5DF" w14:textId="2D63AFD7" w:rsidR="004D4459" w:rsidDel="00DF030F" w:rsidRDefault="004D4459">
      <w:pPr>
        <w:spacing w:line="480" w:lineRule="auto"/>
        <w:rPr>
          <w:moveFrom w:id="882" w:author="Brian" w:date="2020-05-10T14:15:00Z"/>
          <w:rFonts w:eastAsia="Times New Roman" w:cstheme="minorHAnsi"/>
          <w:color w:val="000000"/>
          <w:lang w:val="en-CA"/>
        </w:rPr>
      </w:pPr>
      <w:moveFrom w:id="883" w:author="Brian" w:date="2020-05-10T14:15:00Z">
        <w:r w:rsidDel="00DF030F">
          <w:rPr>
            <w:rFonts w:eastAsia="Times New Roman" w:cstheme="minorHAnsi"/>
            <w:color w:val="000000"/>
            <w:lang w:val="en-CA"/>
          </w:rPr>
          <w:t xml:space="preserve">The extended period of starvation during early marine migration will </w:t>
        </w:r>
        <w:r w:rsidR="00514271" w:rsidDel="00DF030F">
          <w:rPr>
            <w:rFonts w:eastAsia="Times New Roman" w:cstheme="minorHAnsi"/>
            <w:color w:val="000000"/>
            <w:lang w:val="en-CA"/>
          </w:rPr>
          <w:t>most likely</w:t>
        </w:r>
        <w:r w:rsidDel="00DF030F">
          <w:rPr>
            <w:rFonts w:eastAsia="Times New Roman" w:cstheme="minorHAnsi"/>
            <w:color w:val="000000"/>
            <w:lang w:val="en-CA"/>
          </w:rPr>
          <w:t xml:space="preserve"> affect the growth of juvenile salmon and potential survival to adult recruitment in the subsequent years. </w:t>
        </w:r>
        <w:r w:rsidR="00901C7C" w:rsidDel="00DF030F">
          <w:rPr>
            <w:rFonts w:eastAsia="Times New Roman" w:cstheme="minorHAnsi"/>
            <w:color w:val="000000"/>
            <w:lang w:val="en-CA"/>
          </w:rPr>
          <w:t>Further research should be conducted on whether th</w:t>
        </w:r>
        <w:r w:rsidR="00E23601" w:rsidDel="00DF030F">
          <w:rPr>
            <w:rFonts w:eastAsia="Times New Roman" w:cstheme="minorHAnsi"/>
            <w:color w:val="000000"/>
            <w:lang w:val="en-CA"/>
          </w:rPr>
          <w:t>e extremes of high and low</w:t>
        </w:r>
        <w:r w:rsidR="00901C7C" w:rsidDel="00DF030F">
          <w:rPr>
            <w:rFonts w:eastAsia="Times New Roman" w:cstheme="minorHAnsi"/>
            <w:color w:val="000000"/>
            <w:lang w:val="en-CA"/>
          </w:rPr>
          <w:t xml:space="preserve"> stomach fullness</w:t>
        </w:r>
        <w:r w:rsidR="00E23601" w:rsidDel="00DF030F">
          <w:rPr>
            <w:rFonts w:eastAsia="Times New Roman" w:cstheme="minorHAnsi"/>
            <w:color w:val="000000"/>
            <w:lang w:val="en-CA"/>
          </w:rPr>
          <w:t xml:space="preserve"> of outmigrating salmon</w:t>
        </w:r>
        <w:r w:rsidR="00901C7C" w:rsidDel="00DF030F">
          <w:rPr>
            <w:rFonts w:eastAsia="Times New Roman" w:cstheme="minorHAnsi"/>
            <w:color w:val="000000"/>
            <w:lang w:val="en-CA"/>
          </w:rPr>
          <w:t xml:space="preserve"> persists over time</w:t>
        </w:r>
        <w:r w:rsidR="00E23601" w:rsidDel="00DF030F">
          <w:rPr>
            <w:rFonts w:eastAsia="Times New Roman" w:cstheme="minorHAnsi"/>
            <w:color w:val="000000"/>
            <w:lang w:val="en-CA"/>
          </w:rPr>
          <w:t xml:space="preserve"> and how their foraging strategies change.</w:t>
        </w:r>
      </w:moveFrom>
    </w:p>
    <w:moveFromRangeEnd w:id="880"/>
    <w:p w14:paraId="2C5D6A77" w14:textId="77777777" w:rsidR="00B010C1" w:rsidRPr="003C4653" w:rsidRDefault="00B010C1" w:rsidP="00266C78">
      <w:pPr>
        <w:spacing w:line="480" w:lineRule="auto"/>
        <w:rPr>
          <w:rFonts w:eastAsia="Times New Roman" w:cstheme="minorHAnsi"/>
          <w:color w:val="000000"/>
          <w:lang w:val="en-CA"/>
        </w:rPr>
      </w:pPr>
    </w:p>
    <w:p w14:paraId="16CA1187" w14:textId="77777777" w:rsidR="00B010C1" w:rsidRPr="003C4653" w:rsidRDefault="00B010C1" w:rsidP="00266C78">
      <w:pPr>
        <w:spacing w:line="480" w:lineRule="auto"/>
        <w:rPr>
          <w:rFonts w:eastAsia="Times New Roman" w:cstheme="minorHAnsi"/>
          <w:b/>
          <w:bCs/>
          <w:color w:val="000000"/>
          <w:lang w:val="en-CA"/>
        </w:rPr>
      </w:pPr>
      <w:commentRangeStart w:id="884"/>
      <w:r w:rsidRPr="003C4653">
        <w:rPr>
          <w:rFonts w:eastAsia="Times New Roman" w:cstheme="minorHAnsi"/>
          <w:b/>
          <w:bCs/>
          <w:color w:val="000000"/>
          <w:lang w:val="en-CA"/>
        </w:rPr>
        <w:t>References</w:t>
      </w:r>
      <w:commentRangeEnd w:id="884"/>
      <w:r w:rsidR="006F6A4C">
        <w:rPr>
          <w:rStyle w:val="CommentReference"/>
        </w:rPr>
        <w:commentReference w:id="884"/>
      </w:r>
    </w:p>
    <w:p w14:paraId="5A27298A" w14:textId="05ED52A0" w:rsidR="00830B94" w:rsidRPr="00830B94" w:rsidRDefault="003D1980" w:rsidP="00830B94">
      <w:pPr>
        <w:widowControl w:val="0"/>
        <w:autoSpaceDE w:val="0"/>
        <w:autoSpaceDN w:val="0"/>
        <w:adjustRightInd w:val="0"/>
        <w:spacing w:line="480" w:lineRule="auto"/>
        <w:ind w:left="480" w:hanging="480"/>
        <w:rPr>
          <w:rFonts w:ascii="Calibri" w:hAnsi="Calibri" w:cs="Calibri"/>
          <w:noProof/>
        </w:rPr>
      </w:pPr>
      <w:r>
        <w:rPr>
          <w:rFonts w:eastAsia="Times New Roman" w:cstheme="minorHAnsi"/>
          <w:color w:val="000000"/>
          <w:lang w:val="en-CA"/>
        </w:rPr>
        <w:fldChar w:fldCharType="begin" w:fldLock="1"/>
      </w:r>
      <w:r>
        <w:rPr>
          <w:rFonts w:eastAsia="Times New Roman" w:cstheme="minorHAnsi"/>
          <w:color w:val="000000"/>
          <w:lang w:val="en-CA"/>
        </w:rPr>
        <w:instrText xml:space="preserve">ADDIN Mendeley Bibliography CSL_BIBLIOGRAPHY </w:instrText>
      </w:r>
      <w:r>
        <w:rPr>
          <w:rFonts w:eastAsia="Times New Roman" w:cstheme="minorHAnsi"/>
          <w:color w:val="000000"/>
          <w:lang w:val="en-CA"/>
        </w:rPr>
        <w:fldChar w:fldCharType="separate"/>
      </w:r>
      <w:r w:rsidR="00830B94" w:rsidRPr="00830B94">
        <w:rPr>
          <w:rFonts w:ascii="Calibri" w:hAnsi="Calibri" w:cs="Calibri"/>
          <w:noProof/>
        </w:rPr>
        <w:t xml:space="preserve">Batten, S. D., Ruggerone, G. T., &amp; Ortiz, I. (2018). Pink Salmon induce a trophic cascade in plankton populations in the southern Bering Sea and around the Aleutian Islands. </w:t>
      </w:r>
      <w:r w:rsidR="00830B94" w:rsidRPr="00830B94">
        <w:rPr>
          <w:rFonts w:ascii="Calibri" w:hAnsi="Calibri" w:cs="Calibri"/>
          <w:i/>
          <w:iCs/>
          <w:noProof/>
        </w:rPr>
        <w:t>Fisheries Oceanography</w:t>
      </w:r>
      <w:r w:rsidR="00830B94" w:rsidRPr="00830B94">
        <w:rPr>
          <w:rFonts w:ascii="Calibri" w:hAnsi="Calibri" w:cs="Calibri"/>
          <w:noProof/>
        </w:rPr>
        <w:t xml:space="preserve">, </w:t>
      </w:r>
      <w:r w:rsidR="00830B94" w:rsidRPr="00830B94">
        <w:rPr>
          <w:rFonts w:ascii="Calibri" w:hAnsi="Calibri" w:cs="Calibri"/>
          <w:i/>
          <w:iCs/>
          <w:noProof/>
        </w:rPr>
        <w:t>27</w:t>
      </w:r>
      <w:r w:rsidR="00830B94" w:rsidRPr="00830B94">
        <w:rPr>
          <w:rFonts w:ascii="Calibri" w:hAnsi="Calibri" w:cs="Calibri"/>
          <w:noProof/>
        </w:rPr>
        <w:t>(6), 548–559. https://doi.org/10.1111/fog.12276</w:t>
      </w:r>
    </w:p>
    <w:p w14:paraId="2B71889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Beamish, R. J. (2017). What the past tells us about the future of Pacific salmon research. </w:t>
      </w:r>
      <w:r w:rsidRPr="00830B94">
        <w:rPr>
          <w:rFonts w:ascii="Calibri" w:hAnsi="Calibri" w:cs="Calibri"/>
          <w:i/>
          <w:iCs/>
          <w:noProof/>
        </w:rPr>
        <w:t>Fish and Fisheries</w:t>
      </w:r>
      <w:r w:rsidRPr="00830B94">
        <w:rPr>
          <w:rFonts w:ascii="Calibri" w:hAnsi="Calibri" w:cs="Calibri"/>
          <w:noProof/>
        </w:rPr>
        <w:t xml:space="preserve">, </w:t>
      </w:r>
      <w:r w:rsidRPr="00830B94">
        <w:rPr>
          <w:rFonts w:ascii="Calibri" w:hAnsi="Calibri" w:cs="Calibri"/>
          <w:i/>
          <w:iCs/>
          <w:noProof/>
        </w:rPr>
        <w:t>18</w:t>
      </w:r>
      <w:r w:rsidRPr="00830B94">
        <w:rPr>
          <w:rFonts w:ascii="Calibri" w:hAnsi="Calibri" w:cs="Calibri"/>
          <w:noProof/>
        </w:rPr>
        <w:t>(6), 1161–1175. https://doi.org/10.1111/faf.12231</w:t>
      </w:r>
    </w:p>
    <w:p w14:paraId="3D930E6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Beamish, R. J., &amp; Mahnken, C. (2001). A critical size and period hypothesis to explain natural regulation of salmon abundance and the linkage to climate and climate change. </w:t>
      </w:r>
      <w:r w:rsidRPr="00830B94">
        <w:rPr>
          <w:rFonts w:ascii="Calibri" w:hAnsi="Calibri" w:cs="Calibri"/>
          <w:i/>
          <w:iCs/>
          <w:noProof/>
        </w:rPr>
        <w:t>Progress in Oceanography</w:t>
      </w:r>
      <w:r w:rsidRPr="00830B94">
        <w:rPr>
          <w:rFonts w:ascii="Calibri" w:hAnsi="Calibri" w:cs="Calibri"/>
          <w:noProof/>
        </w:rPr>
        <w:t xml:space="preserve">, </w:t>
      </w:r>
      <w:r w:rsidRPr="00830B94">
        <w:rPr>
          <w:rFonts w:ascii="Calibri" w:hAnsi="Calibri" w:cs="Calibri"/>
          <w:i/>
          <w:iCs/>
          <w:noProof/>
        </w:rPr>
        <w:t>49</w:t>
      </w:r>
      <w:r w:rsidRPr="00830B94">
        <w:rPr>
          <w:rFonts w:ascii="Calibri" w:hAnsi="Calibri" w:cs="Calibri"/>
          <w:noProof/>
        </w:rPr>
        <w:t>(1–4), 423–437. https://doi.org/10.1016/S0079-6611(01)00034-9</w:t>
      </w:r>
    </w:p>
    <w:p w14:paraId="4D9C930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Beamish, R. J., Pearsall, I. a, &amp; Healey, M. C. (2003). A history of the research on the early marine life of Pacific salmon off Canada’s Pacific coast. </w:t>
      </w:r>
      <w:r w:rsidRPr="00830B94">
        <w:rPr>
          <w:rFonts w:ascii="Calibri" w:hAnsi="Calibri" w:cs="Calibri"/>
          <w:i/>
          <w:iCs/>
          <w:noProof/>
        </w:rPr>
        <w:t>NPAFC Bulletin</w:t>
      </w:r>
      <w:r w:rsidRPr="00830B94">
        <w:rPr>
          <w:rFonts w:ascii="Calibri" w:hAnsi="Calibri" w:cs="Calibri"/>
          <w:noProof/>
        </w:rPr>
        <w:t xml:space="preserve">, </w:t>
      </w:r>
      <w:r w:rsidRPr="00830B94">
        <w:rPr>
          <w:rFonts w:ascii="Calibri" w:hAnsi="Calibri" w:cs="Calibri"/>
          <w:i/>
          <w:iCs/>
          <w:noProof/>
        </w:rPr>
        <w:t>3</w:t>
      </w:r>
      <w:r w:rsidRPr="00830B94">
        <w:rPr>
          <w:rFonts w:ascii="Calibri" w:hAnsi="Calibri" w:cs="Calibri"/>
          <w:noProof/>
        </w:rPr>
        <w:t>(3), 1–40.</w:t>
      </w:r>
    </w:p>
    <w:p w14:paraId="0AC17F4A"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Beamish, R. J., Sweeting, R. M., Neville, C. M., &amp; Lange, K. L. (2010). Competitive Interactions Between Pink Salmon and Other Juvenile Pacific Salmon in the Strait of Georgia. </w:t>
      </w:r>
      <w:r w:rsidRPr="00830B94">
        <w:rPr>
          <w:rFonts w:ascii="Calibri" w:hAnsi="Calibri" w:cs="Calibri"/>
          <w:i/>
          <w:iCs/>
          <w:noProof/>
        </w:rPr>
        <w:t>NPAFC Doc. 1284</w:t>
      </w:r>
      <w:r w:rsidRPr="00830B94">
        <w:rPr>
          <w:rFonts w:ascii="Calibri" w:hAnsi="Calibri" w:cs="Calibri"/>
          <w:noProof/>
        </w:rPr>
        <w:t xml:space="preserve">, </w:t>
      </w:r>
      <w:r w:rsidRPr="00830B94">
        <w:rPr>
          <w:rFonts w:ascii="Calibri" w:hAnsi="Calibri" w:cs="Calibri"/>
          <w:i/>
          <w:iCs/>
          <w:noProof/>
        </w:rPr>
        <w:t>January</w:t>
      </w:r>
      <w:r w:rsidRPr="00830B94">
        <w:rPr>
          <w:rFonts w:ascii="Calibri" w:hAnsi="Calibri" w:cs="Calibri"/>
          <w:noProof/>
        </w:rPr>
        <w:t>.</w:t>
      </w:r>
    </w:p>
    <w:p w14:paraId="3C3CE425"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Brodeur, R. D. (1990). </w:t>
      </w:r>
      <w:r w:rsidRPr="00830B94">
        <w:rPr>
          <w:rFonts w:ascii="Calibri" w:hAnsi="Calibri" w:cs="Calibri"/>
          <w:i/>
          <w:iCs/>
          <w:noProof/>
        </w:rPr>
        <w:t>A synthesis of the food habits and feeding ecoloy of salmonids in marine waters of the North Pacific</w:t>
      </w:r>
      <w:r w:rsidRPr="00830B94">
        <w:rPr>
          <w:rFonts w:ascii="Calibri" w:hAnsi="Calibri" w:cs="Calibri"/>
          <w:noProof/>
        </w:rPr>
        <w:t xml:space="preserve">. </w:t>
      </w:r>
      <w:r w:rsidRPr="00830B94">
        <w:rPr>
          <w:rFonts w:ascii="Calibri" w:hAnsi="Calibri" w:cs="Calibri"/>
          <w:i/>
          <w:iCs/>
          <w:noProof/>
        </w:rPr>
        <w:t>(INPFC Doc.) FRI</w:t>
      </w:r>
      <w:r w:rsidRPr="00830B94">
        <w:rPr>
          <w:rFonts w:ascii="Calibri" w:hAnsi="Calibri" w:cs="Calibri"/>
          <w:noProof/>
        </w:rPr>
        <w:t>-</w:t>
      </w:r>
      <w:r w:rsidRPr="00830B94">
        <w:rPr>
          <w:rFonts w:ascii="Calibri" w:hAnsi="Calibri" w:cs="Calibri"/>
          <w:i/>
          <w:iCs/>
          <w:noProof/>
        </w:rPr>
        <w:t>UW</w:t>
      </w:r>
      <w:r w:rsidRPr="00830B94">
        <w:rPr>
          <w:rFonts w:ascii="Calibri" w:hAnsi="Calibri" w:cs="Calibri"/>
          <w:noProof/>
        </w:rPr>
        <w:t>-</w:t>
      </w:r>
      <w:r w:rsidRPr="00830B94">
        <w:rPr>
          <w:rFonts w:ascii="Calibri" w:hAnsi="Calibri" w:cs="Calibri"/>
          <w:i/>
          <w:iCs/>
          <w:noProof/>
        </w:rPr>
        <w:t>9016</w:t>
      </w:r>
      <w:r w:rsidRPr="00830B94">
        <w:rPr>
          <w:rFonts w:ascii="Calibri" w:hAnsi="Calibri" w:cs="Calibri"/>
          <w:noProof/>
        </w:rPr>
        <w:t>, 38 p. https://doi.org/FRI-UW-9016</w:t>
      </w:r>
    </w:p>
    <w:p w14:paraId="07092401"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Brodeur, R. D. a, Daly, E. A., Sturdevant, M. V., Miller, T. W., Moss, J. H., Thiess, M. E., Trudel, M., Weitkamp, L. A., Armstrong, J., &amp; Norton, E. C. (2007). Regional comparisons of juvenile salmon feeding in coastal marine waters off the West Coast of North America. </w:t>
      </w:r>
      <w:r w:rsidRPr="00830B94">
        <w:rPr>
          <w:rFonts w:ascii="Calibri" w:hAnsi="Calibri" w:cs="Calibri"/>
          <w:i/>
          <w:iCs/>
          <w:noProof/>
        </w:rPr>
        <w:t>American Fisheries Society Symposium</w:t>
      </w:r>
      <w:r w:rsidRPr="00830B94">
        <w:rPr>
          <w:rFonts w:ascii="Calibri" w:hAnsi="Calibri" w:cs="Calibri"/>
          <w:noProof/>
        </w:rPr>
        <w:t xml:space="preserve">, </w:t>
      </w:r>
      <w:r w:rsidRPr="00830B94">
        <w:rPr>
          <w:rFonts w:ascii="Calibri" w:hAnsi="Calibri" w:cs="Calibri"/>
          <w:i/>
          <w:iCs/>
          <w:noProof/>
        </w:rPr>
        <w:t>57</w:t>
      </w:r>
      <w:r w:rsidRPr="00830B94">
        <w:rPr>
          <w:rFonts w:ascii="Calibri" w:hAnsi="Calibri" w:cs="Calibri"/>
          <w:noProof/>
        </w:rPr>
        <w:t>(February 2015), 183.</w:t>
      </w:r>
    </w:p>
    <w:p w14:paraId="04B6F590"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Chase, J. M., &amp; Leibold, M. A. (2003). Introduction: History, context, and purpose. In </w:t>
      </w:r>
      <w:r w:rsidRPr="00830B94">
        <w:rPr>
          <w:rFonts w:ascii="Calibri" w:hAnsi="Calibri" w:cs="Calibri"/>
          <w:i/>
          <w:iCs/>
          <w:noProof/>
        </w:rPr>
        <w:t>Ecological Niches: Linking Classical and Contemporary Approaches</w:t>
      </w:r>
      <w:r w:rsidRPr="00830B94">
        <w:rPr>
          <w:rFonts w:ascii="Calibri" w:hAnsi="Calibri" w:cs="Calibri"/>
          <w:noProof/>
        </w:rPr>
        <w:t xml:space="preserve"> (pp. 1–18).</w:t>
      </w:r>
    </w:p>
    <w:p w14:paraId="79F73574"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Chebanova, V. V., Frenkel, S. E., &amp; Zelenikhina, G. S. (2018). Relation of feeding in juvenile chum salmon (Oncorhynchus keta) and pink salmon (o. gorbuscha) to abundance of zooplankton in coastal waters of the prostor bay (iturup island). </w:t>
      </w:r>
      <w:r w:rsidRPr="00830B94">
        <w:rPr>
          <w:rFonts w:ascii="Calibri" w:hAnsi="Calibri" w:cs="Calibri"/>
          <w:i/>
          <w:iCs/>
          <w:noProof/>
        </w:rPr>
        <w:t>Journal of Ichthyology</w:t>
      </w:r>
      <w:r w:rsidRPr="00830B94">
        <w:rPr>
          <w:rFonts w:ascii="Calibri" w:hAnsi="Calibri" w:cs="Calibri"/>
          <w:noProof/>
        </w:rPr>
        <w:t xml:space="preserve">, </w:t>
      </w:r>
      <w:r w:rsidRPr="00830B94">
        <w:rPr>
          <w:rFonts w:ascii="Calibri" w:hAnsi="Calibri" w:cs="Calibri"/>
          <w:i/>
          <w:iCs/>
          <w:noProof/>
        </w:rPr>
        <w:t>58</w:t>
      </w:r>
      <w:r w:rsidRPr="00830B94">
        <w:rPr>
          <w:rFonts w:ascii="Calibri" w:hAnsi="Calibri" w:cs="Calibri"/>
          <w:noProof/>
        </w:rPr>
        <w:t>(5), 741–750. https://doi.org/10.1134/s0032945218050041</w:t>
      </w:r>
    </w:p>
    <w:p w14:paraId="1BCAA06C"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Chipps, S. R., &amp; Garvey, J. E. (2006). Assessment of Food Habits and Feeding Patterns. </w:t>
      </w:r>
      <w:r w:rsidRPr="00830B94">
        <w:rPr>
          <w:rFonts w:ascii="Calibri" w:hAnsi="Calibri" w:cs="Calibri"/>
          <w:i/>
          <w:iCs/>
          <w:noProof/>
        </w:rPr>
        <w:t>American Fischery Society</w:t>
      </w:r>
      <w:r w:rsidRPr="00830B94">
        <w:rPr>
          <w:rFonts w:ascii="Calibri" w:hAnsi="Calibri" w:cs="Calibri"/>
          <w:noProof/>
        </w:rPr>
        <w:t xml:space="preserve">, </w:t>
      </w:r>
      <w:r w:rsidRPr="00830B94">
        <w:rPr>
          <w:rFonts w:ascii="Calibri" w:hAnsi="Calibri" w:cs="Calibri"/>
          <w:i/>
          <w:iCs/>
          <w:noProof/>
        </w:rPr>
        <w:t>May</w:t>
      </w:r>
      <w:r w:rsidRPr="00830B94">
        <w:rPr>
          <w:rFonts w:ascii="Calibri" w:hAnsi="Calibri" w:cs="Calibri"/>
          <w:noProof/>
        </w:rPr>
        <w:t>, 42.</w:t>
      </w:r>
    </w:p>
    <w:p w14:paraId="47791DA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Daly, E. A., Moss, J. H., Fergusson, E., &amp; Debenham, C. (2019). Feeding ecology of salmon in eastern and central Gulf of Alaska. </w:t>
      </w:r>
      <w:r w:rsidRPr="00830B94">
        <w:rPr>
          <w:rFonts w:ascii="Calibri" w:hAnsi="Calibri" w:cs="Calibri"/>
          <w:i/>
          <w:iCs/>
          <w:noProof/>
        </w:rPr>
        <w:t>Deep-Sea Research Part II: Topical Studies in Oceanography</w:t>
      </w:r>
      <w:r w:rsidRPr="00830B94">
        <w:rPr>
          <w:rFonts w:ascii="Calibri" w:hAnsi="Calibri" w:cs="Calibri"/>
          <w:noProof/>
        </w:rPr>
        <w:t xml:space="preserve">, </w:t>
      </w:r>
      <w:r w:rsidRPr="00830B94">
        <w:rPr>
          <w:rFonts w:ascii="Calibri" w:hAnsi="Calibri" w:cs="Calibri"/>
          <w:i/>
          <w:iCs/>
          <w:noProof/>
        </w:rPr>
        <w:t>165</w:t>
      </w:r>
      <w:r w:rsidRPr="00830B94">
        <w:rPr>
          <w:rFonts w:ascii="Calibri" w:hAnsi="Calibri" w:cs="Calibri"/>
          <w:noProof/>
        </w:rPr>
        <w:t>(June), 329–339. https://doi.org/10.1016/j.dsr2.2019.06.006</w:t>
      </w:r>
    </w:p>
    <w:p w14:paraId="0C74A33C"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DFO. (2020). </w:t>
      </w:r>
      <w:r w:rsidRPr="00830B94">
        <w:rPr>
          <w:rFonts w:ascii="Calibri" w:hAnsi="Calibri" w:cs="Calibri"/>
          <w:i/>
          <w:iCs/>
          <w:noProof/>
        </w:rPr>
        <w:t>Salmon Southern BC Integrated Fisheries Management Plan</w:t>
      </w:r>
      <w:r w:rsidRPr="00830B94">
        <w:rPr>
          <w:rFonts w:ascii="Calibri" w:hAnsi="Calibri" w:cs="Calibri"/>
          <w:noProof/>
        </w:rPr>
        <w:t>. http://www2.mar.dfo-mpo.gc.ca/fisheries/res/imp/2000grndfish.htm</w:t>
      </w:r>
    </w:p>
    <w:p w14:paraId="71A6F469"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Garner, K., &amp; Parfitt, B. (2006). First Nations, Salmon Fisheries and the Rising Importance of Conservation. In </w:t>
      </w:r>
      <w:r w:rsidRPr="00830B94">
        <w:rPr>
          <w:rFonts w:ascii="Calibri" w:hAnsi="Calibri" w:cs="Calibri"/>
          <w:i/>
          <w:iCs/>
          <w:noProof/>
        </w:rPr>
        <w:t>Report to the Pacific Fisheries Resource Conservation Council</w:t>
      </w:r>
      <w:r w:rsidRPr="00830B94">
        <w:rPr>
          <w:rFonts w:ascii="Calibri" w:hAnsi="Calibri" w:cs="Calibri"/>
          <w:noProof/>
        </w:rPr>
        <w:t>.</w:t>
      </w:r>
    </w:p>
    <w:p w14:paraId="2CFB4227"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Gill, A. B. (2003). The dynamics of prey choice in fish: The importance of prey size and satiation. </w:t>
      </w:r>
      <w:r w:rsidRPr="00830B94">
        <w:rPr>
          <w:rFonts w:ascii="Calibri" w:hAnsi="Calibri" w:cs="Calibri"/>
          <w:i/>
          <w:iCs/>
          <w:noProof/>
        </w:rPr>
        <w:t>Journal of Fish Biology</w:t>
      </w:r>
      <w:r w:rsidRPr="00830B94">
        <w:rPr>
          <w:rFonts w:ascii="Calibri" w:hAnsi="Calibri" w:cs="Calibri"/>
          <w:noProof/>
        </w:rPr>
        <w:t xml:space="preserve">, </w:t>
      </w:r>
      <w:r w:rsidRPr="00830B94">
        <w:rPr>
          <w:rFonts w:ascii="Calibri" w:hAnsi="Calibri" w:cs="Calibri"/>
          <w:i/>
          <w:iCs/>
          <w:noProof/>
        </w:rPr>
        <w:t>63</w:t>
      </w:r>
      <w:r w:rsidRPr="00830B94">
        <w:rPr>
          <w:rFonts w:ascii="Calibri" w:hAnsi="Calibri" w:cs="Calibri"/>
          <w:noProof/>
        </w:rPr>
        <w:t>(SUPPL. A), 105–116. https://doi.org/10.1111/j.1095-8649.2003.00214.x</w:t>
      </w:r>
    </w:p>
    <w:p w14:paraId="3E259C1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Godin, J. G. J. (1981). Daily patterns of feeding behavior, daily rations, and diets of juvenile pink salmon (oncorhynchus gorbuscha) in two marine bays of british columbia. </w:t>
      </w:r>
      <w:r w:rsidRPr="00830B94">
        <w:rPr>
          <w:rFonts w:ascii="Calibri" w:hAnsi="Calibri" w:cs="Calibri"/>
          <w:i/>
          <w:iCs/>
          <w:noProof/>
        </w:rPr>
        <w:t>Canadian Journal of Fisheries and Aquatic Sciences</w:t>
      </w:r>
      <w:r w:rsidRPr="00830B94">
        <w:rPr>
          <w:rFonts w:ascii="Calibri" w:hAnsi="Calibri" w:cs="Calibri"/>
          <w:noProof/>
        </w:rPr>
        <w:t xml:space="preserve">, </w:t>
      </w:r>
      <w:r w:rsidRPr="00830B94">
        <w:rPr>
          <w:rFonts w:ascii="Calibri" w:hAnsi="Calibri" w:cs="Calibri"/>
          <w:i/>
          <w:iCs/>
          <w:noProof/>
        </w:rPr>
        <w:t>38</w:t>
      </w:r>
      <w:r w:rsidRPr="00830B94">
        <w:rPr>
          <w:rFonts w:ascii="Calibri" w:hAnsi="Calibri" w:cs="Calibri"/>
          <w:noProof/>
        </w:rPr>
        <w:t>(1), 10–15. https://doi.org/10.1139/f81-002</w:t>
      </w:r>
    </w:p>
    <w:p w14:paraId="43E335D1"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Groot, C., &amp; Margolis, L. (1991). </w:t>
      </w:r>
      <w:r w:rsidRPr="00830B94">
        <w:rPr>
          <w:rFonts w:ascii="Calibri" w:hAnsi="Calibri" w:cs="Calibri"/>
          <w:i/>
          <w:iCs/>
          <w:noProof/>
        </w:rPr>
        <w:t>Pacific salmon life histories</w:t>
      </w:r>
      <w:r w:rsidRPr="00830B94">
        <w:rPr>
          <w:rFonts w:ascii="Calibri" w:hAnsi="Calibri" w:cs="Calibri"/>
          <w:noProof/>
        </w:rPr>
        <w:t>. University of British Columbia Press.</w:t>
      </w:r>
    </w:p>
    <w:p w14:paraId="7E94639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Hardin, G. (1960). The Competitive Exclusion Principle. </w:t>
      </w:r>
      <w:r w:rsidRPr="00830B94">
        <w:rPr>
          <w:rFonts w:ascii="Calibri" w:hAnsi="Calibri" w:cs="Calibri"/>
          <w:i/>
          <w:iCs/>
          <w:noProof/>
        </w:rPr>
        <w:t>Science</w:t>
      </w:r>
      <w:r w:rsidRPr="00830B94">
        <w:rPr>
          <w:rFonts w:ascii="Calibri" w:hAnsi="Calibri" w:cs="Calibri"/>
          <w:noProof/>
        </w:rPr>
        <w:t xml:space="preserve">, </w:t>
      </w:r>
      <w:r w:rsidRPr="00830B94">
        <w:rPr>
          <w:rFonts w:ascii="Calibri" w:hAnsi="Calibri" w:cs="Calibri"/>
          <w:i/>
          <w:iCs/>
          <w:noProof/>
        </w:rPr>
        <w:t>131</w:t>
      </w:r>
      <w:r w:rsidRPr="00830B94">
        <w:rPr>
          <w:rFonts w:ascii="Calibri" w:hAnsi="Calibri" w:cs="Calibri"/>
          <w:noProof/>
        </w:rPr>
        <w:t>, 1292–1297.</w:t>
      </w:r>
    </w:p>
    <w:p w14:paraId="1DBEBCA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Healey, M. C. (2009). Resilient salmon, resilient fisheries for British Columbia, Canada. </w:t>
      </w:r>
      <w:r w:rsidRPr="00830B94">
        <w:rPr>
          <w:rFonts w:ascii="Calibri" w:hAnsi="Calibri" w:cs="Calibri"/>
          <w:i/>
          <w:iCs/>
          <w:noProof/>
        </w:rPr>
        <w:t>Ecology and Society</w:t>
      </w:r>
      <w:r w:rsidRPr="00830B94">
        <w:rPr>
          <w:rFonts w:ascii="Calibri" w:hAnsi="Calibri" w:cs="Calibri"/>
          <w:noProof/>
        </w:rPr>
        <w:t xml:space="preserve">, </w:t>
      </w:r>
      <w:r w:rsidRPr="00830B94">
        <w:rPr>
          <w:rFonts w:ascii="Calibri" w:hAnsi="Calibri" w:cs="Calibri"/>
          <w:i/>
          <w:iCs/>
          <w:noProof/>
        </w:rPr>
        <w:t>14</w:t>
      </w:r>
      <w:r w:rsidRPr="00830B94">
        <w:rPr>
          <w:rFonts w:ascii="Calibri" w:hAnsi="Calibri" w:cs="Calibri"/>
          <w:noProof/>
        </w:rPr>
        <w:t>(1). https://doi.org/10.5751/ES-02619-140102</w:t>
      </w:r>
    </w:p>
    <w:p w14:paraId="3958301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Hunt, B. P. V., Johnson, B. T., Godwin, S. C., Krkošek, M., Pakhomov, E. A., &amp; Rogers, L. A. (2018). The Hakai Institute Juvenile Salmon Program : Early Life History Drivers of Marine Survival in Sockeye , Pink and Chum Salmon in British Columbia. </w:t>
      </w:r>
      <w:r w:rsidRPr="00830B94">
        <w:rPr>
          <w:rFonts w:ascii="Calibri" w:hAnsi="Calibri" w:cs="Calibri"/>
          <w:i/>
          <w:iCs/>
          <w:noProof/>
        </w:rPr>
        <w:t>North Pacific Anadromous Fish Commission</w:t>
      </w:r>
      <w:r w:rsidRPr="00830B94">
        <w:rPr>
          <w:rFonts w:ascii="Calibri" w:hAnsi="Calibri" w:cs="Calibri"/>
          <w:noProof/>
        </w:rPr>
        <w:t>, 14.</w:t>
      </w:r>
    </w:p>
    <w:p w14:paraId="073A42B2"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James, S. E. (2019). </w:t>
      </w:r>
      <w:r w:rsidRPr="00830B94">
        <w:rPr>
          <w:rFonts w:ascii="Calibri" w:hAnsi="Calibri" w:cs="Calibri"/>
          <w:i/>
          <w:iCs/>
          <w:noProof/>
        </w:rPr>
        <w:t>Foraging Ecology of Juvenile Fraser River Sockeye Salmon Across Mixed and Stratified Regions of the Early Marine Migration</w:t>
      </w:r>
      <w:r w:rsidRPr="00830B94">
        <w:rPr>
          <w:rFonts w:ascii="Calibri" w:hAnsi="Calibri" w:cs="Calibri"/>
          <w:noProof/>
        </w:rPr>
        <w:t>. https://doi.org/10.1017/CBO9781107415324.004</w:t>
      </w:r>
    </w:p>
    <w:p w14:paraId="611D53B2"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James, S. E., Pakhomov, E. A., Mahara, N., &amp; Hunt, B. P. V. (2020). Running the trophic gauntlet: Empirical support for reduced foraging success in juvenile salmon in tidally mixed coastal waters. </w:t>
      </w:r>
      <w:r w:rsidRPr="00830B94">
        <w:rPr>
          <w:rFonts w:ascii="Calibri" w:hAnsi="Calibri" w:cs="Calibri"/>
          <w:i/>
          <w:iCs/>
          <w:noProof/>
        </w:rPr>
        <w:t>Fisheries Oceanography</w:t>
      </w:r>
      <w:r w:rsidRPr="00830B94">
        <w:rPr>
          <w:rFonts w:ascii="Calibri" w:hAnsi="Calibri" w:cs="Calibri"/>
          <w:noProof/>
        </w:rPr>
        <w:t xml:space="preserve">, </w:t>
      </w:r>
      <w:r w:rsidRPr="00830B94">
        <w:rPr>
          <w:rFonts w:ascii="Calibri" w:hAnsi="Calibri" w:cs="Calibri"/>
          <w:i/>
          <w:iCs/>
          <w:noProof/>
        </w:rPr>
        <w:t>29</w:t>
      </w:r>
      <w:r w:rsidRPr="00830B94">
        <w:rPr>
          <w:rFonts w:ascii="Calibri" w:hAnsi="Calibri" w:cs="Calibri"/>
          <w:noProof/>
        </w:rPr>
        <w:t>(3), 0–2. https://doi.org/10.1111/fog.12471</w:t>
      </w:r>
    </w:p>
    <w:p w14:paraId="3D20B3D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Jenkins, E. (2011). </w:t>
      </w:r>
      <w:r w:rsidRPr="00830B94">
        <w:rPr>
          <w:rFonts w:ascii="Calibri" w:hAnsi="Calibri" w:cs="Calibri"/>
          <w:i/>
          <w:iCs/>
          <w:noProof/>
        </w:rPr>
        <w:t>Trophic niche and foodweb dynamics within and among juvenile salmon species in years of contrasting ocean conditions</w:t>
      </w:r>
      <w:r w:rsidRPr="00830B94">
        <w:rPr>
          <w:rFonts w:ascii="Calibri" w:hAnsi="Calibri" w:cs="Calibri"/>
          <w:noProof/>
        </w:rPr>
        <w:t>.</w:t>
      </w:r>
    </w:p>
    <w:p w14:paraId="2AA1548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Johnson, S. P., &amp; Schindler, D. E. (2009). Trophic ecology of Pacific salmon (Oncorhynchus spp.) in the ocean: A synthesis of stable isotope research. </w:t>
      </w:r>
      <w:r w:rsidRPr="00830B94">
        <w:rPr>
          <w:rFonts w:ascii="Calibri" w:hAnsi="Calibri" w:cs="Calibri"/>
          <w:i/>
          <w:iCs/>
          <w:noProof/>
        </w:rPr>
        <w:t>Ecological Research</w:t>
      </w:r>
      <w:r w:rsidRPr="00830B94">
        <w:rPr>
          <w:rFonts w:ascii="Calibri" w:hAnsi="Calibri" w:cs="Calibri"/>
          <w:noProof/>
        </w:rPr>
        <w:t xml:space="preserve">, </w:t>
      </w:r>
      <w:r w:rsidRPr="00830B94">
        <w:rPr>
          <w:rFonts w:ascii="Calibri" w:hAnsi="Calibri" w:cs="Calibri"/>
          <w:i/>
          <w:iCs/>
          <w:noProof/>
        </w:rPr>
        <w:t>24</w:t>
      </w:r>
      <w:r w:rsidRPr="00830B94">
        <w:rPr>
          <w:rFonts w:ascii="Calibri" w:hAnsi="Calibri" w:cs="Calibri"/>
          <w:noProof/>
        </w:rPr>
        <w:t>(4), 855–863. https://doi.org/10.1007/s11284-008-0559-0</w:t>
      </w:r>
    </w:p>
    <w:p w14:paraId="0A352CDE"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Khangaonkar, T., Long, W., &amp; Xu, W. (2017). Assessment of circulation and inter-basin transport in the Salish Sea including Johnstone Strait and Discovery Islands pathways. </w:t>
      </w:r>
      <w:r w:rsidRPr="00830B94">
        <w:rPr>
          <w:rFonts w:ascii="Calibri" w:hAnsi="Calibri" w:cs="Calibri"/>
          <w:i/>
          <w:iCs/>
          <w:noProof/>
        </w:rPr>
        <w:t>Ocean Modelling</w:t>
      </w:r>
      <w:r w:rsidRPr="00830B94">
        <w:rPr>
          <w:rFonts w:ascii="Calibri" w:hAnsi="Calibri" w:cs="Calibri"/>
          <w:noProof/>
        </w:rPr>
        <w:t xml:space="preserve">, </w:t>
      </w:r>
      <w:r w:rsidRPr="00830B94">
        <w:rPr>
          <w:rFonts w:ascii="Calibri" w:hAnsi="Calibri" w:cs="Calibri"/>
          <w:i/>
          <w:iCs/>
          <w:noProof/>
        </w:rPr>
        <w:t>109</w:t>
      </w:r>
      <w:r w:rsidRPr="00830B94">
        <w:rPr>
          <w:rFonts w:ascii="Calibri" w:hAnsi="Calibri" w:cs="Calibri"/>
          <w:noProof/>
        </w:rPr>
        <w:t>, 11–32. https://doi.org/10.1016/j.ocemod.2016.11.004</w:t>
      </w:r>
    </w:p>
    <w:p w14:paraId="3507085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Krebs, C. J. (2013). Niche measures and resource preferences. In </w:t>
      </w:r>
      <w:r w:rsidRPr="00830B94">
        <w:rPr>
          <w:rFonts w:ascii="Calibri" w:hAnsi="Calibri" w:cs="Calibri"/>
          <w:i/>
          <w:iCs/>
          <w:noProof/>
        </w:rPr>
        <w:t>Ecological Methodology</w:t>
      </w:r>
      <w:r w:rsidRPr="00830B94">
        <w:rPr>
          <w:rFonts w:ascii="Calibri" w:hAnsi="Calibri" w:cs="Calibri"/>
          <w:noProof/>
        </w:rPr>
        <w:t xml:space="preserve"> (pp. 597–651).</w:t>
      </w:r>
    </w:p>
    <w:p w14:paraId="69D85E60"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Levings, C. D. (2016). </w:t>
      </w:r>
      <w:r w:rsidRPr="00830B94">
        <w:rPr>
          <w:rFonts w:ascii="Calibri" w:hAnsi="Calibri" w:cs="Calibri"/>
          <w:i/>
          <w:iCs/>
          <w:noProof/>
        </w:rPr>
        <w:t>Ecology of salmonids in estuaries around the world: adaptations, habitats, and conservation</w:t>
      </w:r>
      <w:r w:rsidRPr="00830B94">
        <w:rPr>
          <w:rFonts w:ascii="Calibri" w:hAnsi="Calibri" w:cs="Calibri"/>
          <w:noProof/>
        </w:rPr>
        <w:t>. University of British Columbia Press.</w:t>
      </w:r>
    </w:p>
    <w:p w14:paraId="2CA9887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Mackas, D. L., Thomson, R. E., &amp; Galbraith, M. (2001). Changes in the zooplankton community of the British Columbia continental margin, 1985-1999, and their covariation with oceanographic conditions. </w:t>
      </w:r>
      <w:r w:rsidRPr="00830B94">
        <w:rPr>
          <w:rFonts w:ascii="Calibri" w:hAnsi="Calibri" w:cs="Calibri"/>
          <w:i/>
          <w:iCs/>
          <w:noProof/>
        </w:rPr>
        <w:t>Canadian Journal of Fisheries and Aquatic Sciences</w:t>
      </w:r>
      <w:r w:rsidRPr="00830B94">
        <w:rPr>
          <w:rFonts w:ascii="Calibri" w:hAnsi="Calibri" w:cs="Calibri"/>
          <w:noProof/>
        </w:rPr>
        <w:t xml:space="preserve">, </w:t>
      </w:r>
      <w:r w:rsidRPr="00830B94">
        <w:rPr>
          <w:rFonts w:ascii="Calibri" w:hAnsi="Calibri" w:cs="Calibri"/>
          <w:i/>
          <w:iCs/>
          <w:noProof/>
        </w:rPr>
        <w:t>58</w:t>
      </w:r>
      <w:r w:rsidRPr="00830B94">
        <w:rPr>
          <w:rFonts w:ascii="Calibri" w:hAnsi="Calibri" w:cs="Calibri"/>
          <w:noProof/>
        </w:rPr>
        <w:t>(4), 685–702. https://search.proquest.com/docview/219273927?pq-origsite=summon&amp;accountid=14656</w:t>
      </w:r>
    </w:p>
    <w:p w14:paraId="7EE596F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Mahara, N. (2018). </w:t>
      </w:r>
      <w:r w:rsidRPr="00830B94">
        <w:rPr>
          <w:rFonts w:ascii="Calibri" w:hAnsi="Calibri" w:cs="Calibri"/>
          <w:i/>
          <w:iCs/>
          <w:noProof/>
        </w:rPr>
        <w:t>Zooplankton Community Composition Across a Range of Productivity Regimes in Coastal British Columbia</w:t>
      </w:r>
      <w:r w:rsidRPr="00830B94">
        <w:rPr>
          <w:rFonts w:ascii="Calibri" w:hAnsi="Calibri" w:cs="Calibri"/>
          <w:noProof/>
        </w:rPr>
        <w:t>.</w:t>
      </w:r>
    </w:p>
    <w:p w14:paraId="48DDA274"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Malick, M. J., &amp; Cox, S. P. (2016). Regional-scale declines in productivity of pink and chum salmon stocks in western North America. </w:t>
      </w:r>
      <w:r w:rsidRPr="00830B94">
        <w:rPr>
          <w:rFonts w:ascii="Calibri" w:hAnsi="Calibri" w:cs="Calibri"/>
          <w:i/>
          <w:iCs/>
          <w:noProof/>
        </w:rPr>
        <w:t>PLoS ONE</w:t>
      </w:r>
      <w:r w:rsidRPr="00830B94">
        <w:rPr>
          <w:rFonts w:ascii="Calibri" w:hAnsi="Calibri" w:cs="Calibri"/>
          <w:noProof/>
        </w:rPr>
        <w:t xml:space="preserve">, </w:t>
      </w:r>
      <w:r w:rsidRPr="00830B94">
        <w:rPr>
          <w:rFonts w:ascii="Calibri" w:hAnsi="Calibri" w:cs="Calibri"/>
          <w:i/>
          <w:iCs/>
          <w:noProof/>
        </w:rPr>
        <w:t>11</w:t>
      </w:r>
      <w:r w:rsidRPr="00830B94">
        <w:rPr>
          <w:rFonts w:ascii="Calibri" w:hAnsi="Calibri" w:cs="Calibri"/>
          <w:noProof/>
        </w:rPr>
        <w:t>(1), 1–23. https://doi.org/10.1371/journal.pone.0146009</w:t>
      </w:r>
    </w:p>
    <w:p w14:paraId="79AE0771"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Marushka, L., Kenny, T. A., Batal, M., Cheung, W. W. L., Fediuk, K., Golden, C. D., Salomon, A. K., Sadik, T., Weatherdon, L. V., &amp; Chan, H. M. (2019). Potential impacts of climate-related decline of seafood harvest on nutritional status of coastal First Nations in British Columbia, Canada. </w:t>
      </w:r>
      <w:r w:rsidRPr="00830B94">
        <w:rPr>
          <w:rFonts w:ascii="Calibri" w:hAnsi="Calibri" w:cs="Calibri"/>
          <w:i/>
          <w:iCs/>
          <w:noProof/>
        </w:rPr>
        <w:t>PLoS ONE</w:t>
      </w:r>
      <w:r w:rsidRPr="00830B94">
        <w:rPr>
          <w:rFonts w:ascii="Calibri" w:hAnsi="Calibri" w:cs="Calibri"/>
          <w:noProof/>
        </w:rPr>
        <w:t xml:space="preserve">, </w:t>
      </w:r>
      <w:r w:rsidRPr="00830B94">
        <w:rPr>
          <w:rFonts w:ascii="Calibri" w:hAnsi="Calibri" w:cs="Calibri"/>
          <w:i/>
          <w:iCs/>
          <w:noProof/>
        </w:rPr>
        <w:t>14</w:t>
      </w:r>
      <w:r w:rsidRPr="00830B94">
        <w:rPr>
          <w:rFonts w:ascii="Calibri" w:hAnsi="Calibri" w:cs="Calibri"/>
          <w:noProof/>
        </w:rPr>
        <w:t>(2), 1–24. https://doi.org/10.1371/journal.pone.0211473</w:t>
      </w:r>
    </w:p>
    <w:p w14:paraId="246068F2"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Mckinnell, S., Curchitser, E., Groot, K., Kaeriyama, M., &amp; Trudel, M. (2014). Oceanic and atmospheric extremes motivate a new hypothesis for variable marine survival of Fraser River sockeye salmon. </w:t>
      </w:r>
      <w:r w:rsidRPr="00830B94">
        <w:rPr>
          <w:rFonts w:ascii="Calibri" w:hAnsi="Calibri" w:cs="Calibri"/>
          <w:i/>
          <w:iCs/>
          <w:noProof/>
        </w:rPr>
        <w:t>Fisheries Oceanography</w:t>
      </w:r>
      <w:r w:rsidRPr="00830B94">
        <w:rPr>
          <w:rFonts w:ascii="Calibri" w:hAnsi="Calibri" w:cs="Calibri"/>
          <w:noProof/>
        </w:rPr>
        <w:t xml:space="preserve">, </w:t>
      </w:r>
      <w:r w:rsidRPr="00830B94">
        <w:rPr>
          <w:rFonts w:ascii="Calibri" w:hAnsi="Calibri" w:cs="Calibri"/>
          <w:i/>
          <w:iCs/>
          <w:noProof/>
        </w:rPr>
        <w:t>23</w:t>
      </w:r>
      <w:r w:rsidRPr="00830B94">
        <w:rPr>
          <w:rFonts w:ascii="Calibri" w:hAnsi="Calibri" w:cs="Calibri"/>
          <w:noProof/>
        </w:rPr>
        <w:t>(4), 322–341. https://doi.org/10.1111/fog.12063</w:t>
      </w:r>
    </w:p>
    <w:p w14:paraId="21A6DF29"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Mcqueen, D., &amp; Ware, D. (2006). </w:t>
      </w:r>
      <w:r w:rsidRPr="00830B94">
        <w:rPr>
          <w:rFonts w:ascii="Calibri" w:hAnsi="Calibri" w:cs="Calibri"/>
          <w:i/>
          <w:iCs/>
          <w:noProof/>
        </w:rPr>
        <w:t>Handbook of Physical, Chemical, Phytoplankton, and Zooplankton Data from Hecate Strait, Dixon Entrance, Goose Island Bank and Queen Charlotte Sound</w:t>
      </w:r>
      <w:r w:rsidRPr="00830B94">
        <w:rPr>
          <w:rFonts w:ascii="Calibri" w:hAnsi="Calibri" w:cs="Calibri"/>
          <w:noProof/>
        </w:rPr>
        <w:t>. 133. http://skeenasalmonprogram.ca/libraryfiles/lib_236.pdf</w:t>
      </w:r>
    </w:p>
    <w:p w14:paraId="19CBFA2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Pearson, W. H., Deriso, R. B., Elston, R. A., Hook, S. E., Parker, K. R., &amp; Anderson, J. W. (2012). Hypotheses concerning the decline and poor recovery of Pacific herring in Prince William Sound, Alaska. </w:t>
      </w:r>
      <w:r w:rsidRPr="00830B94">
        <w:rPr>
          <w:rFonts w:ascii="Calibri" w:hAnsi="Calibri" w:cs="Calibri"/>
          <w:i/>
          <w:iCs/>
          <w:noProof/>
        </w:rPr>
        <w:t>Reviews in Fish Biology and Fisheries</w:t>
      </w:r>
      <w:r w:rsidRPr="00830B94">
        <w:rPr>
          <w:rFonts w:ascii="Calibri" w:hAnsi="Calibri" w:cs="Calibri"/>
          <w:noProof/>
        </w:rPr>
        <w:t xml:space="preserve">, </w:t>
      </w:r>
      <w:r w:rsidRPr="00830B94">
        <w:rPr>
          <w:rFonts w:ascii="Calibri" w:hAnsi="Calibri" w:cs="Calibri"/>
          <w:i/>
          <w:iCs/>
          <w:noProof/>
        </w:rPr>
        <w:t>22</w:t>
      </w:r>
      <w:r w:rsidRPr="00830B94">
        <w:rPr>
          <w:rFonts w:ascii="Calibri" w:hAnsi="Calibri" w:cs="Calibri"/>
          <w:noProof/>
        </w:rPr>
        <w:t>(1), 95–135. https://doi.org/10.1007/s11160-011-9225-7</w:t>
      </w:r>
    </w:p>
    <w:p w14:paraId="4149080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Pocheville, A. (2015). The ecological niche: History and recent controversies. In </w:t>
      </w:r>
      <w:r w:rsidRPr="00830B94">
        <w:rPr>
          <w:rFonts w:ascii="Calibri" w:hAnsi="Calibri" w:cs="Calibri"/>
          <w:i/>
          <w:iCs/>
          <w:noProof/>
        </w:rPr>
        <w:t>Handbook of Evolutionary Thinking in the Sciences</w:t>
      </w:r>
      <w:r w:rsidRPr="00830B94">
        <w:rPr>
          <w:rFonts w:ascii="Calibri" w:hAnsi="Calibri" w:cs="Calibri"/>
          <w:noProof/>
        </w:rPr>
        <w:t xml:space="preserve"> (Issue January). https://doi.org/10.1007/978-94-017-9014-7_26</w:t>
      </w:r>
    </w:p>
    <w:p w14:paraId="29C5EE87"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Quinn, T. P. (2018). </w:t>
      </w:r>
      <w:r w:rsidRPr="00830B94">
        <w:rPr>
          <w:rFonts w:ascii="Calibri" w:hAnsi="Calibri" w:cs="Calibri"/>
          <w:i/>
          <w:iCs/>
          <w:noProof/>
        </w:rPr>
        <w:t>The behaviour and ecology of Pacific salmon and trout</w:t>
      </w:r>
      <w:r w:rsidRPr="00830B94">
        <w:rPr>
          <w:rFonts w:ascii="Calibri" w:hAnsi="Calibri" w:cs="Calibri"/>
          <w:noProof/>
        </w:rPr>
        <w:t xml:space="preserve"> (Second). University of Washington Press.</w:t>
      </w:r>
    </w:p>
    <w:p w14:paraId="295C7FC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Ruggerone, G. T., &amp; Irvine, J. R. (2018). Numbers and Biomass of Natural- and Hatchery-Origin Pink Salmon, Chum Salmon, and Sockeye Salmon in the North Pacific Ocean, 1925–2015. </w:t>
      </w:r>
      <w:r w:rsidRPr="00830B94">
        <w:rPr>
          <w:rFonts w:ascii="Calibri" w:hAnsi="Calibri" w:cs="Calibri"/>
          <w:i/>
          <w:iCs/>
          <w:noProof/>
        </w:rPr>
        <w:t>Marine and Coastal Fisheries</w:t>
      </w:r>
      <w:r w:rsidRPr="00830B94">
        <w:rPr>
          <w:rFonts w:ascii="Calibri" w:hAnsi="Calibri" w:cs="Calibri"/>
          <w:noProof/>
        </w:rPr>
        <w:t xml:space="preserve">, </w:t>
      </w:r>
      <w:r w:rsidRPr="00830B94">
        <w:rPr>
          <w:rFonts w:ascii="Calibri" w:hAnsi="Calibri" w:cs="Calibri"/>
          <w:i/>
          <w:iCs/>
          <w:noProof/>
        </w:rPr>
        <w:t>10</w:t>
      </w:r>
      <w:r w:rsidRPr="00830B94">
        <w:rPr>
          <w:rFonts w:ascii="Calibri" w:hAnsi="Calibri" w:cs="Calibri"/>
          <w:noProof/>
        </w:rPr>
        <w:t>(2), 152–168. https://doi.org/10.1002/mcf2.10023</w:t>
      </w:r>
    </w:p>
    <w:p w14:paraId="5C9F64EA"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Ruggerone, G. T., &amp; Nielsen, J. L. (2004). Evidence for competitive dominance of Pink salmon (Oncorhynchus gorbuscha) over other Salmonids in the North Pacific Ocean. </w:t>
      </w:r>
      <w:r w:rsidRPr="00830B94">
        <w:rPr>
          <w:rFonts w:ascii="Calibri" w:hAnsi="Calibri" w:cs="Calibri"/>
          <w:i/>
          <w:iCs/>
          <w:noProof/>
        </w:rPr>
        <w:t>Reviews in Fish Biology and Fisheries</w:t>
      </w:r>
      <w:r w:rsidRPr="00830B94">
        <w:rPr>
          <w:rFonts w:ascii="Calibri" w:hAnsi="Calibri" w:cs="Calibri"/>
          <w:noProof/>
        </w:rPr>
        <w:t xml:space="preserve">, </w:t>
      </w:r>
      <w:r w:rsidRPr="00830B94">
        <w:rPr>
          <w:rFonts w:ascii="Calibri" w:hAnsi="Calibri" w:cs="Calibri"/>
          <w:i/>
          <w:iCs/>
          <w:noProof/>
        </w:rPr>
        <w:t>14</w:t>
      </w:r>
      <w:r w:rsidRPr="00830B94">
        <w:rPr>
          <w:rFonts w:ascii="Calibri" w:hAnsi="Calibri" w:cs="Calibri"/>
          <w:noProof/>
        </w:rPr>
        <w:t>(3), 371–390. https://doi.org/10.1007/s11160-004-6927-0</w:t>
      </w:r>
    </w:p>
    <w:p w14:paraId="69EF3A80"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Ruggerone, G. T., Springer, A. M., Shaul, L. D., &amp; van Vliet, G. B. (2019). Unprecedented biennial pattern of birth and mortality in an endangered apex predator, the southern resident killer whale, in the eastern North Pacific Ocean. </w:t>
      </w:r>
      <w:r w:rsidRPr="00830B94">
        <w:rPr>
          <w:rFonts w:ascii="Calibri" w:hAnsi="Calibri" w:cs="Calibri"/>
          <w:i/>
          <w:iCs/>
          <w:noProof/>
        </w:rPr>
        <w:t>Marine Ecology Progress Series</w:t>
      </w:r>
      <w:r w:rsidRPr="00830B94">
        <w:rPr>
          <w:rFonts w:ascii="Calibri" w:hAnsi="Calibri" w:cs="Calibri"/>
          <w:noProof/>
        </w:rPr>
        <w:t xml:space="preserve">, </w:t>
      </w:r>
      <w:r w:rsidRPr="00830B94">
        <w:rPr>
          <w:rFonts w:ascii="Calibri" w:hAnsi="Calibri" w:cs="Calibri"/>
          <w:i/>
          <w:iCs/>
          <w:noProof/>
        </w:rPr>
        <w:t>608</w:t>
      </w:r>
      <w:r w:rsidRPr="00830B94">
        <w:rPr>
          <w:rFonts w:ascii="Calibri" w:hAnsi="Calibri" w:cs="Calibri"/>
          <w:noProof/>
        </w:rPr>
        <w:t>(1), 291–296. https://doi.org/10.3354/meps12835</w:t>
      </w:r>
    </w:p>
    <w:p w14:paraId="19A42402"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Sibert, J. R. (1979). Detritus and Juvenile Salmon Production in the Nanaimo Estuary: II. Meiofauna Available as Food to Juvenile Chum Salmon (Oncorhynchus keta). </w:t>
      </w:r>
      <w:r w:rsidRPr="00830B94">
        <w:rPr>
          <w:rFonts w:ascii="Calibri" w:hAnsi="Calibri" w:cs="Calibri"/>
          <w:i/>
          <w:iCs/>
          <w:noProof/>
        </w:rPr>
        <w:t>Journal of the Fisheries Research Board of Canada</w:t>
      </w:r>
      <w:r w:rsidRPr="00830B94">
        <w:rPr>
          <w:rFonts w:ascii="Calibri" w:hAnsi="Calibri" w:cs="Calibri"/>
          <w:noProof/>
        </w:rPr>
        <w:t xml:space="preserve">, </w:t>
      </w:r>
      <w:r w:rsidRPr="00830B94">
        <w:rPr>
          <w:rFonts w:ascii="Calibri" w:hAnsi="Calibri" w:cs="Calibri"/>
          <w:i/>
          <w:iCs/>
          <w:noProof/>
        </w:rPr>
        <w:t>36</w:t>
      </w:r>
      <w:r w:rsidRPr="00830B94">
        <w:rPr>
          <w:rFonts w:ascii="Calibri" w:hAnsi="Calibri" w:cs="Calibri"/>
          <w:noProof/>
        </w:rPr>
        <w:t>(5), 497–503. https://doi.org/10.1139/f79-073</w:t>
      </w:r>
    </w:p>
    <w:p w14:paraId="49061C9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Springer, A. M., Van Vliet, G. B., Bool, N., Crowley, M., Fullagar, P., Lea, M. A., Monash, R., Price, C., Vertigan, C., &amp; Woehler, E. J. (2018). Transhemispheric ecosystem disservices of pink salmon in a Pacific Ocean macrosystem. </w:t>
      </w:r>
      <w:r w:rsidRPr="00830B94">
        <w:rPr>
          <w:rFonts w:ascii="Calibri" w:hAnsi="Calibri" w:cs="Calibri"/>
          <w:i/>
          <w:iCs/>
          <w:noProof/>
        </w:rPr>
        <w:t>Proceedings of the National Academy of Sciences of the United States of America</w:t>
      </w:r>
      <w:r w:rsidRPr="00830B94">
        <w:rPr>
          <w:rFonts w:ascii="Calibri" w:hAnsi="Calibri" w:cs="Calibri"/>
          <w:noProof/>
        </w:rPr>
        <w:t xml:space="preserve">, </w:t>
      </w:r>
      <w:r w:rsidRPr="00830B94">
        <w:rPr>
          <w:rFonts w:ascii="Calibri" w:hAnsi="Calibri" w:cs="Calibri"/>
          <w:i/>
          <w:iCs/>
          <w:noProof/>
        </w:rPr>
        <w:t>115</w:t>
      </w:r>
      <w:r w:rsidRPr="00830B94">
        <w:rPr>
          <w:rFonts w:ascii="Calibri" w:hAnsi="Calibri" w:cs="Calibri"/>
          <w:noProof/>
        </w:rPr>
        <w:t>(22), E5038–E5045. https://doi.org/10.1073/pnas.1720577115</w:t>
      </w:r>
    </w:p>
    <w:p w14:paraId="0A83D215"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Tadokoro, K., Ishida, Y., Davis, N. D., Ueyanagi, S., &amp; Sugimoto, T. (1996). Change in chum salmon (Oncorhynchus keta) stomach contents associated with fluctuation of pink salmon (O. gorbuscha) abundance in the central subarctic Pacific and Bering Sea. </w:t>
      </w:r>
      <w:r w:rsidRPr="00830B94">
        <w:rPr>
          <w:rFonts w:ascii="Calibri" w:hAnsi="Calibri" w:cs="Calibri"/>
          <w:i/>
          <w:iCs/>
          <w:noProof/>
        </w:rPr>
        <w:t>Fisheries Oceanography</w:t>
      </w:r>
      <w:r w:rsidRPr="00830B94">
        <w:rPr>
          <w:rFonts w:ascii="Calibri" w:hAnsi="Calibri" w:cs="Calibri"/>
          <w:noProof/>
        </w:rPr>
        <w:t xml:space="preserve">, </w:t>
      </w:r>
      <w:r w:rsidRPr="00830B94">
        <w:rPr>
          <w:rFonts w:ascii="Calibri" w:hAnsi="Calibri" w:cs="Calibri"/>
          <w:i/>
          <w:iCs/>
          <w:noProof/>
        </w:rPr>
        <w:t>5</w:t>
      </w:r>
      <w:r w:rsidRPr="00830B94">
        <w:rPr>
          <w:rFonts w:ascii="Calibri" w:hAnsi="Calibri" w:cs="Calibri"/>
          <w:noProof/>
        </w:rPr>
        <w:t>(2), 89–99. https://doi.org/10.1111/j.1365-2419.1996.tb00108.x</w:t>
      </w:r>
    </w:p>
    <w:p w14:paraId="7E1F2174"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Weingartner, T., Eisner, L., Eckert, G. L., &amp; Danielson, S. (2009). Southeast Alaska: Oceanographic habitats and linkages. </w:t>
      </w:r>
      <w:r w:rsidRPr="00830B94">
        <w:rPr>
          <w:rFonts w:ascii="Calibri" w:hAnsi="Calibri" w:cs="Calibri"/>
          <w:i/>
          <w:iCs/>
          <w:noProof/>
        </w:rPr>
        <w:t>Journal of Biogeography</w:t>
      </w:r>
      <w:r w:rsidRPr="00830B94">
        <w:rPr>
          <w:rFonts w:ascii="Calibri" w:hAnsi="Calibri" w:cs="Calibri"/>
          <w:noProof/>
        </w:rPr>
        <w:t xml:space="preserve">, </w:t>
      </w:r>
      <w:r w:rsidRPr="00830B94">
        <w:rPr>
          <w:rFonts w:ascii="Calibri" w:hAnsi="Calibri" w:cs="Calibri"/>
          <w:i/>
          <w:iCs/>
          <w:noProof/>
        </w:rPr>
        <w:t>36</w:t>
      </w:r>
      <w:r w:rsidRPr="00830B94">
        <w:rPr>
          <w:rFonts w:ascii="Calibri" w:hAnsi="Calibri" w:cs="Calibri"/>
          <w:noProof/>
        </w:rPr>
        <w:t>(3), 387–400. https://doi.org/10.1111/j.1365-2699.2008.01994.x</w:t>
      </w:r>
    </w:p>
    <w:p w14:paraId="0B535754"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Welch, D. W. (1997). Anatomical specialization in the gut of Pacific salmon (Oncorhynchus): Evidence for oceanic limits to salmon production? </w:t>
      </w:r>
      <w:r w:rsidRPr="00830B94">
        <w:rPr>
          <w:rFonts w:ascii="Calibri" w:hAnsi="Calibri" w:cs="Calibri"/>
          <w:i/>
          <w:iCs/>
          <w:noProof/>
        </w:rPr>
        <w:t>Canadian Journal of Zoology</w:t>
      </w:r>
      <w:r w:rsidRPr="00830B94">
        <w:rPr>
          <w:rFonts w:ascii="Calibri" w:hAnsi="Calibri" w:cs="Calibri"/>
          <w:noProof/>
        </w:rPr>
        <w:t xml:space="preserve">, </w:t>
      </w:r>
      <w:r w:rsidRPr="00830B94">
        <w:rPr>
          <w:rFonts w:ascii="Calibri" w:hAnsi="Calibri" w:cs="Calibri"/>
          <w:i/>
          <w:iCs/>
          <w:noProof/>
        </w:rPr>
        <w:t>75</w:t>
      </w:r>
      <w:r w:rsidRPr="00830B94">
        <w:rPr>
          <w:rFonts w:ascii="Calibri" w:hAnsi="Calibri" w:cs="Calibri"/>
          <w:noProof/>
        </w:rPr>
        <w:t>(6), 936–942. https://doi.org/10.1139/z97-112</w:t>
      </w:r>
    </w:p>
    <w:p w14:paraId="1749F27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Wyllie de Echeverria, V. R., &amp; Thornton, T. F. (2019). Using traditional ecological knowledge to understand and adapt to climate and biodiversity change on the Pacific coast of North America. </w:t>
      </w:r>
      <w:r w:rsidRPr="00830B94">
        <w:rPr>
          <w:rFonts w:ascii="Calibri" w:hAnsi="Calibri" w:cs="Calibri"/>
          <w:i/>
          <w:iCs/>
          <w:noProof/>
        </w:rPr>
        <w:t>Ambio</w:t>
      </w:r>
      <w:r w:rsidRPr="00830B94">
        <w:rPr>
          <w:rFonts w:ascii="Calibri" w:hAnsi="Calibri" w:cs="Calibri"/>
          <w:noProof/>
        </w:rPr>
        <w:t xml:space="preserve">, </w:t>
      </w:r>
      <w:r w:rsidRPr="00830B94">
        <w:rPr>
          <w:rFonts w:ascii="Calibri" w:hAnsi="Calibri" w:cs="Calibri"/>
          <w:i/>
          <w:iCs/>
          <w:noProof/>
        </w:rPr>
        <w:t>48</w:t>
      </w:r>
      <w:r w:rsidRPr="00830B94">
        <w:rPr>
          <w:rFonts w:ascii="Calibri" w:hAnsi="Calibri" w:cs="Calibri"/>
          <w:noProof/>
        </w:rPr>
        <w:t>(12), 1447–1469. https://doi.org/10.1007/s13280-019-01218-6</w:t>
      </w:r>
    </w:p>
    <w:p w14:paraId="50F4B1C7" w14:textId="7231E4C5" w:rsidR="00B010C1" w:rsidRPr="003C4653" w:rsidRDefault="003D1980" w:rsidP="00830B94">
      <w:pPr>
        <w:widowControl w:val="0"/>
        <w:autoSpaceDE w:val="0"/>
        <w:autoSpaceDN w:val="0"/>
        <w:adjustRightInd w:val="0"/>
        <w:spacing w:line="480" w:lineRule="auto"/>
        <w:ind w:left="480" w:hanging="480"/>
        <w:rPr>
          <w:rFonts w:eastAsia="Times New Roman" w:cstheme="minorHAnsi"/>
          <w:color w:val="000000"/>
          <w:lang w:val="en-CA"/>
        </w:rPr>
      </w:pPr>
      <w:r>
        <w:rPr>
          <w:rFonts w:eastAsia="Times New Roman" w:cstheme="minorHAnsi"/>
          <w:color w:val="000000"/>
          <w:lang w:val="en-CA"/>
        </w:rPr>
        <w:fldChar w:fldCharType="end"/>
      </w:r>
      <w:r w:rsidR="00E57F38">
        <w:rPr>
          <w:rFonts w:eastAsia="Times New Roman" w:cstheme="minorHAnsi"/>
          <w:noProof/>
          <w:color w:val="000000"/>
          <w:lang w:val="en-CA"/>
        </w:rPr>
        <w:drawing>
          <wp:inline distT="0" distB="0" distL="0" distR="0" wp14:anchorId="7F224CA7" wp14:editId="0F5B8E2C">
            <wp:extent cx="6483048" cy="203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_table.pdf"/>
                    <pic:cNvPicPr/>
                  </pic:nvPicPr>
                  <pic:blipFill>
                    <a:blip r:embed="rId11"/>
                    <a:stretch>
                      <a:fillRect/>
                    </a:stretch>
                  </pic:blipFill>
                  <pic:spPr>
                    <a:xfrm>
                      <a:off x="0" y="0"/>
                      <a:ext cx="6499980" cy="2037307"/>
                    </a:xfrm>
                    <a:prstGeom prst="rect">
                      <a:avLst/>
                    </a:prstGeom>
                  </pic:spPr>
                </pic:pic>
              </a:graphicData>
            </a:graphic>
          </wp:inline>
        </w:drawing>
      </w:r>
    </w:p>
    <w:p w14:paraId="5654EFD7" w14:textId="77777777" w:rsidR="00B010C1" w:rsidRDefault="00FA0237" w:rsidP="00266C78">
      <w:pPr>
        <w:spacing w:line="480" w:lineRule="auto"/>
        <w:rPr>
          <w:rFonts w:eastAsia="Times New Roman" w:cstheme="minorHAnsi"/>
          <w:b/>
          <w:bCs/>
          <w:lang w:val="en-CA"/>
        </w:rPr>
      </w:pPr>
      <w:r w:rsidRPr="00FA0237">
        <w:rPr>
          <w:rFonts w:eastAsia="Times New Roman" w:cstheme="minorHAnsi"/>
          <w:b/>
          <w:bCs/>
          <w:lang w:val="en-CA"/>
        </w:rPr>
        <w:t>Figures</w:t>
      </w:r>
    </w:p>
    <w:p w14:paraId="1381EF10" w14:textId="77777777" w:rsidR="00595870" w:rsidRDefault="00595870" w:rsidP="00266C78">
      <w:pPr>
        <w:spacing w:line="480" w:lineRule="auto"/>
        <w:rPr>
          <w:rFonts w:eastAsia="Times New Roman" w:cstheme="minorHAnsi"/>
          <w:b/>
          <w:bCs/>
          <w:lang w:val="en-CA"/>
        </w:rPr>
      </w:pPr>
    </w:p>
    <w:p w14:paraId="7ABCF820" w14:textId="77777777" w:rsidR="00FA0237" w:rsidRDefault="007D0D96" w:rsidP="00266C78">
      <w:pPr>
        <w:spacing w:line="480" w:lineRule="auto"/>
        <w:rPr>
          <w:rFonts w:eastAsia="Times New Roman" w:cstheme="minorHAnsi"/>
          <w:b/>
          <w:bCs/>
          <w:lang w:val="en-CA"/>
        </w:rPr>
      </w:pPr>
      <w:r>
        <w:rPr>
          <w:rFonts w:eastAsia="Times New Roman" w:cstheme="minorHAnsi"/>
          <w:b/>
          <w:bCs/>
          <w:noProof/>
          <w:lang w:val="en-CA" w:eastAsia="en-CA"/>
        </w:rPr>
        <w:drawing>
          <wp:inline distT="0" distB="0" distL="0" distR="0" wp14:anchorId="2C29536C" wp14:editId="48722CC7">
            <wp:extent cx="5943600" cy="424561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t_ma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E87D01F" w14:textId="77777777" w:rsidR="00677CC7" w:rsidRDefault="00677CC7" w:rsidP="00266C78">
      <w:pPr>
        <w:spacing w:line="480" w:lineRule="auto"/>
        <w:rPr>
          <w:rFonts w:eastAsia="Times New Roman" w:cstheme="minorHAnsi"/>
          <w:b/>
          <w:bCs/>
          <w:lang w:val="en-CA"/>
        </w:rPr>
      </w:pPr>
    </w:p>
    <w:p w14:paraId="7B480FB2" w14:textId="77777777" w:rsidR="007D0D96" w:rsidRPr="00FA0237" w:rsidRDefault="007D0D96" w:rsidP="00266C78">
      <w:pPr>
        <w:spacing w:line="480" w:lineRule="auto"/>
        <w:rPr>
          <w:rFonts w:eastAsia="Times New Roman" w:cstheme="minorHAnsi"/>
          <w:b/>
          <w:bCs/>
          <w:lang w:val="en-CA"/>
        </w:rPr>
      </w:pPr>
      <w:r>
        <w:rPr>
          <w:rFonts w:eastAsia="Times New Roman" w:cstheme="minorHAnsi"/>
          <w:b/>
          <w:bCs/>
          <w:lang w:val="en-CA"/>
        </w:rPr>
        <w:t xml:space="preserve">Figure 1: </w:t>
      </w:r>
      <w:r w:rsidR="00E62560" w:rsidRPr="00477EF3">
        <w:rPr>
          <w:rFonts w:eastAsia="Times New Roman" w:cstheme="minorHAnsi"/>
          <w:lang w:val="en-CA"/>
        </w:rPr>
        <w:t>Map of salmon survey stations in the Discovery Islands and Johnstone Strait. Inset map</w:t>
      </w:r>
      <w:r w:rsidR="00677CC7">
        <w:rPr>
          <w:rFonts w:eastAsia="Times New Roman" w:cstheme="minorHAnsi"/>
          <w:lang w:val="en-CA"/>
        </w:rPr>
        <w:t xml:space="preserve"> (left)</w:t>
      </w:r>
      <w:r w:rsidR="00E62560" w:rsidRPr="00477EF3">
        <w:rPr>
          <w:rFonts w:eastAsia="Times New Roman" w:cstheme="minorHAnsi"/>
          <w:lang w:val="en-CA"/>
        </w:rPr>
        <w:t xml:space="preserve"> shows the British Columbia coast with the study region highlighted by the red box.</w:t>
      </w:r>
    </w:p>
    <w:p w14:paraId="168F2916" w14:textId="77777777" w:rsidR="00FA0237" w:rsidRDefault="00FA0237" w:rsidP="00266C78">
      <w:pPr>
        <w:spacing w:line="480" w:lineRule="auto"/>
        <w:rPr>
          <w:rFonts w:eastAsia="Times New Roman" w:cstheme="minorHAnsi"/>
          <w:lang w:val="en-CA"/>
        </w:rPr>
      </w:pPr>
    </w:p>
    <w:p w14:paraId="0D27E991" w14:textId="77777777" w:rsidR="00FA0237" w:rsidRDefault="00EC5DAE"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5F2CA043" wp14:editId="4E0D1F9A">
            <wp:extent cx="5943600" cy="5139690"/>
            <wp:effectExtent l="0" t="0" r="0" b="381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e_salinity_spatia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39690"/>
                    </a:xfrm>
                    <a:prstGeom prst="rect">
                      <a:avLst/>
                    </a:prstGeom>
                  </pic:spPr>
                </pic:pic>
              </a:graphicData>
            </a:graphic>
          </wp:inline>
        </w:drawing>
      </w:r>
    </w:p>
    <w:p w14:paraId="4F381879" w14:textId="77777777" w:rsidR="00FA0237" w:rsidRDefault="00FA0237" w:rsidP="00266C78">
      <w:pPr>
        <w:spacing w:line="480" w:lineRule="auto"/>
        <w:rPr>
          <w:rFonts w:eastAsia="Times New Roman" w:cstheme="minorHAnsi"/>
          <w:lang w:val="en-CA"/>
        </w:rPr>
      </w:pPr>
    </w:p>
    <w:p w14:paraId="360FA7A9" w14:textId="77777777" w:rsidR="00477EF3" w:rsidRDefault="00477EF3" w:rsidP="00266C78">
      <w:pPr>
        <w:spacing w:line="480" w:lineRule="auto"/>
        <w:rPr>
          <w:rFonts w:eastAsia="Times New Roman" w:cstheme="minorHAnsi"/>
          <w:lang w:val="en-CA"/>
        </w:rPr>
      </w:pPr>
      <w:r w:rsidRPr="00677CC7">
        <w:rPr>
          <w:rFonts w:eastAsia="Times New Roman" w:cstheme="minorHAnsi"/>
          <w:b/>
          <w:bCs/>
          <w:lang w:val="en-CA"/>
        </w:rPr>
        <w:t>Figure 2:</w:t>
      </w:r>
      <w:r>
        <w:rPr>
          <w:rFonts w:eastAsia="Times New Roman" w:cstheme="minorHAnsi"/>
          <w:lang w:val="en-CA"/>
        </w:rPr>
        <w:t xml:space="preserve"> </w:t>
      </w:r>
      <w:r w:rsidR="00677CC7">
        <w:rPr>
          <w:rFonts w:eastAsia="Times New Roman" w:cstheme="minorHAnsi"/>
          <w:lang w:val="en-CA"/>
        </w:rPr>
        <w:t xml:space="preserve">Temperature (left </w:t>
      </w:r>
      <w:r w:rsidR="003C25AC">
        <w:rPr>
          <w:rFonts w:eastAsia="Times New Roman" w:cstheme="minorHAnsi"/>
          <w:lang w:val="en-CA"/>
        </w:rPr>
        <w:t>y-</w:t>
      </w:r>
      <w:r w:rsidR="00677CC7">
        <w:rPr>
          <w:rFonts w:eastAsia="Times New Roman" w:cstheme="minorHAnsi"/>
          <w:lang w:val="en-CA"/>
        </w:rPr>
        <w:t>axis</w:t>
      </w:r>
      <w:r w:rsidR="00EC5DAE">
        <w:rPr>
          <w:rFonts w:eastAsia="Times New Roman" w:cstheme="minorHAnsi"/>
          <w:lang w:val="en-CA"/>
        </w:rPr>
        <w:t>, black</w:t>
      </w:r>
      <w:r w:rsidR="00677CC7">
        <w:rPr>
          <w:rFonts w:eastAsia="Times New Roman" w:cstheme="minorHAnsi"/>
          <w:lang w:val="en-CA"/>
        </w:rPr>
        <w:t xml:space="preserve">) and salinity (right </w:t>
      </w:r>
      <w:r w:rsidR="003C25AC">
        <w:rPr>
          <w:rFonts w:eastAsia="Times New Roman" w:cstheme="minorHAnsi"/>
          <w:lang w:val="en-CA"/>
        </w:rPr>
        <w:t>y-</w:t>
      </w:r>
      <w:r w:rsidR="00677CC7">
        <w:rPr>
          <w:rFonts w:eastAsia="Times New Roman" w:cstheme="minorHAnsi"/>
          <w:lang w:val="en-CA"/>
        </w:rPr>
        <w:t>axis</w:t>
      </w:r>
      <w:r w:rsidR="00EC5DAE">
        <w:rPr>
          <w:rFonts w:eastAsia="Times New Roman" w:cstheme="minorHAnsi"/>
          <w:lang w:val="en-CA"/>
        </w:rPr>
        <w:t>, red</w:t>
      </w:r>
      <w:r w:rsidR="00677CC7">
        <w:rPr>
          <w:rFonts w:eastAsia="Times New Roman" w:cstheme="minorHAnsi"/>
          <w:lang w:val="en-CA"/>
        </w:rPr>
        <w:t>)</w:t>
      </w:r>
      <w:r>
        <w:rPr>
          <w:rFonts w:eastAsia="Times New Roman" w:cstheme="minorHAnsi"/>
          <w:lang w:val="en-CA"/>
        </w:rPr>
        <w:t xml:space="preserve"> </w:t>
      </w:r>
      <w:r w:rsidR="00EC5DAE">
        <w:rPr>
          <w:rFonts w:eastAsia="Times New Roman" w:cstheme="minorHAnsi"/>
          <w:lang w:val="en-CA"/>
        </w:rPr>
        <w:t>values</w:t>
      </w:r>
      <w:r w:rsidR="00677CC7">
        <w:rPr>
          <w:rFonts w:eastAsia="Times New Roman" w:cstheme="minorHAnsi"/>
          <w:lang w:val="en-CA"/>
        </w:rPr>
        <w:t xml:space="preserve"> paired with</w:t>
      </w:r>
      <w:r w:rsidR="003C25AC">
        <w:rPr>
          <w:rFonts w:eastAsia="Times New Roman" w:cstheme="minorHAnsi"/>
          <w:lang w:val="en-CA"/>
        </w:rPr>
        <w:t xml:space="preserve"> the</w:t>
      </w:r>
      <w:r w:rsidR="00677CC7">
        <w:rPr>
          <w:rFonts w:eastAsia="Times New Roman" w:cstheme="minorHAnsi"/>
          <w:lang w:val="en-CA"/>
        </w:rPr>
        <w:t xml:space="preserve"> salmon </w:t>
      </w:r>
      <w:r w:rsidR="003C25AC">
        <w:rPr>
          <w:rFonts w:eastAsia="Times New Roman" w:cstheme="minorHAnsi"/>
          <w:lang w:val="en-CA"/>
        </w:rPr>
        <w:t>surveys</w:t>
      </w:r>
      <w:r w:rsidR="00677CC7">
        <w:rPr>
          <w:rFonts w:eastAsia="Times New Roman" w:cstheme="minorHAnsi"/>
          <w:lang w:val="en-CA"/>
        </w:rPr>
        <w:t xml:space="preserve">, </w:t>
      </w:r>
      <w:r w:rsidR="003C25AC">
        <w:rPr>
          <w:rFonts w:eastAsia="Times New Roman" w:cstheme="minorHAnsi"/>
          <w:lang w:val="en-CA"/>
        </w:rPr>
        <w:t xml:space="preserve">the </w:t>
      </w:r>
      <w:r w:rsidR="00677CC7">
        <w:rPr>
          <w:rFonts w:eastAsia="Times New Roman" w:cstheme="minorHAnsi"/>
          <w:lang w:val="en-CA"/>
        </w:rPr>
        <w:t>sites are</w:t>
      </w:r>
      <w:r w:rsidR="00A357F0">
        <w:rPr>
          <w:rFonts w:eastAsia="Times New Roman" w:cstheme="minorHAnsi"/>
          <w:lang w:val="en-CA"/>
        </w:rPr>
        <w:t xml:space="preserve"> listed </w:t>
      </w:r>
      <w:r w:rsidR="00677CC7">
        <w:rPr>
          <w:rFonts w:eastAsia="Times New Roman" w:cstheme="minorHAnsi"/>
          <w:lang w:val="en-CA"/>
        </w:rPr>
        <w:t>in the same order on the x-axis as they appear on the map.</w:t>
      </w:r>
    </w:p>
    <w:p w14:paraId="119FBFBC" w14:textId="77777777" w:rsidR="00677CC7" w:rsidRDefault="00677CC7" w:rsidP="00266C78">
      <w:pPr>
        <w:spacing w:line="480" w:lineRule="auto"/>
        <w:rPr>
          <w:rFonts w:eastAsia="Times New Roman" w:cstheme="minorHAnsi"/>
          <w:lang w:val="en-CA"/>
        </w:rPr>
      </w:pPr>
    </w:p>
    <w:p w14:paraId="388B51C2" w14:textId="77777777" w:rsidR="00FA0237" w:rsidRDefault="00FA0237" w:rsidP="00266C78">
      <w:pPr>
        <w:spacing w:line="480" w:lineRule="auto"/>
        <w:rPr>
          <w:rFonts w:eastAsia="Times New Roman" w:cstheme="minorHAnsi"/>
          <w:lang w:val="en-CA"/>
        </w:rPr>
      </w:pPr>
    </w:p>
    <w:p w14:paraId="53CC5DBC" w14:textId="6F614461" w:rsidR="00FA0237" w:rsidRDefault="00E57F38" w:rsidP="00266C78">
      <w:pPr>
        <w:spacing w:line="480" w:lineRule="auto"/>
        <w:rPr>
          <w:rFonts w:eastAsia="Times New Roman" w:cstheme="minorHAnsi"/>
          <w:lang w:val="en-CA"/>
        </w:rPr>
      </w:pPr>
      <w:r>
        <w:rPr>
          <w:rFonts w:eastAsia="Times New Roman" w:cstheme="minorHAnsi"/>
          <w:noProof/>
          <w:lang w:val="en-CA"/>
        </w:rPr>
        <w:drawing>
          <wp:inline distT="0" distB="0" distL="0" distR="0" wp14:anchorId="01892013" wp14:editId="510BB865">
            <wp:extent cx="6588724" cy="435799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oop_comp_spatial.pdf"/>
                    <pic:cNvPicPr/>
                  </pic:nvPicPr>
                  <pic:blipFill>
                    <a:blip r:embed="rId14"/>
                    <a:stretch>
                      <a:fillRect/>
                    </a:stretch>
                  </pic:blipFill>
                  <pic:spPr>
                    <a:xfrm>
                      <a:off x="0" y="0"/>
                      <a:ext cx="6704353" cy="4434472"/>
                    </a:xfrm>
                    <a:prstGeom prst="rect">
                      <a:avLst/>
                    </a:prstGeom>
                  </pic:spPr>
                </pic:pic>
              </a:graphicData>
            </a:graphic>
          </wp:inline>
        </w:drawing>
      </w:r>
    </w:p>
    <w:p w14:paraId="6234E277" w14:textId="16EFA60A" w:rsidR="00595870" w:rsidRDefault="003D4064" w:rsidP="00266C78">
      <w:pPr>
        <w:spacing w:line="480" w:lineRule="auto"/>
        <w:rPr>
          <w:rFonts w:eastAsia="Times New Roman" w:cstheme="minorHAnsi"/>
          <w:b/>
          <w:bCs/>
          <w:lang w:val="en-CA"/>
        </w:rPr>
      </w:pPr>
      <w:r>
        <w:rPr>
          <w:rFonts w:eastAsia="Times New Roman" w:cstheme="minorHAnsi"/>
          <w:b/>
          <w:bCs/>
          <w:noProof/>
          <w:lang w:val="en-CA"/>
        </w:rPr>
        <w:drawing>
          <wp:inline distT="0" distB="0" distL="0" distR="0" wp14:anchorId="02C19B56" wp14:editId="1C999001">
            <wp:extent cx="5943600" cy="51327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xa_comp_spatial.png"/>
                    <pic:cNvPicPr/>
                  </pic:nvPicPr>
                  <pic:blipFill>
                    <a:blip r:embed="rId15"/>
                    <a:stretch>
                      <a:fillRect/>
                    </a:stretch>
                  </pic:blipFill>
                  <pic:spPr>
                    <a:xfrm>
                      <a:off x="0" y="0"/>
                      <a:ext cx="5943600" cy="5132705"/>
                    </a:xfrm>
                    <a:prstGeom prst="rect">
                      <a:avLst/>
                    </a:prstGeom>
                  </pic:spPr>
                </pic:pic>
              </a:graphicData>
            </a:graphic>
          </wp:inline>
        </w:drawing>
      </w:r>
    </w:p>
    <w:p w14:paraId="21E0E206" w14:textId="77777777" w:rsidR="00FA0237" w:rsidRDefault="00677CC7" w:rsidP="00266C78">
      <w:pPr>
        <w:spacing w:line="480" w:lineRule="auto"/>
        <w:rPr>
          <w:rFonts w:eastAsia="Times New Roman" w:cstheme="minorHAnsi"/>
          <w:lang w:val="en-CA"/>
        </w:rPr>
      </w:pPr>
      <w:r w:rsidRPr="00A357F0">
        <w:rPr>
          <w:rFonts w:eastAsia="Times New Roman" w:cstheme="minorHAnsi"/>
          <w:b/>
          <w:bCs/>
          <w:lang w:val="en-CA"/>
        </w:rPr>
        <w:t>Figure 3:</w:t>
      </w:r>
      <w:r>
        <w:rPr>
          <w:rFonts w:eastAsia="Times New Roman" w:cstheme="minorHAnsi"/>
          <w:lang w:val="en-CA"/>
        </w:rPr>
        <w:t xml:space="preserve"> </w:t>
      </w:r>
      <w:r w:rsidR="00A357F0">
        <w:rPr>
          <w:rFonts w:eastAsia="Times New Roman" w:cstheme="minorHAnsi"/>
          <w:lang w:val="en-CA"/>
        </w:rPr>
        <w:t>Average r</w:t>
      </w:r>
      <w:r>
        <w:rPr>
          <w:rFonts w:eastAsia="Times New Roman" w:cstheme="minorHAnsi"/>
          <w:lang w:val="en-CA"/>
        </w:rPr>
        <w:t xml:space="preserve">elative biomass of </w:t>
      </w:r>
      <w:r w:rsidR="00A357F0">
        <w:rPr>
          <w:rFonts w:eastAsia="Times New Roman" w:cstheme="minorHAnsi"/>
          <w:lang w:val="en-CA"/>
        </w:rPr>
        <w:t xml:space="preserve">the </w:t>
      </w:r>
      <w:r>
        <w:rPr>
          <w:rFonts w:eastAsia="Times New Roman" w:cstheme="minorHAnsi"/>
          <w:lang w:val="en-CA"/>
        </w:rPr>
        <w:t>main prey groups</w:t>
      </w:r>
      <w:r w:rsidR="00A357F0">
        <w:rPr>
          <w:rFonts w:eastAsia="Times New Roman" w:cstheme="minorHAnsi"/>
          <w:lang w:val="en-CA"/>
        </w:rPr>
        <w:t xml:space="preserve"> for juvenile</w:t>
      </w:r>
      <w:r>
        <w:rPr>
          <w:rFonts w:eastAsia="Times New Roman" w:cstheme="minorHAnsi"/>
          <w:lang w:val="en-CA"/>
        </w:rPr>
        <w:t xml:space="preserve"> pink (top) and chum salmon (bottom)</w:t>
      </w:r>
      <w:r w:rsidR="00A357F0">
        <w:rPr>
          <w:rFonts w:eastAsia="Times New Roman" w:cstheme="minorHAnsi"/>
          <w:lang w:val="en-CA"/>
        </w:rPr>
        <w:t xml:space="preserve">, </w:t>
      </w:r>
      <w:r w:rsidR="003C25AC">
        <w:rPr>
          <w:rFonts w:eastAsia="Times New Roman" w:cstheme="minorHAnsi"/>
          <w:lang w:val="en-CA"/>
        </w:rPr>
        <w:t xml:space="preserve">the </w:t>
      </w:r>
      <w:r w:rsidR="00A357F0">
        <w:rPr>
          <w:rFonts w:eastAsia="Times New Roman" w:cstheme="minorHAnsi"/>
          <w:lang w:val="en-CA"/>
        </w:rPr>
        <w:t>sites are listed in the same order on the x-axis as they appear on the map. ‘Other’ prey group includes amphipods, barnacles, bivalves, cladocerans, pteropods, and more.</w:t>
      </w:r>
    </w:p>
    <w:p w14:paraId="4B4BBE25" w14:textId="77777777" w:rsidR="00FA0237" w:rsidRDefault="00595870"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58B6EAB6" wp14:editId="7C57234D">
            <wp:extent cx="5943600" cy="513270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atial_GFI.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14:paraId="33CA7399" w14:textId="77777777" w:rsidR="00A357F0" w:rsidRDefault="00A357F0" w:rsidP="00266C78">
      <w:pPr>
        <w:spacing w:line="480" w:lineRule="auto"/>
        <w:rPr>
          <w:rFonts w:eastAsia="Times New Roman" w:cstheme="minorHAnsi"/>
          <w:lang w:val="en-CA"/>
        </w:rPr>
      </w:pPr>
    </w:p>
    <w:p w14:paraId="78C18C78" w14:textId="77777777" w:rsidR="00A357F0" w:rsidRDefault="00A357F0" w:rsidP="00266C78">
      <w:pPr>
        <w:spacing w:line="480" w:lineRule="auto"/>
        <w:rPr>
          <w:rFonts w:eastAsia="Times New Roman" w:cstheme="minorHAnsi"/>
          <w:lang w:val="en-CA"/>
        </w:rPr>
      </w:pPr>
      <w:r>
        <w:rPr>
          <w:rFonts w:eastAsia="Times New Roman" w:cstheme="minorHAnsi"/>
          <w:lang w:val="en-CA"/>
        </w:rPr>
        <w:t>Figure 4: Gut fullness index (food weight / fish body weight * 100)</w:t>
      </w:r>
      <w:r w:rsidR="00610845">
        <w:rPr>
          <w:rFonts w:eastAsia="Times New Roman" w:cstheme="minorHAnsi"/>
          <w:lang w:val="en-CA"/>
        </w:rPr>
        <w:t xml:space="preserve"> </w:t>
      </w:r>
      <w:r w:rsidR="003C25AC">
        <w:rPr>
          <w:rFonts w:eastAsia="Times New Roman" w:cstheme="minorHAnsi"/>
          <w:lang w:val="en-CA"/>
        </w:rPr>
        <w:t>values</w:t>
      </w:r>
      <w:r>
        <w:rPr>
          <w:rFonts w:eastAsia="Times New Roman" w:cstheme="minorHAnsi"/>
          <w:lang w:val="en-CA"/>
        </w:rPr>
        <w:t xml:space="preserve"> </w:t>
      </w:r>
      <w:r w:rsidR="00610845">
        <w:rPr>
          <w:rFonts w:eastAsia="Times New Roman" w:cstheme="minorHAnsi"/>
          <w:lang w:val="en-CA"/>
        </w:rPr>
        <w:t>of juvenile pink and chum salmon</w:t>
      </w:r>
      <w:r w:rsidR="003C25AC">
        <w:rPr>
          <w:rFonts w:eastAsia="Times New Roman" w:cstheme="minorHAnsi"/>
          <w:lang w:val="en-CA"/>
        </w:rPr>
        <w:t xml:space="preserve"> (left y-axis)</w:t>
      </w:r>
      <w:r w:rsidR="00610845">
        <w:rPr>
          <w:rFonts w:eastAsia="Times New Roman" w:cstheme="minorHAnsi"/>
          <w:lang w:val="en-CA"/>
        </w:rPr>
        <w:t xml:space="preserve">, </w:t>
      </w:r>
      <w:r w:rsidR="007F7936">
        <w:rPr>
          <w:rFonts w:eastAsia="Times New Roman" w:cstheme="minorHAnsi"/>
          <w:lang w:val="en-CA"/>
        </w:rPr>
        <w:t>the black bar indicates the mean, boxes show</w:t>
      </w:r>
      <w:r w:rsidR="003C25AC">
        <w:rPr>
          <w:rFonts w:eastAsia="Times New Roman" w:cstheme="minorHAnsi"/>
          <w:lang w:val="en-CA"/>
        </w:rPr>
        <w:t xml:space="preserve"> the</w:t>
      </w:r>
      <w:r w:rsidR="007F7936">
        <w:rPr>
          <w:rFonts w:eastAsia="Times New Roman" w:cstheme="minorHAnsi"/>
          <w:lang w:val="en-CA"/>
        </w:rPr>
        <w:t xml:space="preserve"> inter-quartile range (IQR), whiskers are data within 1.5*IQR and</w:t>
      </w:r>
      <w:r w:rsidR="003C25AC">
        <w:rPr>
          <w:rFonts w:eastAsia="Times New Roman" w:cstheme="minorHAnsi"/>
          <w:lang w:val="en-CA"/>
        </w:rPr>
        <w:t xml:space="preserve"> shown as points are</w:t>
      </w:r>
      <w:r w:rsidR="007F7936">
        <w:rPr>
          <w:rFonts w:eastAsia="Times New Roman" w:cstheme="minorHAnsi"/>
          <w:lang w:val="en-CA"/>
        </w:rPr>
        <w:t xml:space="preserve"> outliers beyond </w:t>
      </w:r>
      <w:r w:rsidR="003C25AC">
        <w:rPr>
          <w:rFonts w:eastAsia="Times New Roman" w:cstheme="minorHAnsi"/>
          <w:lang w:val="en-CA"/>
        </w:rPr>
        <w:t xml:space="preserve">the </w:t>
      </w:r>
      <w:r w:rsidR="007F7936">
        <w:rPr>
          <w:rFonts w:eastAsia="Times New Roman" w:cstheme="minorHAnsi"/>
          <w:lang w:val="en-CA"/>
        </w:rPr>
        <w:t>1.5*IQR</w:t>
      </w:r>
      <w:r w:rsidR="003C25AC">
        <w:rPr>
          <w:rFonts w:eastAsia="Times New Roman" w:cstheme="minorHAnsi"/>
          <w:lang w:val="en-CA"/>
        </w:rPr>
        <w:t xml:space="preserve">. </w:t>
      </w:r>
      <w:commentRangeStart w:id="885"/>
      <w:r w:rsidR="00AE6EE9">
        <w:rPr>
          <w:rFonts w:eastAsia="Times New Roman" w:cstheme="minorHAnsi"/>
          <w:lang w:val="en-CA"/>
        </w:rPr>
        <w:t>T</w:t>
      </w:r>
      <w:r w:rsidR="003C25AC">
        <w:rPr>
          <w:rFonts w:eastAsia="Times New Roman" w:cstheme="minorHAnsi"/>
          <w:lang w:val="en-CA"/>
        </w:rPr>
        <w:t>he dark red</w:t>
      </w:r>
      <w:r w:rsidR="00AE6EE9">
        <w:rPr>
          <w:rFonts w:eastAsia="Times New Roman" w:cstheme="minorHAnsi"/>
          <w:lang w:val="en-CA"/>
        </w:rPr>
        <w:t xml:space="preserve"> line (right y-axis)</w:t>
      </w:r>
      <w:r w:rsidR="003C25AC">
        <w:rPr>
          <w:rFonts w:eastAsia="Times New Roman" w:cstheme="minorHAnsi"/>
          <w:lang w:val="en-CA"/>
        </w:rPr>
        <w:t xml:space="preserve"> is </w:t>
      </w:r>
      <w:r w:rsidR="00AE6EE9">
        <w:rPr>
          <w:rFonts w:eastAsia="Times New Roman" w:cstheme="minorHAnsi"/>
          <w:lang w:val="en-CA"/>
        </w:rPr>
        <w:t xml:space="preserve">the </w:t>
      </w:r>
      <w:r w:rsidR="003C25AC">
        <w:rPr>
          <w:rFonts w:eastAsia="Times New Roman" w:cstheme="minorHAnsi"/>
          <w:lang w:val="en-CA"/>
        </w:rPr>
        <w:t xml:space="preserve">percent similarity </w:t>
      </w:r>
      <w:commentRangeEnd w:id="885"/>
      <w:r w:rsidR="00916329">
        <w:rPr>
          <w:rStyle w:val="CommentReference"/>
        </w:rPr>
        <w:commentReference w:id="885"/>
      </w:r>
      <w:r w:rsidR="003C25AC">
        <w:rPr>
          <w:rFonts w:eastAsia="Times New Roman" w:cstheme="minorHAnsi"/>
          <w:lang w:val="en-CA"/>
        </w:rPr>
        <w:t>or diet overlap index between pink and chum salmon, the sites are listed in the same order on the x-axis as they appear on the map.</w:t>
      </w:r>
    </w:p>
    <w:p w14:paraId="3436DA45" w14:textId="77777777" w:rsidR="00FA0237" w:rsidRDefault="00FA0237" w:rsidP="00266C78">
      <w:pPr>
        <w:spacing w:line="480" w:lineRule="auto"/>
        <w:rPr>
          <w:rFonts w:eastAsia="Times New Roman" w:cstheme="minorHAnsi"/>
          <w:lang w:val="en-CA"/>
        </w:rPr>
      </w:pPr>
      <w:r>
        <w:rPr>
          <w:rFonts w:eastAsia="Times New Roman" w:cstheme="minorHAnsi"/>
          <w:noProof/>
          <w:lang w:val="en-CA"/>
        </w:rPr>
        <w:t xml:space="preserve"> </w:t>
      </w:r>
      <w:r w:rsidR="002C77C0">
        <w:rPr>
          <w:rFonts w:eastAsia="Times New Roman" w:cstheme="minorHAnsi"/>
          <w:noProof/>
          <w:lang w:val="en-CA" w:eastAsia="en-CA"/>
        </w:rPr>
        <w:drawing>
          <wp:inline distT="0" distB="0" distL="0" distR="0" wp14:anchorId="35F24359" wp14:editId="2A0E8945">
            <wp:extent cx="5943600" cy="51327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tial_NMD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14:paraId="37605A84" w14:textId="77777777" w:rsidR="00FA0237" w:rsidRDefault="003C25AC" w:rsidP="00266C78">
      <w:pPr>
        <w:spacing w:line="480" w:lineRule="auto"/>
        <w:rPr>
          <w:rFonts w:eastAsia="Times New Roman" w:cstheme="minorHAnsi"/>
          <w:lang w:val="en-CA"/>
        </w:rPr>
      </w:pPr>
      <w:r w:rsidRPr="00174E5C">
        <w:rPr>
          <w:rFonts w:eastAsia="Times New Roman" w:cstheme="minorHAnsi"/>
          <w:b/>
          <w:bCs/>
          <w:lang w:val="en-CA"/>
        </w:rPr>
        <w:t>Figure 5:</w:t>
      </w:r>
      <w:r>
        <w:rPr>
          <w:rFonts w:eastAsia="Times New Roman" w:cstheme="minorHAnsi"/>
          <w:lang w:val="en-CA"/>
        </w:rPr>
        <w:t xml:space="preserve"> Non-metric multidimensional scaling (NMDS) plot of juvenile pink and chum salmon diet composition (see text for data transformations)</w:t>
      </w:r>
      <w:r w:rsidR="00A12EDC">
        <w:rPr>
          <w:rFonts w:eastAsia="Times New Roman" w:cstheme="minorHAnsi"/>
          <w:lang w:val="en-CA"/>
        </w:rPr>
        <w:t xml:space="preserve">. </w:t>
      </w:r>
      <w:r w:rsidR="009F0B0F">
        <w:rPr>
          <w:rFonts w:eastAsia="Times New Roman" w:cstheme="minorHAnsi"/>
          <w:lang w:val="en-CA"/>
        </w:rPr>
        <w:t xml:space="preserve">Each data point is a salmon </w:t>
      </w:r>
      <w:r w:rsidR="0087627C">
        <w:rPr>
          <w:rFonts w:eastAsia="Times New Roman" w:cstheme="minorHAnsi"/>
          <w:lang w:val="en-CA"/>
        </w:rPr>
        <w:t>stomach</w:t>
      </w:r>
      <w:r w:rsidR="009F0B0F">
        <w:rPr>
          <w:rFonts w:eastAsia="Times New Roman" w:cstheme="minorHAnsi"/>
          <w:lang w:val="en-CA"/>
        </w:rPr>
        <w:t xml:space="preserve"> and distance between points </w:t>
      </w:r>
      <w:r w:rsidR="00174E5C">
        <w:rPr>
          <w:rFonts w:eastAsia="Times New Roman" w:cstheme="minorHAnsi"/>
          <w:lang w:val="en-CA"/>
        </w:rPr>
        <w:t>express</w:t>
      </w:r>
      <w:r w:rsidR="009F0B0F">
        <w:rPr>
          <w:rFonts w:eastAsia="Times New Roman" w:cstheme="minorHAnsi"/>
          <w:lang w:val="en-CA"/>
        </w:rPr>
        <w:t xml:space="preserve"> dissimilarity</w:t>
      </w:r>
      <w:r w:rsidR="00F9716A">
        <w:rPr>
          <w:rFonts w:eastAsia="Times New Roman" w:cstheme="minorHAnsi"/>
          <w:lang w:val="en-CA"/>
        </w:rPr>
        <w:t>,</w:t>
      </w:r>
      <w:r w:rsidR="009F0B0F">
        <w:rPr>
          <w:rFonts w:eastAsia="Times New Roman" w:cstheme="minorHAnsi"/>
          <w:lang w:val="en-CA"/>
        </w:rPr>
        <w:t xml:space="preserve"> axes have no units</w:t>
      </w:r>
      <w:r w:rsidR="00F9716A">
        <w:rPr>
          <w:rFonts w:eastAsia="Times New Roman" w:cstheme="minorHAnsi"/>
          <w:lang w:val="en-CA"/>
        </w:rPr>
        <w:t>.</w:t>
      </w:r>
      <w:r w:rsidR="009F0B0F">
        <w:rPr>
          <w:rFonts w:eastAsia="Times New Roman" w:cstheme="minorHAnsi"/>
          <w:lang w:val="en-CA"/>
        </w:rPr>
        <w:t xml:space="preserve"> </w:t>
      </w:r>
      <w:r w:rsidR="00F9716A">
        <w:rPr>
          <w:rFonts w:eastAsia="Times New Roman" w:cstheme="minorHAnsi"/>
          <w:lang w:val="en-CA"/>
        </w:rPr>
        <w:t>S</w:t>
      </w:r>
      <w:r w:rsidR="009F0B0F">
        <w:rPr>
          <w:rFonts w:eastAsia="Times New Roman" w:cstheme="minorHAnsi"/>
          <w:lang w:val="en-CA"/>
        </w:rPr>
        <w:t>hapes show salmon species, color displays sample site</w:t>
      </w:r>
      <w:r w:rsidR="00174E5C">
        <w:rPr>
          <w:rFonts w:eastAsia="Times New Roman" w:cstheme="minorHAnsi"/>
          <w:lang w:val="en-CA"/>
        </w:rPr>
        <w:t xml:space="preserve"> and</w:t>
      </w:r>
      <w:r w:rsidR="009F0B0F">
        <w:rPr>
          <w:rFonts w:eastAsia="Times New Roman" w:cstheme="minorHAnsi"/>
          <w:lang w:val="en-CA"/>
        </w:rPr>
        <w:t xml:space="preserve"> ellipses indicate standard deviation of each region</w:t>
      </w:r>
      <w:r w:rsidR="0087627C">
        <w:rPr>
          <w:rFonts w:eastAsia="Times New Roman" w:cstheme="minorHAnsi"/>
          <w:lang w:val="en-CA"/>
        </w:rPr>
        <w:t xml:space="preserve"> (see legends). “</w:t>
      </w:r>
      <w:r w:rsidR="00174E5C">
        <w:rPr>
          <w:rFonts w:eastAsia="Times New Roman" w:cstheme="minorHAnsi"/>
          <w:lang w:val="en-CA"/>
        </w:rPr>
        <w:t>S</w:t>
      </w:r>
      <w:r w:rsidR="0087627C">
        <w:rPr>
          <w:rFonts w:eastAsia="Times New Roman" w:cstheme="minorHAnsi"/>
          <w:lang w:val="en-CA"/>
        </w:rPr>
        <w:t>tress</w:t>
      </w:r>
      <w:r w:rsidR="00174E5C">
        <w:rPr>
          <w:rFonts w:eastAsia="Times New Roman" w:cstheme="minorHAnsi"/>
          <w:lang w:val="en-CA"/>
        </w:rPr>
        <w:t>”</w:t>
      </w:r>
      <w:r w:rsidR="0087627C">
        <w:rPr>
          <w:rFonts w:eastAsia="Times New Roman" w:cstheme="minorHAnsi"/>
          <w:lang w:val="en-CA"/>
        </w:rPr>
        <w:t xml:space="preserve"> is how </w:t>
      </w:r>
      <w:r w:rsidR="00F9716A">
        <w:rPr>
          <w:rFonts w:eastAsia="Times New Roman" w:cstheme="minorHAnsi"/>
          <w:lang w:val="en-CA"/>
        </w:rPr>
        <w:t>well distance</w:t>
      </w:r>
      <w:r w:rsidR="00174E5C">
        <w:rPr>
          <w:rFonts w:eastAsia="Times New Roman" w:cstheme="minorHAnsi"/>
          <w:lang w:val="en-CA"/>
        </w:rPr>
        <w:t>s</w:t>
      </w:r>
      <w:r w:rsidR="00F9716A">
        <w:rPr>
          <w:rFonts w:eastAsia="Times New Roman" w:cstheme="minorHAnsi"/>
          <w:lang w:val="en-CA"/>
        </w:rPr>
        <w:t xml:space="preserve"> between points </w:t>
      </w:r>
      <w:r w:rsidR="00174E5C">
        <w:rPr>
          <w:rFonts w:eastAsia="Times New Roman" w:cstheme="minorHAnsi"/>
          <w:lang w:val="en-CA"/>
        </w:rPr>
        <w:t>are</w:t>
      </w:r>
      <w:r w:rsidR="00F9716A">
        <w:rPr>
          <w:rFonts w:eastAsia="Times New Roman" w:cstheme="minorHAnsi"/>
          <w:lang w:val="en-CA"/>
        </w:rPr>
        <w:t xml:space="preserve"> retained when </w:t>
      </w:r>
      <w:r w:rsidR="00D90EF2">
        <w:rPr>
          <w:rFonts w:eastAsia="Times New Roman" w:cstheme="minorHAnsi"/>
          <w:lang w:val="en-CA"/>
        </w:rPr>
        <w:t>displayed</w:t>
      </w:r>
      <w:r w:rsidR="00F9716A">
        <w:rPr>
          <w:rFonts w:eastAsia="Times New Roman" w:cstheme="minorHAnsi"/>
          <w:lang w:val="en-CA"/>
        </w:rPr>
        <w:t xml:space="preserve"> in </w:t>
      </w:r>
      <w:r w:rsidR="00174E5C">
        <w:rPr>
          <w:rFonts w:eastAsia="Times New Roman" w:cstheme="minorHAnsi"/>
          <w:lang w:val="en-CA"/>
        </w:rPr>
        <w:t>two</w:t>
      </w:r>
      <w:r w:rsidR="00F9716A">
        <w:rPr>
          <w:rFonts w:eastAsia="Times New Roman" w:cstheme="minorHAnsi"/>
          <w:lang w:val="en-CA"/>
        </w:rPr>
        <w:t>-dimension</w:t>
      </w:r>
      <w:r w:rsidR="00174E5C">
        <w:rPr>
          <w:rFonts w:eastAsia="Times New Roman" w:cstheme="minorHAnsi"/>
          <w:lang w:val="en-CA"/>
        </w:rPr>
        <w:t>s</w:t>
      </w:r>
      <w:r w:rsidR="00F9716A">
        <w:rPr>
          <w:rFonts w:eastAsia="Times New Roman" w:cstheme="minorHAnsi"/>
          <w:lang w:val="en-CA"/>
        </w:rPr>
        <w:t>, stress values under 0.2 are good representations of data.</w:t>
      </w:r>
      <w:r w:rsidR="00174E5C">
        <w:rPr>
          <w:rFonts w:eastAsia="Times New Roman" w:cstheme="minorHAnsi"/>
          <w:lang w:val="en-CA"/>
        </w:rPr>
        <w:t xml:space="preserve"> For this </w:t>
      </w:r>
      <w:r w:rsidR="00D90EF2">
        <w:rPr>
          <w:rFonts w:eastAsia="Times New Roman" w:cstheme="minorHAnsi"/>
          <w:lang w:val="en-CA"/>
        </w:rPr>
        <w:t xml:space="preserve">NMDS </w:t>
      </w:r>
      <w:r w:rsidR="00174E5C">
        <w:rPr>
          <w:rFonts w:eastAsia="Times New Roman" w:cstheme="minorHAnsi"/>
          <w:lang w:val="en-CA"/>
        </w:rPr>
        <w:t>plot,</w:t>
      </w:r>
      <w:r w:rsidR="00D90EF2">
        <w:rPr>
          <w:rFonts w:eastAsia="Times New Roman" w:cstheme="minorHAnsi"/>
          <w:lang w:val="en-CA"/>
        </w:rPr>
        <w:t xml:space="preserve"> the</w:t>
      </w:r>
      <w:r w:rsidR="00174E5C">
        <w:rPr>
          <w:rFonts w:eastAsia="Times New Roman" w:cstheme="minorHAnsi"/>
          <w:lang w:val="en-CA"/>
        </w:rPr>
        <w:t xml:space="preserve"> stress = 0.1</w:t>
      </w:r>
      <w:r w:rsidR="00A37BBE">
        <w:rPr>
          <w:rFonts w:eastAsia="Times New Roman" w:cstheme="minorHAnsi"/>
          <w:lang w:val="en-CA"/>
        </w:rPr>
        <w:t>7.</w:t>
      </w:r>
    </w:p>
    <w:p w14:paraId="067D3E71" w14:textId="77777777" w:rsidR="00FA0237" w:rsidRDefault="008D286A"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0AB4F10A" wp14:editId="5A8FBF5C">
            <wp:extent cx="5943600" cy="7924800"/>
            <wp:effectExtent l="0" t="0" r="0" b="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atial_cluster.png"/>
                    <pic:cNvPicPr/>
                  </pic:nvPicPr>
                  <pic:blipFill>
                    <a:blip r:embed="rId18" cstate="hq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DD12947" w14:textId="77777777" w:rsidR="00D90EF2" w:rsidRPr="003C4653" w:rsidRDefault="00D90EF2" w:rsidP="00266C78">
      <w:pPr>
        <w:spacing w:line="480" w:lineRule="auto"/>
        <w:rPr>
          <w:rFonts w:eastAsia="Times New Roman" w:cstheme="minorHAnsi"/>
          <w:lang w:val="en-CA"/>
        </w:rPr>
      </w:pPr>
      <w:r w:rsidRPr="00BE1091">
        <w:rPr>
          <w:rFonts w:eastAsia="Times New Roman" w:cstheme="minorHAnsi"/>
          <w:b/>
          <w:bCs/>
          <w:lang w:val="en-CA"/>
        </w:rPr>
        <w:t>Figure 6:</w:t>
      </w:r>
      <w:r>
        <w:rPr>
          <w:rFonts w:eastAsia="Times New Roman" w:cstheme="minorHAnsi"/>
          <w:lang w:val="en-CA"/>
        </w:rPr>
        <w:t xml:space="preserve"> Cluster analysis of juvenile pink and chum diet composition</w:t>
      </w:r>
      <w:r w:rsidR="00BE1091">
        <w:rPr>
          <w:rFonts w:eastAsia="Times New Roman" w:cstheme="minorHAnsi"/>
          <w:lang w:val="en-CA"/>
        </w:rPr>
        <w:t xml:space="preserve"> using average linkage clustering. D</w:t>
      </w:r>
      <w:r w:rsidR="00CF3DCD">
        <w:rPr>
          <w:rFonts w:eastAsia="Times New Roman" w:cstheme="minorHAnsi"/>
          <w:lang w:val="en-CA"/>
        </w:rPr>
        <w:t>endrogram</w:t>
      </w:r>
      <w:r w:rsidR="00BE1091">
        <w:rPr>
          <w:rFonts w:eastAsia="Times New Roman" w:cstheme="minorHAnsi"/>
          <w:lang w:val="en-CA"/>
        </w:rPr>
        <w:t xml:space="preserve"> </w:t>
      </w:r>
      <w:r w:rsidR="008D286A">
        <w:rPr>
          <w:rFonts w:eastAsia="Times New Roman" w:cstheme="minorHAnsi"/>
          <w:lang w:val="en-CA"/>
        </w:rPr>
        <w:t>label</w:t>
      </w:r>
      <w:r w:rsidR="00DF7973">
        <w:rPr>
          <w:rFonts w:eastAsia="Times New Roman" w:cstheme="minorHAnsi"/>
          <w:lang w:val="en-CA"/>
        </w:rPr>
        <w:t xml:space="preserve"> colors</w:t>
      </w:r>
      <w:r w:rsidR="00CF3DCD">
        <w:rPr>
          <w:rFonts w:eastAsia="Times New Roman" w:cstheme="minorHAnsi"/>
          <w:lang w:val="en-CA"/>
        </w:rPr>
        <w:t xml:space="preserve"> represent </w:t>
      </w:r>
      <w:r w:rsidR="008D286A">
        <w:rPr>
          <w:rFonts w:eastAsia="Times New Roman" w:cstheme="minorHAnsi"/>
          <w:lang w:val="en-CA"/>
        </w:rPr>
        <w:t>sites (</w:t>
      </w:r>
      <w:r w:rsidR="00DF7973">
        <w:rPr>
          <w:rFonts w:eastAsia="Times New Roman" w:cstheme="minorHAnsi"/>
          <w:lang w:val="en-CA"/>
        </w:rPr>
        <w:t xml:space="preserve">same colors as NMDS, </w:t>
      </w:r>
      <w:r w:rsidR="008D286A">
        <w:rPr>
          <w:rFonts w:eastAsia="Times New Roman" w:cstheme="minorHAnsi"/>
          <w:lang w:val="en-CA"/>
        </w:rPr>
        <w:t>this graph is still in progress to visually differentiate species and make it more readable, I’m</w:t>
      </w:r>
      <w:r w:rsidR="00DF7973">
        <w:rPr>
          <w:rFonts w:eastAsia="Times New Roman" w:cstheme="minorHAnsi"/>
          <w:lang w:val="en-CA"/>
        </w:rPr>
        <w:t xml:space="preserve"> still updating it all *</w:t>
      </w:r>
      <w:r w:rsidR="008D286A">
        <w:rPr>
          <w:rFonts w:eastAsia="Times New Roman" w:cstheme="minorHAnsi"/>
          <w:lang w:val="en-CA"/>
        </w:rPr>
        <w:t>).</w:t>
      </w:r>
    </w:p>
    <w:sectPr w:rsidR="00D90EF2" w:rsidRPr="003C4653" w:rsidSect="0037215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evgeny" w:date="2020-05-18T12:11:00Z" w:initials="e">
    <w:p w14:paraId="02BAE0C8" w14:textId="1CE9108F" w:rsidR="003D5843" w:rsidRDefault="003D5843">
      <w:pPr>
        <w:pStyle w:val="CommentText"/>
      </w:pPr>
      <w:r>
        <w:rPr>
          <w:rStyle w:val="CommentReference"/>
        </w:rPr>
        <w:annotationRef/>
      </w:r>
      <w:r>
        <w:t>I like the flavor of this intro.</w:t>
      </w:r>
    </w:p>
  </w:comment>
  <w:comment w:id="6" w:author="Brian" w:date="2020-05-05T23:47:00Z" w:initials="%">
    <w:p w14:paraId="23AAEBF4" w14:textId="77777777" w:rsidR="003D5843" w:rsidRDefault="003D5843">
      <w:pPr>
        <w:pStyle w:val="CommentText"/>
      </w:pPr>
      <w:r>
        <w:rPr>
          <w:rStyle w:val="CommentReference"/>
        </w:rPr>
        <w:annotationRef/>
      </w:r>
      <w:r>
        <w:t>Do you mean that they can grow quickly because they have migrated to productive habitat?</w:t>
      </w:r>
    </w:p>
  </w:comment>
  <w:comment w:id="35" w:author="Brian" w:date="2020-05-10T14:03:00Z" w:initials="%">
    <w:p w14:paraId="6C95B737" w14:textId="32174748" w:rsidR="003D5843" w:rsidRDefault="003D5843">
      <w:pPr>
        <w:pStyle w:val="CommentText"/>
      </w:pPr>
      <w:r>
        <w:rPr>
          <w:rStyle w:val="CommentReference"/>
        </w:rPr>
        <w:annotationRef/>
      </w:r>
      <w:r>
        <w:t xml:space="preserve">Consider providing a clear definition of what this means. This is an important topics that you come back to in your discussion. </w:t>
      </w:r>
    </w:p>
  </w:comment>
  <w:comment w:id="49" w:author="Brian" w:date="2020-05-05T23:53:00Z" w:initials="%">
    <w:p w14:paraId="6F2ABA1E" w14:textId="77777777" w:rsidR="003D5843" w:rsidRDefault="003D5843">
      <w:pPr>
        <w:pStyle w:val="CommentText"/>
      </w:pPr>
      <w:r>
        <w:rPr>
          <w:rStyle w:val="CommentReference"/>
        </w:rPr>
        <w:annotationRef/>
      </w:r>
      <w:r>
        <w:t>Add references</w:t>
      </w:r>
    </w:p>
  </w:comment>
  <w:comment w:id="61" w:author="Brian" w:date="2020-05-05T23:55:00Z" w:initials="%">
    <w:p w14:paraId="5532FFDE" w14:textId="77777777" w:rsidR="003D5843" w:rsidRDefault="003D5843">
      <w:pPr>
        <w:pStyle w:val="CommentText"/>
      </w:pPr>
      <w:r>
        <w:rPr>
          <w:rStyle w:val="CommentReference"/>
        </w:rPr>
        <w:annotationRef/>
      </w:r>
      <w:r>
        <w:t xml:space="preserve">It is likely that competition has favored the development of this trophic specialization. It is difficult to prove though, Do you have a reference for this? </w:t>
      </w:r>
    </w:p>
  </w:comment>
  <w:comment w:id="63" w:author="Brian" w:date="2020-05-06T09:24:00Z" w:initials="%">
    <w:p w14:paraId="643D8FC2" w14:textId="2A1A2996" w:rsidR="003D5843" w:rsidRDefault="003D5843">
      <w:pPr>
        <w:pStyle w:val="CommentText"/>
      </w:pPr>
      <w:r>
        <w:rPr>
          <w:rStyle w:val="CommentReference"/>
        </w:rPr>
        <w:annotationRef/>
      </w:r>
      <w:r>
        <w:t xml:space="preserve">It would be good to compare both of these species to sockeye. This will help to set up your aims and the relevance of your work given that work has already been done on sockeye in this region. </w:t>
      </w:r>
    </w:p>
  </w:comment>
  <w:comment w:id="64" w:author="evgeny" w:date="2020-05-18T12:18:00Z" w:initials="e">
    <w:p w14:paraId="3ADFB57F" w14:textId="2EC6F35F" w:rsidR="003D5843" w:rsidRDefault="003D5843">
      <w:pPr>
        <w:pStyle w:val="CommentText"/>
      </w:pPr>
      <w:r>
        <w:rPr>
          <w:rStyle w:val="CommentReference"/>
        </w:rPr>
        <w:annotationRef/>
      </w:r>
      <w:r>
        <w:t>I would remove this highlighted sentence.</w:t>
      </w:r>
    </w:p>
  </w:comment>
  <w:comment w:id="68" w:author="Brian" w:date="2020-05-06T00:00:00Z" w:initials="%">
    <w:p w14:paraId="6C1FB716" w14:textId="51DF0CFA" w:rsidR="003D5843" w:rsidRDefault="003D5843">
      <w:pPr>
        <w:pStyle w:val="CommentText"/>
      </w:pPr>
      <w:r>
        <w:rPr>
          <w:rStyle w:val="CommentReference"/>
        </w:rPr>
        <w:annotationRef/>
      </w:r>
      <w:r>
        <w:t xml:space="preserve">Are the majority of these fish from the Fraser River? I assume so for pinks. What about chum. I am not sure what the abundance of Fraser Chum is relative to the sum total of small systems. </w:t>
      </w:r>
    </w:p>
  </w:comment>
  <w:comment w:id="78" w:author="Brian" w:date="2020-05-06T08:50:00Z" w:initials="%">
    <w:p w14:paraId="50A3DFA4" w14:textId="1D9C8E81" w:rsidR="003D5843" w:rsidRDefault="003D5843">
      <w:pPr>
        <w:pStyle w:val="CommentText"/>
      </w:pPr>
      <w:r>
        <w:rPr>
          <w:rStyle w:val="CommentReference"/>
        </w:rPr>
        <w:annotationRef/>
      </w:r>
      <w:r>
        <w:t xml:space="preserve">Freshwater influence is greater in the SoG. The Fraser is an important source and because of the low mixing, the low density fresh layer sits in the surface and allows heat retention and hence stratification. </w:t>
      </w:r>
    </w:p>
  </w:comment>
  <w:comment w:id="85" w:author="Brian" w:date="2020-05-06T08:54:00Z" w:initials="%">
    <w:p w14:paraId="408F86C6" w14:textId="10178F67" w:rsidR="003D5843" w:rsidRDefault="003D5843">
      <w:pPr>
        <w:pStyle w:val="CommentText"/>
      </w:pPr>
      <w:r>
        <w:rPr>
          <w:rStyle w:val="CommentReference"/>
        </w:rPr>
        <w:annotationRef/>
      </w:r>
      <w:r>
        <w:t xml:space="preserve">Do the DI and JS need to be separated or can we group them as both tidally mixed and food limited? Sam’s paper shows the latter. </w:t>
      </w:r>
    </w:p>
  </w:comment>
  <w:comment w:id="141" w:author="Brian" w:date="2020-05-06T09:20:00Z" w:initials="%">
    <w:p w14:paraId="2817C526" w14:textId="28A5C8FB" w:rsidR="003D5843" w:rsidRDefault="003D5843">
      <w:pPr>
        <w:pStyle w:val="CommentText"/>
      </w:pPr>
      <w:r>
        <w:rPr>
          <w:rStyle w:val="CommentReference"/>
        </w:rPr>
        <w:annotationRef/>
      </w:r>
      <w:r>
        <w:t xml:space="preserve">This is a good and important para. It would be good to expand on the comparability of the DIJS to other areas – can you think of any other examples? </w:t>
      </w:r>
    </w:p>
  </w:comment>
  <w:comment w:id="144" w:author="Brian" w:date="2020-05-06T09:19:00Z" w:initials="%">
    <w:p w14:paraId="63E4AC3C" w14:textId="6AFDDD18" w:rsidR="003D5843" w:rsidRDefault="003D5843">
      <w:pPr>
        <w:pStyle w:val="CommentText"/>
      </w:pPr>
      <w:r>
        <w:rPr>
          <w:rStyle w:val="CommentReference"/>
        </w:rPr>
        <w:annotationRef/>
      </w:r>
      <w:r>
        <w:t>Or “representative of”</w:t>
      </w:r>
    </w:p>
  </w:comment>
  <w:comment w:id="162" w:author="Brian" w:date="2020-05-06T09:19:00Z" w:initials="%">
    <w:p w14:paraId="339B5A96" w14:textId="6E80F284" w:rsidR="003D5843" w:rsidRDefault="003D5843">
      <w:pPr>
        <w:pStyle w:val="CommentText"/>
      </w:pPr>
      <w:r>
        <w:rPr>
          <w:rStyle w:val="CommentReference"/>
        </w:rPr>
        <w:annotationRef/>
      </w:r>
      <w:r>
        <w:t xml:space="preserve">These occur in the southern Dis before one passes over the sills into Discovery Passage and Okisollo Channel. </w:t>
      </w:r>
    </w:p>
  </w:comment>
  <w:comment w:id="163" w:author="Brian" w:date="2020-05-06T09:21:00Z" w:initials="%">
    <w:p w14:paraId="7B1BFD60" w14:textId="40AB1782" w:rsidR="003D5843" w:rsidRDefault="003D5843">
      <w:pPr>
        <w:pStyle w:val="CommentText"/>
      </w:pPr>
      <w:r>
        <w:rPr>
          <w:rStyle w:val="CommentReference"/>
        </w:rPr>
        <w:annotationRef/>
      </w:r>
      <w:r>
        <w:t xml:space="preserve">It would be good to emphasize again why these areas might be important from a foraging perspective. Given that work has already been done on sockeye, what are the expectations for what chum and pink might experience? Given what we know about how they forage and what they forage on, will they face the same challenges as sockeye or not?  </w:t>
      </w:r>
    </w:p>
  </w:comment>
  <w:comment w:id="186" w:author="Brian" w:date="2020-05-06T09:33:00Z" w:initials="%">
    <w:p w14:paraId="562C1305" w14:textId="383E241D" w:rsidR="003D5843" w:rsidRDefault="003D5843">
      <w:pPr>
        <w:pStyle w:val="CommentText"/>
      </w:pPr>
      <w:r>
        <w:rPr>
          <w:rStyle w:val="CommentReference"/>
        </w:rPr>
        <w:annotationRef/>
      </w:r>
      <w:r>
        <w:t>Can you be more specific about what this means?</w:t>
      </w:r>
    </w:p>
  </w:comment>
  <w:comment w:id="193" w:author="Brian" w:date="2020-05-06T09:34:00Z" w:initials="%">
    <w:p w14:paraId="42FC2F4C" w14:textId="6CAC8CB2" w:rsidR="003D5843" w:rsidRDefault="003D5843">
      <w:pPr>
        <w:pStyle w:val="CommentText"/>
      </w:pPr>
      <w:r>
        <w:rPr>
          <w:rStyle w:val="CommentReference"/>
        </w:rPr>
        <w:annotationRef/>
      </w:r>
      <w:r>
        <w:t xml:space="preserve">This should probably be separated as a second aim, I think also addressing the very interesting question that your raise about how competition or niche overlap might vary across regions with different foraging conditions. </w:t>
      </w:r>
    </w:p>
  </w:comment>
  <w:comment w:id="204" w:author="Brian" w:date="2020-05-10T14:25:00Z" w:initials="%">
    <w:p w14:paraId="4D42BF71" w14:textId="182BFA92" w:rsidR="003D5843" w:rsidRDefault="003D5843">
      <w:pPr>
        <w:pStyle w:val="CommentText"/>
      </w:pPr>
      <w:r>
        <w:rPr>
          <w:rStyle w:val="CommentReference"/>
        </w:rPr>
        <w:annotationRef/>
      </w:r>
      <w:r>
        <w:t>These are strongly related to “quantify the diets”</w:t>
      </w:r>
    </w:p>
  </w:comment>
  <w:comment w:id="211" w:author="Brian" w:date="2020-05-06T09:35:00Z" w:initials="%">
    <w:p w14:paraId="314BECFF" w14:textId="2AE25D76" w:rsidR="003D5843" w:rsidRDefault="003D5843">
      <w:pPr>
        <w:pStyle w:val="CommentText"/>
      </w:pPr>
      <w:r>
        <w:rPr>
          <w:rStyle w:val="CommentReference"/>
        </w:rPr>
        <w:annotationRef/>
      </w:r>
      <w:r>
        <w:t xml:space="preserve">I think you can be more specific here about what implications you are talking about – how fish will respond to different foraging conditions. Whether that will lead to more or less competition / foraging success / failure. </w:t>
      </w:r>
    </w:p>
  </w:comment>
  <w:comment w:id="212" w:author="evgeny" w:date="2020-05-18T12:28:00Z" w:initials="e">
    <w:p w14:paraId="3770F1D9" w14:textId="21AAAD8F" w:rsidR="003D5843" w:rsidRDefault="003D5843">
      <w:pPr>
        <w:pStyle w:val="CommentText"/>
      </w:pPr>
      <w:r>
        <w:rPr>
          <w:rStyle w:val="CommentReference"/>
        </w:rPr>
        <w:annotationRef/>
      </w:r>
      <w:r>
        <w:t>Perhaps, it is not needed here.</w:t>
      </w:r>
    </w:p>
  </w:comment>
  <w:comment w:id="272" w:author="Brian" w:date="2020-05-09T17:57:00Z" w:initials="%">
    <w:p w14:paraId="046E3034" w14:textId="40F701E3" w:rsidR="003D5843" w:rsidRDefault="003D5843">
      <w:pPr>
        <w:pStyle w:val="CommentText"/>
      </w:pPr>
      <w:r>
        <w:rPr>
          <w:rStyle w:val="CommentReference"/>
        </w:rPr>
        <w:annotationRef/>
      </w:r>
      <w:r>
        <w:t>For the methods it is important to provide a detailed description of every aspect of the study.</w:t>
      </w:r>
    </w:p>
    <w:p w14:paraId="3E9B4A16" w14:textId="43D106ED" w:rsidR="003D5843" w:rsidRDefault="003D5843">
      <w:pPr>
        <w:pStyle w:val="CommentText"/>
      </w:pPr>
      <w:r>
        <w:t xml:space="preserve">Basically this is a recipe for someone to understand exactly what you did and how it could be repeated. </w:t>
      </w:r>
    </w:p>
  </w:comment>
  <w:comment w:id="295" w:author="evgeny" w:date="2020-05-18T12:29:00Z" w:initials="e">
    <w:p w14:paraId="3D886BEF" w14:textId="47DC6DF0" w:rsidR="003D5843" w:rsidRDefault="003D5843">
      <w:pPr>
        <w:pStyle w:val="CommentText"/>
      </w:pPr>
      <w:r>
        <w:rPr>
          <w:rStyle w:val="CommentReference"/>
        </w:rPr>
        <w:annotationRef/>
      </w:r>
      <w:r>
        <w:t>It would be good to cite here the program description published as NPAFC document.</w:t>
      </w:r>
    </w:p>
  </w:comment>
  <w:comment w:id="279" w:author="Brian" w:date="2020-05-10T10:06:00Z" w:initials="%">
    <w:p w14:paraId="1810D433" w14:textId="2C3973DC" w:rsidR="003D5843" w:rsidRDefault="003D5843">
      <w:pPr>
        <w:pStyle w:val="CommentText"/>
      </w:pPr>
      <w:r>
        <w:rPr>
          <w:rStyle w:val="CommentReference"/>
        </w:rPr>
        <w:annotationRef/>
      </w:r>
      <w:r>
        <w:t xml:space="preserve">IN this case it is important to separate what the JSP does vs what aspect of it you used for this study. </w:t>
      </w:r>
    </w:p>
  </w:comment>
  <w:comment w:id="319" w:author="Brian" w:date="2020-05-10T07:25:00Z" w:initials="%">
    <w:p w14:paraId="09A3BFF2" w14:textId="77777777" w:rsidR="003D5843" w:rsidRDefault="003D5843">
      <w:pPr>
        <w:pStyle w:val="CommentText"/>
      </w:pPr>
      <w:r>
        <w:rPr>
          <w:rStyle w:val="CommentReference"/>
        </w:rPr>
        <w:annotationRef/>
      </w:r>
      <w:r>
        <w:t xml:space="preserve">There is more detail needed here: </w:t>
      </w:r>
    </w:p>
    <w:p w14:paraId="35D32F22" w14:textId="77777777" w:rsidR="003D5843" w:rsidRDefault="003D5843">
      <w:pPr>
        <w:pStyle w:val="CommentText"/>
      </w:pPr>
    </w:p>
    <w:p w14:paraId="0D190985" w14:textId="72CEEAC8" w:rsidR="003D5843" w:rsidRDefault="003D5843">
      <w:pPr>
        <w:pStyle w:val="CommentText"/>
      </w:pPr>
      <w:r>
        <w:t xml:space="preserve">Where was sampling conducted?  (include reference to map). </w:t>
      </w:r>
    </w:p>
    <w:p w14:paraId="2C14E174" w14:textId="77777777" w:rsidR="003D5843" w:rsidRDefault="003D5843">
      <w:pPr>
        <w:pStyle w:val="CommentText"/>
      </w:pPr>
      <w:r>
        <w:t>How many stations were sampled?</w:t>
      </w:r>
    </w:p>
    <w:p w14:paraId="78CA64CE" w14:textId="624D8EE3" w:rsidR="003D5843" w:rsidRDefault="003D5843">
      <w:pPr>
        <w:pStyle w:val="CommentText"/>
      </w:pPr>
      <w:r>
        <w:t xml:space="preserve">What was the sampling frequency? </w:t>
      </w:r>
    </w:p>
    <w:p w14:paraId="546F7DAB" w14:textId="0AEA9B3B" w:rsidR="003D5843" w:rsidRDefault="003D5843">
      <w:pPr>
        <w:pStyle w:val="CommentText"/>
      </w:pPr>
      <w:r>
        <w:t xml:space="preserve">What regions do you associate each station with? </w:t>
      </w:r>
    </w:p>
    <w:p w14:paraId="6551CB99" w14:textId="67BE8C23" w:rsidR="003D5843" w:rsidRDefault="003D5843">
      <w:pPr>
        <w:pStyle w:val="CommentText"/>
      </w:pPr>
      <w:r>
        <w:t xml:space="preserve">What were the sampling dates? (this can go in  table with other relevant information including the number of fish actually analyzed at each site) </w:t>
      </w:r>
    </w:p>
    <w:p w14:paraId="1DE01908" w14:textId="1412FFDF" w:rsidR="003D5843" w:rsidRDefault="003D5843">
      <w:pPr>
        <w:pStyle w:val="CommentText"/>
      </w:pPr>
    </w:p>
    <w:p w14:paraId="37EEC9BB" w14:textId="5A4E8753" w:rsidR="003D5843" w:rsidRDefault="003D5843">
      <w:pPr>
        <w:pStyle w:val="CommentText"/>
      </w:pPr>
      <w:r>
        <w:t xml:space="preserve">Why were these dates selected? </w:t>
      </w:r>
    </w:p>
    <w:p w14:paraId="34A840FE" w14:textId="77777777" w:rsidR="003D5843" w:rsidRDefault="003D5843">
      <w:pPr>
        <w:pStyle w:val="CommentText"/>
      </w:pPr>
    </w:p>
    <w:p w14:paraId="08C36D07" w14:textId="77777777" w:rsidR="003D5843" w:rsidRDefault="003D5843">
      <w:pPr>
        <w:pStyle w:val="CommentText"/>
      </w:pPr>
      <w:r>
        <w:t xml:space="preserve">Systematically explain each sample / data type collected. </w:t>
      </w:r>
    </w:p>
    <w:p w14:paraId="2FD4819D" w14:textId="77777777" w:rsidR="003D5843" w:rsidRDefault="003D5843">
      <w:pPr>
        <w:pStyle w:val="CommentText"/>
      </w:pPr>
    </w:p>
    <w:p w14:paraId="415EA76D" w14:textId="13228EFF" w:rsidR="003D5843" w:rsidRDefault="003D5843">
      <w:pPr>
        <w:pStyle w:val="CommentText"/>
      </w:pPr>
      <w:r>
        <w:t xml:space="preserve">Give the seine net dimensions but you can refer to Hunt et al 2018 for detailed methods. </w:t>
      </w:r>
    </w:p>
    <w:p w14:paraId="1902B8B4" w14:textId="77777777" w:rsidR="003D5843" w:rsidRDefault="003D5843">
      <w:pPr>
        <w:pStyle w:val="CommentText"/>
      </w:pPr>
    </w:p>
    <w:p w14:paraId="7324DC53" w14:textId="77777777" w:rsidR="003D5843" w:rsidRDefault="003D5843">
      <w:pPr>
        <w:pStyle w:val="CommentText"/>
      </w:pPr>
      <w:r>
        <w:t xml:space="preserve">Size of zooplankton net and how it was deployed. </w:t>
      </w:r>
    </w:p>
    <w:p w14:paraId="783E8FE0" w14:textId="77777777" w:rsidR="003D5843" w:rsidRDefault="003D5843">
      <w:pPr>
        <w:pStyle w:val="CommentText"/>
      </w:pPr>
    </w:p>
    <w:p w14:paraId="203AB076" w14:textId="77777777" w:rsidR="003D5843" w:rsidRDefault="003D5843">
      <w:pPr>
        <w:pStyle w:val="CommentText"/>
      </w:pPr>
      <w:r>
        <w:t>What were the YSI and CTD used? How were they deployed? Where was data collected (surface / water column).</w:t>
      </w:r>
    </w:p>
    <w:p w14:paraId="6BDBB2CF" w14:textId="77777777" w:rsidR="003D5843" w:rsidRDefault="003D5843">
      <w:pPr>
        <w:pStyle w:val="CommentText"/>
      </w:pPr>
    </w:p>
    <w:p w14:paraId="13FD5EE9" w14:textId="4A75FE00" w:rsidR="003D5843" w:rsidRDefault="003D5843">
      <w:pPr>
        <w:pStyle w:val="CommentText"/>
      </w:pPr>
      <w:r>
        <w:t>How were fish preserved on the boat and stored in the lab?</w:t>
      </w:r>
    </w:p>
  </w:comment>
  <w:comment w:id="431" w:author="Brian" w:date="2020-05-10T07:52:00Z" w:initials="%">
    <w:p w14:paraId="19969ACE" w14:textId="5835956D" w:rsidR="003D5843" w:rsidRDefault="003D5843">
      <w:pPr>
        <w:pStyle w:val="CommentText"/>
      </w:pPr>
      <w:r>
        <w:rPr>
          <w:rStyle w:val="CommentReference"/>
        </w:rPr>
        <w:annotationRef/>
      </w:r>
      <w:r>
        <w:t xml:space="preserve">Suggest to separate the fish and zoo processing text. </w:t>
      </w:r>
    </w:p>
  </w:comment>
  <w:comment w:id="453" w:author="Brian" w:date="2020-05-10T07:53:00Z" w:initials="%">
    <w:p w14:paraId="4A78DA3C" w14:textId="5E8E6C0C" w:rsidR="003D5843" w:rsidRDefault="003D5843">
      <w:pPr>
        <w:pStyle w:val="CommentText"/>
      </w:pPr>
      <w:r>
        <w:rPr>
          <w:rStyle w:val="CommentReference"/>
        </w:rPr>
        <w:annotationRef/>
      </w:r>
      <w:r>
        <w:t xml:space="preserve">What type of water? </w:t>
      </w:r>
    </w:p>
  </w:comment>
  <w:comment w:id="467" w:author="Brian" w:date="2020-05-10T07:55:00Z" w:initials="%">
    <w:p w14:paraId="212A3075" w14:textId="7188FDAD" w:rsidR="003D5843" w:rsidRDefault="003D5843">
      <w:pPr>
        <w:pStyle w:val="CommentText"/>
      </w:pPr>
      <w:r>
        <w:rPr>
          <w:rStyle w:val="CommentReference"/>
        </w:rPr>
        <w:annotationRef/>
      </w:r>
      <w:r>
        <w:t>State that this was wet weight. Indicate what it was weighed on and the measurement resolution</w:t>
      </w:r>
    </w:p>
  </w:comment>
  <w:comment w:id="484" w:author="Brian" w:date="2020-05-10T10:28:00Z" w:initials="%">
    <w:p w14:paraId="2B9A9EC9" w14:textId="13B62FF0" w:rsidR="003D5843" w:rsidRDefault="003D5843">
      <w:pPr>
        <w:pStyle w:val="CommentText"/>
      </w:pPr>
      <w:r>
        <w:rPr>
          <w:rStyle w:val="CommentReference"/>
        </w:rPr>
        <w:annotationRef/>
      </w:r>
      <w:r>
        <w:t xml:space="preserve">Define what you mean by gelatinous and other – the two general categories. </w:t>
      </w:r>
    </w:p>
  </w:comment>
  <w:comment w:id="485" w:author="Brian" w:date="2020-05-10T08:02:00Z" w:initials="%">
    <w:p w14:paraId="2D45311A" w14:textId="184E2C66" w:rsidR="003D5843" w:rsidRDefault="003D5843">
      <w:pPr>
        <w:pStyle w:val="CommentText"/>
      </w:pPr>
      <w:r>
        <w:rPr>
          <w:rStyle w:val="CommentReference"/>
        </w:rPr>
        <w:annotationRef/>
      </w:r>
      <w:r>
        <w:t xml:space="preserve">Clearly outline the digestive states used.  </w:t>
      </w:r>
    </w:p>
  </w:comment>
  <w:comment w:id="525" w:author="Brian" w:date="2020-05-10T08:05:00Z" w:initials="%">
    <w:p w14:paraId="0517EC10" w14:textId="2147EDAE" w:rsidR="003D5843" w:rsidRDefault="003D5843">
      <w:pPr>
        <w:pStyle w:val="CommentText"/>
      </w:pPr>
      <w:r>
        <w:rPr>
          <w:rStyle w:val="CommentReference"/>
        </w:rPr>
        <w:annotationRef/>
      </w:r>
      <w:r>
        <w:t>Was this done on a species by species basis?</w:t>
      </w:r>
    </w:p>
  </w:comment>
  <w:comment w:id="528" w:author="Brian" w:date="2020-05-10T08:06:00Z" w:initials="%">
    <w:p w14:paraId="5F75FEDB" w14:textId="53BD7989" w:rsidR="003D5843" w:rsidRDefault="003D5843">
      <w:pPr>
        <w:pStyle w:val="CommentText"/>
      </w:pPr>
      <w:r>
        <w:rPr>
          <w:rStyle w:val="CommentReference"/>
        </w:rPr>
        <w:annotationRef/>
      </w:r>
      <w:r>
        <w:t xml:space="preserve">You can leave this out. </w:t>
      </w:r>
    </w:p>
  </w:comment>
  <w:comment w:id="562" w:author="Brian" w:date="2020-05-10T08:13:00Z" w:initials="%">
    <w:p w14:paraId="6B0EFA4D" w14:textId="6FC29E4F" w:rsidR="003D5843" w:rsidRDefault="003D5843">
      <w:pPr>
        <w:pStyle w:val="CommentText"/>
      </w:pPr>
      <w:r>
        <w:rPr>
          <w:rStyle w:val="CommentReference"/>
        </w:rPr>
        <w:annotationRef/>
      </w:r>
      <w:r>
        <w:t>Indicate which size fractions.</w:t>
      </w:r>
    </w:p>
  </w:comment>
  <w:comment w:id="566" w:author="Brian" w:date="2020-05-10T08:16:00Z" w:initials="%">
    <w:p w14:paraId="184030FE" w14:textId="73086BA5" w:rsidR="003D5843" w:rsidRDefault="003D5843">
      <w:pPr>
        <w:pStyle w:val="CommentText"/>
      </w:pPr>
      <w:r>
        <w:rPr>
          <w:rStyle w:val="CommentReference"/>
        </w:rPr>
        <w:annotationRef/>
      </w:r>
      <w:r>
        <w:t xml:space="preserve">Give units. </w:t>
      </w:r>
    </w:p>
  </w:comment>
  <w:comment w:id="665" w:author="Brian" w:date="2020-05-10T13:55:00Z" w:initials="%">
    <w:p w14:paraId="1BF75ECC" w14:textId="086E6246" w:rsidR="003D5843" w:rsidRDefault="003D5843">
      <w:pPr>
        <w:pStyle w:val="CommentText"/>
      </w:pPr>
      <w:r>
        <w:rPr>
          <w:rStyle w:val="CommentReference"/>
        </w:rPr>
        <w:annotationRef/>
      </w:r>
      <w:r>
        <w:t xml:space="preserve">Feeding intensity suggests a measure of feeding rate. I am not convinced that we can use this for GFI.  </w:t>
      </w:r>
    </w:p>
  </w:comment>
  <w:comment w:id="716" w:author="Brian" w:date="2020-05-10T10:44:00Z" w:initials="%">
    <w:p w14:paraId="4FE2F33B" w14:textId="48BF2FC5" w:rsidR="003D5843" w:rsidRDefault="003D5843">
      <w:pPr>
        <w:pStyle w:val="CommentText"/>
      </w:pPr>
      <w:r>
        <w:rPr>
          <w:rStyle w:val="CommentReference"/>
        </w:rPr>
        <w:annotationRef/>
      </w:r>
      <w:r>
        <w:t>Why 60%?</w:t>
      </w:r>
    </w:p>
  </w:comment>
  <w:comment w:id="642" w:author="Brian" w:date="2020-05-10T10:07:00Z" w:initials="%">
    <w:p w14:paraId="048A83BE" w14:textId="77777777" w:rsidR="003D5843" w:rsidRDefault="003D5843">
      <w:pPr>
        <w:pStyle w:val="CommentText"/>
      </w:pPr>
      <w:r>
        <w:rPr>
          <w:rStyle w:val="CommentReference"/>
        </w:rPr>
        <w:annotationRef/>
      </w:r>
      <w:r>
        <w:t xml:space="preserve">It might help to show the equations for each index. </w:t>
      </w:r>
    </w:p>
    <w:p w14:paraId="331E97AD" w14:textId="64C2DFF5" w:rsidR="003D5843" w:rsidRDefault="003D5843">
      <w:pPr>
        <w:pStyle w:val="CommentText"/>
      </w:pPr>
      <w:r>
        <w:t xml:space="preserve">This will allow the reader to see exactly what went into each metric and how they compare. </w:t>
      </w:r>
    </w:p>
  </w:comment>
  <w:comment w:id="723" w:author="Brian" w:date="2020-05-10T10:18:00Z" w:initials="%">
    <w:p w14:paraId="7DA2B925" w14:textId="17C59B26" w:rsidR="003D5843" w:rsidRDefault="003D5843">
      <w:pPr>
        <w:pStyle w:val="CommentText"/>
      </w:pPr>
      <w:r>
        <w:rPr>
          <w:rStyle w:val="CommentReference"/>
        </w:rPr>
        <w:annotationRef/>
      </w:r>
      <w:r>
        <w:t>This is a loaded term. How would one define oceanic – is it based on properties or location relative to the coast?</w:t>
      </w:r>
    </w:p>
    <w:p w14:paraId="12DDB4F5" w14:textId="5E73DEAA" w:rsidR="003D5843" w:rsidRDefault="003D5843">
      <w:pPr>
        <w:pStyle w:val="CommentText"/>
      </w:pPr>
    </w:p>
    <w:p w14:paraId="1E31FA6C" w14:textId="3D3E1AAC" w:rsidR="003D5843" w:rsidRDefault="003D5843">
      <w:pPr>
        <w:pStyle w:val="CommentText"/>
      </w:pPr>
      <w:r>
        <w:t xml:space="preserve">Johnstone Strait and other locations in the Dis are saltier and colder because of deep mixing. This does not necessarily make them more oceanic. </w:t>
      </w:r>
    </w:p>
  </w:comment>
  <w:comment w:id="722" w:author="Brian" w:date="2020-05-10T10:12:00Z" w:initials="%">
    <w:p w14:paraId="43B9A348" w14:textId="77777777" w:rsidR="003D5843" w:rsidRDefault="003D5843">
      <w:pPr>
        <w:pStyle w:val="CommentText"/>
      </w:pPr>
      <w:r>
        <w:rPr>
          <w:rStyle w:val="CommentReference"/>
        </w:rPr>
        <w:annotationRef/>
      </w:r>
      <w:r>
        <w:t xml:space="preserve">Are you preferring to previous studies? If so this does not belong in the results The results should focus on your data and analyses. </w:t>
      </w:r>
    </w:p>
    <w:p w14:paraId="7C0FBB2B" w14:textId="77777777" w:rsidR="003D5843" w:rsidRDefault="003D5843">
      <w:pPr>
        <w:pStyle w:val="CommentText"/>
      </w:pPr>
    </w:p>
    <w:p w14:paraId="23169D49" w14:textId="53594A33" w:rsidR="003D5843" w:rsidRDefault="003D5843">
      <w:pPr>
        <w:pStyle w:val="CommentText"/>
      </w:pPr>
      <w:r>
        <w:t xml:space="preserve">That being said, after going through your oceanog results you can make a general overview statement about your data and how it compares to previous work. </w:t>
      </w:r>
    </w:p>
  </w:comment>
  <w:comment w:id="726" w:author="Brian" w:date="2020-05-10T10:15:00Z" w:initials="%">
    <w:p w14:paraId="22276A20" w14:textId="77777777" w:rsidR="003D5843" w:rsidRDefault="003D5843">
      <w:pPr>
        <w:pStyle w:val="CommentText"/>
      </w:pPr>
      <w:r>
        <w:rPr>
          <w:rStyle w:val="CommentReference"/>
        </w:rPr>
        <w:annotationRef/>
      </w:r>
      <w:r>
        <w:t xml:space="preserve">Your data only speak to the moment (time and place when they were collected). </w:t>
      </w:r>
    </w:p>
    <w:p w14:paraId="0CCCEDD7" w14:textId="77777777" w:rsidR="003D5843" w:rsidRDefault="003D5843">
      <w:pPr>
        <w:pStyle w:val="CommentText"/>
      </w:pPr>
    </w:p>
    <w:p w14:paraId="77FCB1A4" w14:textId="77777777" w:rsidR="003D5843" w:rsidRDefault="003D5843">
      <w:pPr>
        <w:pStyle w:val="CommentText"/>
      </w:pPr>
      <w:r>
        <w:t>Use past tense throughout when referring to your data.</w:t>
      </w:r>
    </w:p>
    <w:p w14:paraId="5FC55E3F" w14:textId="77777777" w:rsidR="003D5843" w:rsidRDefault="003D5843">
      <w:pPr>
        <w:pStyle w:val="CommentText"/>
      </w:pPr>
    </w:p>
    <w:p w14:paraId="0E684E8C" w14:textId="3986BB3B" w:rsidR="003D5843" w:rsidRDefault="003D5843">
      <w:pPr>
        <w:pStyle w:val="CommentText"/>
      </w:pPr>
      <w:r>
        <w:t xml:space="preserve">When one is presenting an overview of ones work, and one has sufficient data, it is possible to make generalizations </w:t>
      </w:r>
    </w:p>
  </w:comment>
  <w:comment w:id="729" w:author="Brian" w:date="2020-05-10T10:17:00Z" w:initials="%">
    <w:p w14:paraId="16E08F94" w14:textId="01E3077B" w:rsidR="003D5843" w:rsidRDefault="003D5843">
      <w:pPr>
        <w:pStyle w:val="CommentText"/>
      </w:pPr>
      <w:r>
        <w:rPr>
          <w:rStyle w:val="CommentReference"/>
        </w:rPr>
        <w:annotationRef/>
      </w:r>
      <w:r>
        <w:t>Past tense throughout</w:t>
      </w:r>
    </w:p>
  </w:comment>
  <w:comment w:id="732" w:author="Brian" w:date="2020-05-10T10:21:00Z" w:initials="%">
    <w:p w14:paraId="12921A7E" w14:textId="1F65A4D8" w:rsidR="003D5843" w:rsidRDefault="003D5843">
      <w:pPr>
        <w:pStyle w:val="CommentText"/>
      </w:pPr>
      <w:r>
        <w:rPr>
          <w:rStyle w:val="CommentReference"/>
        </w:rPr>
        <w:annotationRef/>
      </w:r>
      <w:r>
        <w:t xml:space="preserve">I think you need to show a figure here, since you refer to the zooplankton component in the methods. It is not sufficient to make a statement in the results without evidence. </w:t>
      </w:r>
    </w:p>
    <w:p w14:paraId="1971BA54" w14:textId="3B05E369" w:rsidR="003D5843" w:rsidRDefault="003D5843">
      <w:pPr>
        <w:pStyle w:val="CommentText"/>
      </w:pPr>
    </w:p>
    <w:p w14:paraId="6BF20424" w14:textId="2E8B286D" w:rsidR="003D5843" w:rsidRDefault="003D5843">
      <w:pPr>
        <w:pStyle w:val="CommentText"/>
      </w:pPr>
      <w:r>
        <w:t xml:space="preserve">What about the distribution of “prey sized” zooplankton? </w:t>
      </w:r>
    </w:p>
  </w:comment>
  <w:comment w:id="733" w:author="Brian" w:date="2020-05-10T10:35:00Z" w:initials="%">
    <w:p w14:paraId="659B8F18" w14:textId="2A1BF4ED" w:rsidR="003D5843" w:rsidRDefault="003D5843">
      <w:pPr>
        <w:pStyle w:val="CommentText"/>
      </w:pPr>
      <w:r>
        <w:rPr>
          <w:rStyle w:val="CommentReference"/>
        </w:rPr>
        <w:annotationRef/>
      </w:r>
      <w:r>
        <w:t xml:space="preserve">Please include a table with the number of fish that you caught at each station in this study. You can include the sampling dates. </w:t>
      </w:r>
    </w:p>
  </w:comment>
  <w:comment w:id="734" w:author="Brian" w:date="2020-05-10T10:23:00Z" w:initials="%">
    <w:p w14:paraId="203D5C41" w14:textId="77777777" w:rsidR="003D5843" w:rsidRDefault="003D5843">
      <w:pPr>
        <w:pStyle w:val="CommentText"/>
      </w:pPr>
      <w:r>
        <w:rPr>
          <w:rStyle w:val="CommentReference"/>
        </w:rPr>
        <w:annotationRef/>
      </w:r>
      <w:r>
        <w:t>The Dis and JS and not homogenous regions, so you need to provide a bit more detail on how prey were distributed relative to stations and / or sub-regions.</w:t>
      </w:r>
    </w:p>
    <w:p w14:paraId="0D047442" w14:textId="77777777" w:rsidR="003D5843" w:rsidRDefault="003D5843">
      <w:pPr>
        <w:pStyle w:val="CommentText"/>
      </w:pPr>
    </w:p>
    <w:p w14:paraId="5BBC6D03" w14:textId="6D7AE9BB" w:rsidR="003D5843" w:rsidRDefault="003D5843">
      <w:pPr>
        <w:pStyle w:val="CommentText"/>
      </w:pPr>
      <w:r>
        <w:t xml:space="preserve">For example, here it is not clear that you mean euphausiids were associated with one station north of the Dis – JS2. Is this still JS? Technically it is north of JS, and is actually unique in the excessive mixing that goes on there (more so than JS proper). It is a real hotspot. </w:t>
      </w:r>
    </w:p>
    <w:p w14:paraId="127A214B" w14:textId="77777777" w:rsidR="003D5843" w:rsidRDefault="003D5843">
      <w:pPr>
        <w:pStyle w:val="CommentText"/>
      </w:pPr>
    </w:p>
    <w:p w14:paraId="0DFC8A05" w14:textId="1A672B7D" w:rsidR="003D5843" w:rsidRDefault="003D5843">
      <w:pPr>
        <w:pStyle w:val="CommentText"/>
      </w:pPr>
      <w:r>
        <w:t xml:space="preserve">When describing the results for Figure 3 it would help t cite the % values in the text. </w:t>
      </w:r>
    </w:p>
  </w:comment>
  <w:comment w:id="751" w:author="Brian" w:date="2020-05-10T10:31:00Z" w:initials="%">
    <w:p w14:paraId="02FC0CFE" w14:textId="319818B0" w:rsidR="003D5843" w:rsidRDefault="003D5843">
      <w:pPr>
        <w:pStyle w:val="CommentText"/>
      </w:pPr>
      <w:r>
        <w:rPr>
          <w:rStyle w:val="CommentReference"/>
        </w:rPr>
        <w:annotationRef/>
      </w:r>
      <w:r>
        <w:t xml:space="preserve">For these general statements you could cite some summary states (%) for the study area. E.g., Pink salmon had a mean calanoid contribution of ~ 50%.  </w:t>
      </w:r>
    </w:p>
  </w:comment>
  <w:comment w:id="755" w:author="Brian" w:date="2020-05-10T10:33:00Z" w:initials="%">
    <w:p w14:paraId="32F7D7A1" w14:textId="41E95344" w:rsidR="003D5843" w:rsidRDefault="003D5843">
      <w:pPr>
        <w:pStyle w:val="CommentText"/>
      </w:pPr>
      <w:r>
        <w:rPr>
          <w:rStyle w:val="CommentReference"/>
        </w:rPr>
        <w:annotationRef/>
      </w:r>
      <w:r>
        <w:t xml:space="preserve">I might be good to use Gut Fullness here rather than feeding intensity. </w:t>
      </w:r>
    </w:p>
    <w:p w14:paraId="410402B1" w14:textId="51E828E6" w:rsidR="003D5843" w:rsidRDefault="003D5843">
      <w:pPr>
        <w:pStyle w:val="CommentText"/>
      </w:pPr>
    </w:p>
    <w:p w14:paraId="5275EF46" w14:textId="5011BD9E" w:rsidR="003D5843" w:rsidRDefault="003D5843">
      <w:pPr>
        <w:pStyle w:val="CommentText"/>
      </w:pPr>
      <w:r>
        <w:t xml:space="preserve">Have you thought about including a table for your three indices values by species and station? </w:t>
      </w:r>
    </w:p>
    <w:p w14:paraId="53A4357B" w14:textId="75F720CE" w:rsidR="003D5843" w:rsidRDefault="003D5843">
      <w:pPr>
        <w:pStyle w:val="CommentText"/>
      </w:pPr>
      <w:r>
        <w:t xml:space="preserve">You can also show the number of empty stomachs. </w:t>
      </w:r>
    </w:p>
    <w:p w14:paraId="24B27513" w14:textId="6D4225A7" w:rsidR="003D5843" w:rsidRDefault="003D5843">
      <w:pPr>
        <w:pStyle w:val="CommentText"/>
      </w:pPr>
    </w:p>
    <w:p w14:paraId="1DAB6A03" w14:textId="050ADFE3" w:rsidR="003D5843" w:rsidRDefault="003D5843">
      <w:pPr>
        <w:pStyle w:val="CommentText"/>
      </w:pPr>
      <w:r>
        <w:t xml:space="preserve">It is always good to have actual numbers presented. </w:t>
      </w:r>
    </w:p>
  </w:comment>
  <w:comment w:id="758" w:author="Brian" w:date="2020-05-10T10:38:00Z" w:initials="%">
    <w:p w14:paraId="11AA5B37" w14:textId="70F8CCD8" w:rsidR="003D5843" w:rsidRDefault="003D5843">
      <w:pPr>
        <w:pStyle w:val="CommentText"/>
      </w:pPr>
      <w:r>
        <w:rPr>
          <w:rStyle w:val="CommentReference"/>
        </w:rPr>
        <w:annotationRef/>
      </w:r>
      <w:r>
        <w:t xml:space="preserve">Make sure that the reader know what these are? </w:t>
      </w:r>
    </w:p>
  </w:comment>
  <w:comment w:id="774" w:author="Brian" w:date="2020-05-10T10:42:00Z" w:initials="%">
    <w:p w14:paraId="0D3BC775" w14:textId="7D1369C6" w:rsidR="003D5843" w:rsidRDefault="003D5843">
      <w:pPr>
        <w:pStyle w:val="CommentText"/>
      </w:pPr>
      <w:r>
        <w:rPr>
          <w:rStyle w:val="CommentReference"/>
        </w:rPr>
        <w:annotationRef/>
      </w:r>
      <w:r>
        <w:t xml:space="preserve">Include numbers in a table – you can report on them as % in the text if you wish </w:t>
      </w:r>
    </w:p>
  </w:comment>
  <w:comment w:id="776" w:author="Brian" w:date="2020-05-10T13:43:00Z" w:initials="%">
    <w:p w14:paraId="3F693719" w14:textId="7F62196F" w:rsidR="003D5843" w:rsidRDefault="003D5843">
      <w:pPr>
        <w:pStyle w:val="CommentText"/>
      </w:pPr>
      <w:r>
        <w:rPr>
          <w:rStyle w:val="CommentReference"/>
        </w:rPr>
        <w:annotationRef/>
      </w:r>
      <w:r>
        <w:t xml:space="preserve">You have good content in this para. Make sure be go through the results of the ordination and cluster methodically so that you can compare and contrast.  </w:t>
      </w:r>
    </w:p>
    <w:p w14:paraId="133D8C92" w14:textId="663BD726" w:rsidR="003D5843" w:rsidRDefault="003D5843">
      <w:pPr>
        <w:pStyle w:val="CommentText"/>
      </w:pPr>
    </w:p>
    <w:p w14:paraId="04AC1170" w14:textId="77777777" w:rsidR="003D5843" w:rsidRDefault="003D5843">
      <w:pPr>
        <w:pStyle w:val="CommentText"/>
      </w:pPr>
      <w:r>
        <w:t xml:space="preserve">There are two important factors: </w:t>
      </w:r>
    </w:p>
    <w:p w14:paraId="155D17B1" w14:textId="2A3AD07D" w:rsidR="003D5843" w:rsidRDefault="003D5843" w:rsidP="00893A55">
      <w:pPr>
        <w:pStyle w:val="CommentText"/>
        <w:numPr>
          <w:ilvl w:val="0"/>
          <w:numId w:val="1"/>
        </w:numPr>
      </w:pPr>
      <w:r>
        <w:t xml:space="preserve"> Space</w:t>
      </w:r>
    </w:p>
    <w:p w14:paraId="20B9AF1D" w14:textId="3B1B87F0" w:rsidR="003D5843" w:rsidRDefault="003D5843" w:rsidP="00893A55">
      <w:pPr>
        <w:pStyle w:val="CommentText"/>
        <w:numPr>
          <w:ilvl w:val="0"/>
          <w:numId w:val="1"/>
        </w:numPr>
      </w:pPr>
      <w:r>
        <w:t xml:space="preserve"> Species </w:t>
      </w:r>
    </w:p>
    <w:p w14:paraId="79D2003C" w14:textId="2D5D1E22" w:rsidR="003D5843" w:rsidRDefault="003D5843">
      <w:pPr>
        <w:pStyle w:val="CommentText"/>
      </w:pPr>
    </w:p>
    <w:p w14:paraId="6859C635" w14:textId="025D34B5" w:rsidR="003D5843" w:rsidRDefault="003D5843">
      <w:pPr>
        <w:pStyle w:val="CommentText"/>
      </w:pPr>
      <w:r>
        <w:t xml:space="preserve">Both approaches show a clear separation between regions. </w:t>
      </w:r>
    </w:p>
    <w:p w14:paraId="4CBBAEB0" w14:textId="66019A24" w:rsidR="003D5843" w:rsidRDefault="003D5843">
      <w:pPr>
        <w:pStyle w:val="CommentText"/>
      </w:pPr>
      <w:r>
        <w:t xml:space="preserve">Both also show higher overlap between species in the Dis that JS. </w:t>
      </w:r>
    </w:p>
    <w:p w14:paraId="6DA0F022" w14:textId="6D2B0A7E" w:rsidR="003D5843" w:rsidRDefault="003D5843">
      <w:pPr>
        <w:pStyle w:val="CommentText"/>
      </w:pPr>
      <w:r>
        <w:t xml:space="preserve">It is interesting that at JS2 there is higher overlap than the other JS stations. IN the cluster analysis pink and chum separate out together at JS2. </w:t>
      </w:r>
    </w:p>
    <w:p w14:paraId="107313B8" w14:textId="723F9096" w:rsidR="003D5843" w:rsidRDefault="003D5843">
      <w:pPr>
        <w:pStyle w:val="CommentText"/>
      </w:pPr>
      <w:r>
        <w:t xml:space="preserve">One could use a SIMPROF test to identify significant clusters. </w:t>
      </w:r>
    </w:p>
    <w:p w14:paraId="52CFF312" w14:textId="46866DC2" w:rsidR="003D5843" w:rsidRDefault="003D5843">
      <w:pPr>
        <w:pStyle w:val="CommentText"/>
      </w:pPr>
      <w:r>
        <w:t xml:space="preserve">A SIMPER analysis would identify which prey groups contribute to separations. This would add to the information in Figure 1.  </w:t>
      </w:r>
    </w:p>
    <w:p w14:paraId="2E2D7BA7" w14:textId="21ED8DC9" w:rsidR="003D5843" w:rsidRDefault="003D5843">
      <w:pPr>
        <w:pStyle w:val="CommentText"/>
      </w:pPr>
    </w:p>
    <w:p w14:paraId="316522E0" w14:textId="4C4BD527" w:rsidR="003D5843" w:rsidRDefault="003D5843">
      <w:pPr>
        <w:pStyle w:val="CommentText"/>
      </w:pPr>
      <w:r>
        <w:t xml:space="preserve">It is interesting that in the Dis the dissimilarity within stations appears higher than JS (looking at the cluster), and it is only really D07 chum that separate out clearly.  </w:t>
      </w:r>
    </w:p>
  </w:comment>
  <w:comment w:id="809" w:author="Brian" w:date="2020-05-10T13:59:00Z" w:initials="%">
    <w:p w14:paraId="2AAB0AEF" w14:textId="6AEAE560" w:rsidR="003D5843" w:rsidRDefault="003D5843">
      <w:pPr>
        <w:pStyle w:val="CommentText"/>
      </w:pPr>
      <w:r>
        <w:rPr>
          <w:rStyle w:val="CommentReference"/>
        </w:rPr>
        <w:annotationRef/>
      </w:r>
      <w:r>
        <w:t>You could start with a short re-cap: This study examined…</w:t>
      </w:r>
    </w:p>
    <w:p w14:paraId="506E92CE" w14:textId="4FBFBF6F" w:rsidR="003D5843" w:rsidRDefault="003D5843">
      <w:pPr>
        <w:pStyle w:val="CommentText"/>
      </w:pPr>
      <w:r>
        <w:t xml:space="preserve">You can then layout the key points (messages) at a high level. The discussion to follow can tackle each of these sequentially.  </w:t>
      </w:r>
    </w:p>
    <w:p w14:paraId="0A1FE683" w14:textId="04DAD342" w:rsidR="003D5843" w:rsidRDefault="003D5843">
      <w:pPr>
        <w:pStyle w:val="CommentText"/>
      </w:pPr>
    </w:p>
    <w:p w14:paraId="59E75022" w14:textId="16F25EC6" w:rsidR="003D5843" w:rsidRDefault="003D5843">
      <w:pPr>
        <w:pStyle w:val="CommentText"/>
      </w:pPr>
      <w:r>
        <w:t xml:space="preserve">It would be god to provide a high level overview of the study area in the context of the Trophic Gauntlet that captures the prior work that has been done and comparing with your own results.  </w:t>
      </w:r>
    </w:p>
  </w:comment>
  <w:comment w:id="823" w:author="Brian" w:date="2020-05-10T14:04:00Z" w:initials="%">
    <w:p w14:paraId="42166BD9" w14:textId="16BB1775" w:rsidR="003D5843" w:rsidRDefault="003D5843">
      <w:pPr>
        <w:pStyle w:val="CommentText"/>
      </w:pPr>
      <w:r>
        <w:rPr>
          <w:rStyle w:val="CommentReference"/>
        </w:rPr>
        <w:annotationRef/>
      </w:r>
      <w:r>
        <w:t xml:space="preserve">How will you define this niche (as opposed to gelatinous predator niche)? </w:t>
      </w:r>
    </w:p>
  </w:comment>
  <w:comment w:id="822" w:author="evgeny" w:date="2020-05-18T12:36:00Z" w:initials="e">
    <w:p w14:paraId="54931D69" w14:textId="54D66DDC" w:rsidR="003D5843" w:rsidRDefault="003D5843">
      <w:pPr>
        <w:pStyle w:val="CommentText"/>
      </w:pPr>
      <w:r>
        <w:rPr>
          <w:rStyle w:val="CommentReference"/>
        </w:rPr>
        <w:annotationRef/>
      </w:r>
      <w:r>
        <w:t>It is a good observation and it seems that pink juveniles were closer to the shore, thus taking advantage of coastal resources.</w:t>
      </w:r>
    </w:p>
  </w:comment>
  <w:comment w:id="825" w:author="Brian" w:date="2020-05-10T14:05:00Z" w:initials="%">
    <w:p w14:paraId="743CE9F4" w14:textId="77777777" w:rsidR="003D5843" w:rsidRDefault="003D5843">
      <w:pPr>
        <w:pStyle w:val="CommentText"/>
      </w:pPr>
      <w:r>
        <w:rPr>
          <w:rStyle w:val="CommentReference"/>
        </w:rPr>
        <w:annotationRef/>
      </w:r>
      <w:r>
        <w:t>Do they rely on a niche or are they just genetically pre-disposed to have a certain niche?</w:t>
      </w:r>
    </w:p>
    <w:p w14:paraId="660E0330" w14:textId="77777777" w:rsidR="003D5843" w:rsidRDefault="003D5843">
      <w:pPr>
        <w:pStyle w:val="CommentText"/>
      </w:pPr>
    </w:p>
    <w:p w14:paraId="16935D1D" w14:textId="77777777" w:rsidR="003D5843" w:rsidRDefault="003D5843">
      <w:pPr>
        <w:pStyle w:val="CommentText"/>
      </w:pPr>
      <w:r>
        <w:t>Are you saying that they have a niche, but that they both show flexibility?</w:t>
      </w:r>
    </w:p>
    <w:p w14:paraId="643AB988" w14:textId="77777777" w:rsidR="003D5843" w:rsidRDefault="003D5843">
      <w:pPr>
        <w:pStyle w:val="CommentText"/>
      </w:pPr>
    </w:p>
    <w:p w14:paraId="227F8F1D" w14:textId="2F61AD17" w:rsidR="003D5843" w:rsidRDefault="003D5843">
      <w:pPr>
        <w:pStyle w:val="CommentText"/>
      </w:pPr>
      <w:r>
        <w:t xml:space="preserve">Are there any papers that deal with this – “niche shifting” in response to foraging conditions.  That could be an interesting concept to pursue. </w:t>
      </w:r>
    </w:p>
  </w:comment>
  <w:comment w:id="839" w:author="Brian" w:date="2020-05-10T13:57:00Z" w:initials="%">
    <w:p w14:paraId="48E65669" w14:textId="3778A6FD" w:rsidR="003D5843" w:rsidRDefault="003D5843">
      <w:pPr>
        <w:pStyle w:val="CommentText"/>
      </w:pPr>
      <w:r>
        <w:rPr>
          <w:rStyle w:val="CommentReference"/>
        </w:rPr>
        <w:annotationRef/>
      </w:r>
      <w:r>
        <w:t xml:space="preserve">This is too subjective a term. </w:t>
      </w:r>
    </w:p>
  </w:comment>
  <w:comment w:id="843" w:author="evgeny" w:date="2020-05-18T12:38:00Z" w:initials="e">
    <w:p w14:paraId="4F1938D8" w14:textId="3C8E435B" w:rsidR="003D5843" w:rsidRDefault="003D5843">
      <w:pPr>
        <w:pStyle w:val="CommentText"/>
      </w:pPr>
      <w:r>
        <w:rPr>
          <w:rStyle w:val="CommentReference"/>
        </w:rPr>
        <w:annotationRef/>
      </w:r>
      <w:r>
        <w:t>It is a common feature of patchy prey distribution and overall opportunistic foraging behavior of fish juveniles. There are many references on this. The interesting point is that pink and chum maintained their differences throughout DI-JS region clearly pointing to already defined/different feeding niches.</w:t>
      </w:r>
    </w:p>
  </w:comment>
  <w:comment w:id="844" w:author="Brian" w:date="2020-05-10T14:10:00Z" w:initials="%">
    <w:p w14:paraId="1D000F9C" w14:textId="5087B23F" w:rsidR="003D5843" w:rsidRDefault="003D5843">
      <w:pPr>
        <w:pStyle w:val="CommentText"/>
      </w:pPr>
      <w:r>
        <w:rPr>
          <w:rStyle w:val="CommentReference"/>
        </w:rPr>
        <w:annotationRef/>
      </w:r>
      <w:r>
        <w:t xml:space="preserve">This is an interesting idea. I am more cautious about this given that the sample size is low. I would have more confidence if we saw the same pattern over and over again.  </w:t>
      </w:r>
    </w:p>
    <w:p w14:paraId="00CDFE05" w14:textId="5894AB28" w:rsidR="003D5843" w:rsidRDefault="003D5843">
      <w:pPr>
        <w:pStyle w:val="CommentText"/>
      </w:pPr>
      <w:r>
        <w:t xml:space="preserve">There could be quite a lot of patchiness within JS, and site specific characteristics that are important (including time of day sampled). </w:t>
      </w:r>
    </w:p>
  </w:comment>
  <w:comment w:id="884" w:author="Brian" w:date="2020-05-10T10:39:00Z" w:initials="%">
    <w:p w14:paraId="13D76385" w14:textId="0384DDB9" w:rsidR="003D5843" w:rsidRDefault="003D5843">
      <w:pPr>
        <w:pStyle w:val="CommentText"/>
      </w:pPr>
      <w:r>
        <w:rPr>
          <w:rStyle w:val="CommentReference"/>
        </w:rPr>
        <w:annotationRef/>
      </w:r>
      <w:r>
        <w:t xml:space="preserve">First and middle names as initials. This probably just relates to the reference style you have chosen. </w:t>
      </w:r>
    </w:p>
  </w:comment>
  <w:comment w:id="885" w:author="Brian" w:date="2020-05-10T10:45:00Z" w:initials="%">
    <w:p w14:paraId="6998679D" w14:textId="69AC2239" w:rsidR="003D5843" w:rsidRDefault="003D5843">
      <w:pPr>
        <w:pStyle w:val="CommentText"/>
      </w:pPr>
      <w:r>
        <w:rPr>
          <w:rStyle w:val="CommentReference"/>
        </w:rPr>
        <w:annotationRef/>
      </w:r>
      <w:r>
        <w:t xml:space="preserve">You could indicate the 60% level on the fig.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BAE0C8" w15:done="0"/>
  <w15:commentEx w15:paraId="23AAEBF4" w15:done="0"/>
  <w15:commentEx w15:paraId="6C95B737" w15:done="0"/>
  <w15:commentEx w15:paraId="6F2ABA1E" w15:done="0"/>
  <w15:commentEx w15:paraId="5532FFDE" w15:done="0"/>
  <w15:commentEx w15:paraId="643D8FC2" w15:done="0"/>
  <w15:commentEx w15:paraId="3ADFB57F" w15:paraIdParent="643D8FC2" w15:done="0"/>
  <w15:commentEx w15:paraId="6C1FB716" w15:done="0"/>
  <w15:commentEx w15:paraId="50A3DFA4" w15:done="0"/>
  <w15:commentEx w15:paraId="408F86C6" w15:done="0"/>
  <w15:commentEx w15:paraId="2817C526" w15:done="0"/>
  <w15:commentEx w15:paraId="63E4AC3C" w15:done="0"/>
  <w15:commentEx w15:paraId="339B5A96" w15:done="0"/>
  <w15:commentEx w15:paraId="7B1BFD60" w15:done="0"/>
  <w15:commentEx w15:paraId="562C1305" w15:done="0"/>
  <w15:commentEx w15:paraId="42FC2F4C" w15:done="0"/>
  <w15:commentEx w15:paraId="4D42BF71" w15:done="0"/>
  <w15:commentEx w15:paraId="314BECFF" w15:done="0"/>
  <w15:commentEx w15:paraId="3770F1D9" w15:done="0"/>
  <w15:commentEx w15:paraId="3E9B4A16" w15:done="0"/>
  <w15:commentEx w15:paraId="3D886BEF" w15:done="0"/>
  <w15:commentEx w15:paraId="1810D433" w15:done="0"/>
  <w15:commentEx w15:paraId="13FD5EE9" w15:done="0"/>
  <w15:commentEx w15:paraId="19969ACE" w15:done="0"/>
  <w15:commentEx w15:paraId="4A78DA3C" w15:done="0"/>
  <w15:commentEx w15:paraId="212A3075" w15:done="0"/>
  <w15:commentEx w15:paraId="2B9A9EC9" w15:done="0"/>
  <w15:commentEx w15:paraId="2D45311A" w15:done="0"/>
  <w15:commentEx w15:paraId="0517EC10" w15:done="0"/>
  <w15:commentEx w15:paraId="5F75FEDB" w15:done="0"/>
  <w15:commentEx w15:paraId="6B0EFA4D" w15:done="0"/>
  <w15:commentEx w15:paraId="184030FE" w15:done="0"/>
  <w15:commentEx w15:paraId="1BF75ECC" w15:done="0"/>
  <w15:commentEx w15:paraId="4FE2F33B" w15:done="0"/>
  <w15:commentEx w15:paraId="331E97AD" w15:done="0"/>
  <w15:commentEx w15:paraId="1E31FA6C" w15:done="0"/>
  <w15:commentEx w15:paraId="23169D49" w15:done="0"/>
  <w15:commentEx w15:paraId="0E684E8C" w15:done="0"/>
  <w15:commentEx w15:paraId="16E08F94" w15:done="0"/>
  <w15:commentEx w15:paraId="6BF20424" w15:done="0"/>
  <w15:commentEx w15:paraId="659B8F18" w15:done="0"/>
  <w15:commentEx w15:paraId="0DFC8A05" w15:done="0"/>
  <w15:commentEx w15:paraId="02FC0CFE" w15:done="0"/>
  <w15:commentEx w15:paraId="1DAB6A03" w15:done="0"/>
  <w15:commentEx w15:paraId="11AA5B37" w15:done="0"/>
  <w15:commentEx w15:paraId="0D3BC775" w15:done="0"/>
  <w15:commentEx w15:paraId="316522E0" w15:done="0"/>
  <w15:commentEx w15:paraId="59E75022" w15:done="0"/>
  <w15:commentEx w15:paraId="42166BD9" w15:done="0"/>
  <w15:commentEx w15:paraId="54931D69" w15:done="0"/>
  <w15:commentEx w15:paraId="227F8F1D" w15:done="0"/>
  <w15:commentEx w15:paraId="48E65669" w15:done="0"/>
  <w15:commentEx w15:paraId="4F1938D8" w15:done="0"/>
  <w15:commentEx w15:paraId="00CDFE05" w15:done="0"/>
  <w15:commentEx w15:paraId="13D76385" w15:done="0"/>
  <w15:commentEx w15:paraId="699867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BAE0C8" w16cid:durableId="226D070C"/>
  <w16cid:commentId w16cid:paraId="23AAEBF4" w16cid:durableId="226D070D"/>
  <w16cid:commentId w16cid:paraId="6C95B737" w16cid:durableId="226D070E"/>
  <w16cid:commentId w16cid:paraId="6F2ABA1E" w16cid:durableId="226D070F"/>
  <w16cid:commentId w16cid:paraId="5532FFDE" w16cid:durableId="226D0710"/>
  <w16cid:commentId w16cid:paraId="643D8FC2" w16cid:durableId="226D0711"/>
  <w16cid:commentId w16cid:paraId="3ADFB57F" w16cid:durableId="226D0712"/>
  <w16cid:commentId w16cid:paraId="6C1FB716" w16cid:durableId="226D0713"/>
  <w16cid:commentId w16cid:paraId="50A3DFA4" w16cid:durableId="226D0714"/>
  <w16cid:commentId w16cid:paraId="408F86C6" w16cid:durableId="226D0715"/>
  <w16cid:commentId w16cid:paraId="2817C526" w16cid:durableId="226D0716"/>
  <w16cid:commentId w16cid:paraId="63E4AC3C" w16cid:durableId="226D0717"/>
  <w16cid:commentId w16cid:paraId="339B5A96" w16cid:durableId="226D0718"/>
  <w16cid:commentId w16cid:paraId="7B1BFD60" w16cid:durableId="226D0719"/>
  <w16cid:commentId w16cid:paraId="562C1305" w16cid:durableId="226D071A"/>
  <w16cid:commentId w16cid:paraId="42FC2F4C" w16cid:durableId="226D071B"/>
  <w16cid:commentId w16cid:paraId="4D42BF71" w16cid:durableId="226D071C"/>
  <w16cid:commentId w16cid:paraId="314BECFF" w16cid:durableId="226D071D"/>
  <w16cid:commentId w16cid:paraId="3770F1D9" w16cid:durableId="226D071E"/>
  <w16cid:commentId w16cid:paraId="3E9B4A16" w16cid:durableId="226D071F"/>
  <w16cid:commentId w16cid:paraId="3D886BEF" w16cid:durableId="226D0720"/>
  <w16cid:commentId w16cid:paraId="1810D433" w16cid:durableId="226D0721"/>
  <w16cid:commentId w16cid:paraId="13FD5EE9" w16cid:durableId="226D0722"/>
  <w16cid:commentId w16cid:paraId="19969ACE" w16cid:durableId="226D0723"/>
  <w16cid:commentId w16cid:paraId="4A78DA3C" w16cid:durableId="226D0724"/>
  <w16cid:commentId w16cid:paraId="212A3075" w16cid:durableId="226D0725"/>
  <w16cid:commentId w16cid:paraId="2B9A9EC9" w16cid:durableId="226D0726"/>
  <w16cid:commentId w16cid:paraId="2D45311A" w16cid:durableId="226D0727"/>
  <w16cid:commentId w16cid:paraId="0517EC10" w16cid:durableId="226D0728"/>
  <w16cid:commentId w16cid:paraId="5F75FEDB" w16cid:durableId="226D0729"/>
  <w16cid:commentId w16cid:paraId="6B0EFA4D" w16cid:durableId="226D072A"/>
  <w16cid:commentId w16cid:paraId="184030FE" w16cid:durableId="226D072B"/>
  <w16cid:commentId w16cid:paraId="1BF75ECC" w16cid:durableId="226D072C"/>
  <w16cid:commentId w16cid:paraId="4FE2F33B" w16cid:durableId="226D072D"/>
  <w16cid:commentId w16cid:paraId="331E97AD" w16cid:durableId="226D072E"/>
  <w16cid:commentId w16cid:paraId="1E31FA6C" w16cid:durableId="226D072F"/>
  <w16cid:commentId w16cid:paraId="23169D49" w16cid:durableId="226D0730"/>
  <w16cid:commentId w16cid:paraId="0E684E8C" w16cid:durableId="226D0731"/>
  <w16cid:commentId w16cid:paraId="16E08F94" w16cid:durableId="226D0732"/>
  <w16cid:commentId w16cid:paraId="6BF20424" w16cid:durableId="226D0733"/>
  <w16cid:commentId w16cid:paraId="659B8F18" w16cid:durableId="226D0734"/>
  <w16cid:commentId w16cid:paraId="0DFC8A05" w16cid:durableId="226D0735"/>
  <w16cid:commentId w16cid:paraId="02FC0CFE" w16cid:durableId="226D0736"/>
  <w16cid:commentId w16cid:paraId="1DAB6A03" w16cid:durableId="226D0737"/>
  <w16cid:commentId w16cid:paraId="11AA5B37" w16cid:durableId="226D0738"/>
  <w16cid:commentId w16cid:paraId="0D3BC775" w16cid:durableId="226D0739"/>
  <w16cid:commentId w16cid:paraId="316522E0" w16cid:durableId="226D073A"/>
  <w16cid:commentId w16cid:paraId="59E75022" w16cid:durableId="226D073B"/>
  <w16cid:commentId w16cid:paraId="42166BD9" w16cid:durableId="226D073C"/>
  <w16cid:commentId w16cid:paraId="54931D69" w16cid:durableId="226D073D"/>
  <w16cid:commentId w16cid:paraId="227F8F1D" w16cid:durableId="226D073E"/>
  <w16cid:commentId w16cid:paraId="48E65669" w16cid:durableId="226D073F"/>
  <w16cid:commentId w16cid:paraId="4F1938D8" w16cid:durableId="226D0740"/>
  <w16cid:commentId w16cid:paraId="00CDFE05" w16cid:durableId="226D0741"/>
  <w16cid:commentId w16cid:paraId="13D76385" w16cid:durableId="226D0742"/>
  <w16cid:commentId w16cid:paraId="6998679D" w16cid:durableId="226D07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28176F" w14:textId="77777777" w:rsidR="005C6781" w:rsidRDefault="005C6781" w:rsidP="003A2A0A">
      <w:r>
        <w:separator/>
      </w:r>
    </w:p>
  </w:endnote>
  <w:endnote w:type="continuationSeparator" w:id="0">
    <w:p w14:paraId="09ABCC2A" w14:textId="77777777" w:rsidR="005C6781" w:rsidRDefault="005C6781" w:rsidP="003A2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CB1C1" w14:textId="77777777" w:rsidR="005C6781" w:rsidRDefault="005C6781" w:rsidP="003A2A0A">
      <w:r>
        <w:separator/>
      </w:r>
    </w:p>
  </w:footnote>
  <w:footnote w:type="continuationSeparator" w:id="0">
    <w:p w14:paraId="62684134" w14:textId="77777777" w:rsidR="005C6781" w:rsidRDefault="005C6781" w:rsidP="003A2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8162A"/>
    <w:multiLevelType w:val="hybridMultilevel"/>
    <w:tmpl w:val="11D8C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anessa Fladmark">
    <w15:presenceInfo w15:providerId="Windows Live" w15:userId="5fbc69579e622980"/>
  </w15:person>
  <w15:person w15:author="evgeny">
    <w15:presenceInfo w15:providerId="None" w15:userId="evgeny"/>
  </w15:person>
  <w15:person w15:author="Brian">
    <w15:presenceInfo w15:providerId="None" w15:userId="Br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150"/>
    <w:rsid w:val="00001741"/>
    <w:rsid w:val="000023F5"/>
    <w:rsid w:val="000117C6"/>
    <w:rsid w:val="000205D4"/>
    <w:rsid w:val="00020732"/>
    <w:rsid w:val="000374C3"/>
    <w:rsid w:val="0003790E"/>
    <w:rsid w:val="00040479"/>
    <w:rsid w:val="00063D72"/>
    <w:rsid w:val="00072E9D"/>
    <w:rsid w:val="000921D3"/>
    <w:rsid w:val="000A2946"/>
    <w:rsid w:val="000A705A"/>
    <w:rsid w:val="000B23A6"/>
    <w:rsid w:val="000B7AAD"/>
    <w:rsid w:val="000C742C"/>
    <w:rsid w:val="000D2776"/>
    <w:rsid w:val="001215CF"/>
    <w:rsid w:val="00121E35"/>
    <w:rsid w:val="00143051"/>
    <w:rsid w:val="00155D2E"/>
    <w:rsid w:val="00157162"/>
    <w:rsid w:val="00165D2C"/>
    <w:rsid w:val="00174E5C"/>
    <w:rsid w:val="001856EB"/>
    <w:rsid w:val="001911B4"/>
    <w:rsid w:val="001C45E1"/>
    <w:rsid w:val="001D259B"/>
    <w:rsid w:val="001E3EBB"/>
    <w:rsid w:val="001E4D0E"/>
    <w:rsid w:val="001F37CC"/>
    <w:rsid w:val="00221C19"/>
    <w:rsid w:val="0022733A"/>
    <w:rsid w:val="00235844"/>
    <w:rsid w:val="00241A3C"/>
    <w:rsid w:val="00245286"/>
    <w:rsid w:val="002464A4"/>
    <w:rsid w:val="00250A2E"/>
    <w:rsid w:val="00255712"/>
    <w:rsid w:val="00257D50"/>
    <w:rsid w:val="002606FB"/>
    <w:rsid w:val="00262962"/>
    <w:rsid w:val="00265460"/>
    <w:rsid w:val="00266C78"/>
    <w:rsid w:val="00273643"/>
    <w:rsid w:val="0028260B"/>
    <w:rsid w:val="00286A8E"/>
    <w:rsid w:val="002A6034"/>
    <w:rsid w:val="002B1CEB"/>
    <w:rsid w:val="002B2430"/>
    <w:rsid w:val="002C5E03"/>
    <w:rsid w:val="002C77C0"/>
    <w:rsid w:val="002D5C0C"/>
    <w:rsid w:val="002F6E95"/>
    <w:rsid w:val="003424A0"/>
    <w:rsid w:val="003578BB"/>
    <w:rsid w:val="003616B8"/>
    <w:rsid w:val="00364458"/>
    <w:rsid w:val="00367DCC"/>
    <w:rsid w:val="00372150"/>
    <w:rsid w:val="003761CE"/>
    <w:rsid w:val="003852C1"/>
    <w:rsid w:val="003A2A0A"/>
    <w:rsid w:val="003B6DBD"/>
    <w:rsid w:val="003C25AC"/>
    <w:rsid w:val="003C4653"/>
    <w:rsid w:val="003D1980"/>
    <w:rsid w:val="003D287D"/>
    <w:rsid w:val="003D4064"/>
    <w:rsid w:val="003D5843"/>
    <w:rsid w:val="003E0C2D"/>
    <w:rsid w:val="003E3677"/>
    <w:rsid w:val="003E451F"/>
    <w:rsid w:val="003F2446"/>
    <w:rsid w:val="003F7560"/>
    <w:rsid w:val="00400564"/>
    <w:rsid w:val="00400B2C"/>
    <w:rsid w:val="00407993"/>
    <w:rsid w:val="00426957"/>
    <w:rsid w:val="004415A1"/>
    <w:rsid w:val="004452A5"/>
    <w:rsid w:val="00454A36"/>
    <w:rsid w:val="00477EF3"/>
    <w:rsid w:val="004A33F6"/>
    <w:rsid w:val="004B17CC"/>
    <w:rsid w:val="004C64DC"/>
    <w:rsid w:val="004D4459"/>
    <w:rsid w:val="004E5D64"/>
    <w:rsid w:val="004F586B"/>
    <w:rsid w:val="004F5C82"/>
    <w:rsid w:val="004F7921"/>
    <w:rsid w:val="005130C0"/>
    <w:rsid w:val="00514271"/>
    <w:rsid w:val="0053235E"/>
    <w:rsid w:val="005328F4"/>
    <w:rsid w:val="005630F6"/>
    <w:rsid w:val="005675E6"/>
    <w:rsid w:val="005871C0"/>
    <w:rsid w:val="00595870"/>
    <w:rsid w:val="00596920"/>
    <w:rsid w:val="005B16D6"/>
    <w:rsid w:val="005C4F22"/>
    <w:rsid w:val="005C6781"/>
    <w:rsid w:val="005D22F3"/>
    <w:rsid w:val="005D53D1"/>
    <w:rsid w:val="005F1EA6"/>
    <w:rsid w:val="005F4718"/>
    <w:rsid w:val="00606F1A"/>
    <w:rsid w:val="00607408"/>
    <w:rsid w:val="00610845"/>
    <w:rsid w:val="0061405B"/>
    <w:rsid w:val="00663B82"/>
    <w:rsid w:val="00674289"/>
    <w:rsid w:val="00677CC7"/>
    <w:rsid w:val="00680BD2"/>
    <w:rsid w:val="006A527D"/>
    <w:rsid w:val="006F6325"/>
    <w:rsid w:val="006F6A4C"/>
    <w:rsid w:val="00720DF7"/>
    <w:rsid w:val="00722B46"/>
    <w:rsid w:val="00736E07"/>
    <w:rsid w:val="00767845"/>
    <w:rsid w:val="00776754"/>
    <w:rsid w:val="0078618D"/>
    <w:rsid w:val="007B6291"/>
    <w:rsid w:val="007D0D96"/>
    <w:rsid w:val="007D1086"/>
    <w:rsid w:val="007F2F83"/>
    <w:rsid w:val="007F46BB"/>
    <w:rsid w:val="007F7936"/>
    <w:rsid w:val="00803D2A"/>
    <w:rsid w:val="00804ABE"/>
    <w:rsid w:val="00810FDA"/>
    <w:rsid w:val="00814F85"/>
    <w:rsid w:val="00830B94"/>
    <w:rsid w:val="00855CF6"/>
    <w:rsid w:val="00864AFD"/>
    <w:rsid w:val="00864DB4"/>
    <w:rsid w:val="0087469C"/>
    <w:rsid w:val="0087627C"/>
    <w:rsid w:val="00893A55"/>
    <w:rsid w:val="00893DEA"/>
    <w:rsid w:val="008C0658"/>
    <w:rsid w:val="008D286A"/>
    <w:rsid w:val="008D2E0A"/>
    <w:rsid w:val="008D6D7B"/>
    <w:rsid w:val="008E06FB"/>
    <w:rsid w:val="008E677B"/>
    <w:rsid w:val="008E6F8D"/>
    <w:rsid w:val="00901C7C"/>
    <w:rsid w:val="00912321"/>
    <w:rsid w:val="00916329"/>
    <w:rsid w:val="00963331"/>
    <w:rsid w:val="009827BE"/>
    <w:rsid w:val="009A44D9"/>
    <w:rsid w:val="009C0199"/>
    <w:rsid w:val="009C36C9"/>
    <w:rsid w:val="009C420C"/>
    <w:rsid w:val="009E2312"/>
    <w:rsid w:val="009F0B0F"/>
    <w:rsid w:val="00A12EDC"/>
    <w:rsid w:val="00A16692"/>
    <w:rsid w:val="00A350A0"/>
    <w:rsid w:val="00A357F0"/>
    <w:rsid w:val="00A37BBE"/>
    <w:rsid w:val="00A43ACF"/>
    <w:rsid w:val="00A47833"/>
    <w:rsid w:val="00A91C85"/>
    <w:rsid w:val="00A94526"/>
    <w:rsid w:val="00AA5306"/>
    <w:rsid w:val="00AC0B65"/>
    <w:rsid w:val="00AC3D53"/>
    <w:rsid w:val="00AC5BFE"/>
    <w:rsid w:val="00AE60EB"/>
    <w:rsid w:val="00AE6EE9"/>
    <w:rsid w:val="00AF4E2F"/>
    <w:rsid w:val="00B010C1"/>
    <w:rsid w:val="00B0755B"/>
    <w:rsid w:val="00B23FAA"/>
    <w:rsid w:val="00B37033"/>
    <w:rsid w:val="00B63F8C"/>
    <w:rsid w:val="00B70C9F"/>
    <w:rsid w:val="00B72FEC"/>
    <w:rsid w:val="00B73347"/>
    <w:rsid w:val="00B97243"/>
    <w:rsid w:val="00BC5F78"/>
    <w:rsid w:val="00BD3083"/>
    <w:rsid w:val="00BE1091"/>
    <w:rsid w:val="00BE54A2"/>
    <w:rsid w:val="00BE79B2"/>
    <w:rsid w:val="00C26FE7"/>
    <w:rsid w:val="00C36020"/>
    <w:rsid w:val="00C6340E"/>
    <w:rsid w:val="00CA2D11"/>
    <w:rsid w:val="00CA6BD3"/>
    <w:rsid w:val="00CB23BF"/>
    <w:rsid w:val="00CB61B8"/>
    <w:rsid w:val="00CE1947"/>
    <w:rsid w:val="00CE7AC8"/>
    <w:rsid w:val="00CF3DCD"/>
    <w:rsid w:val="00D1190D"/>
    <w:rsid w:val="00D124F8"/>
    <w:rsid w:val="00D14926"/>
    <w:rsid w:val="00D16766"/>
    <w:rsid w:val="00D26BA2"/>
    <w:rsid w:val="00D42931"/>
    <w:rsid w:val="00D472CE"/>
    <w:rsid w:val="00D50544"/>
    <w:rsid w:val="00D648A4"/>
    <w:rsid w:val="00D86058"/>
    <w:rsid w:val="00D90EF2"/>
    <w:rsid w:val="00D91167"/>
    <w:rsid w:val="00DA7A1C"/>
    <w:rsid w:val="00DB41F8"/>
    <w:rsid w:val="00DB4669"/>
    <w:rsid w:val="00DB6F78"/>
    <w:rsid w:val="00DC01E0"/>
    <w:rsid w:val="00DC12B2"/>
    <w:rsid w:val="00DC3D58"/>
    <w:rsid w:val="00DF030F"/>
    <w:rsid w:val="00DF5176"/>
    <w:rsid w:val="00DF7973"/>
    <w:rsid w:val="00E02EAA"/>
    <w:rsid w:val="00E10448"/>
    <w:rsid w:val="00E23601"/>
    <w:rsid w:val="00E32C78"/>
    <w:rsid w:val="00E43902"/>
    <w:rsid w:val="00E511DA"/>
    <w:rsid w:val="00E51FC4"/>
    <w:rsid w:val="00E57F38"/>
    <w:rsid w:val="00E62560"/>
    <w:rsid w:val="00E74AF6"/>
    <w:rsid w:val="00EA125D"/>
    <w:rsid w:val="00EA7DF5"/>
    <w:rsid w:val="00EC3E04"/>
    <w:rsid w:val="00EC4917"/>
    <w:rsid w:val="00EC5DAE"/>
    <w:rsid w:val="00EC7D5B"/>
    <w:rsid w:val="00ED6720"/>
    <w:rsid w:val="00EE0173"/>
    <w:rsid w:val="00EE08B1"/>
    <w:rsid w:val="00EE43A3"/>
    <w:rsid w:val="00F265A3"/>
    <w:rsid w:val="00F27A73"/>
    <w:rsid w:val="00F30AAC"/>
    <w:rsid w:val="00F30F64"/>
    <w:rsid w:val="00F53F3B"/>
    <w:rsid w:val="00F65A95"/>
    <w:rsid w:val="00F9716A"/>
    <w:rsid w:val="00FA0237"/>
    <w:rsid w:val="00FA68F1"/>
    <w:rsid w:val="00FB6CCE"/>
    <w:rsid w:val="00FD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7CA965"/>
  <w14:defaultImageDpi w14:val="32767"/>
  <w15:chartTrackingRefBased/>
  <w15:docId w15:val="{C58FA4C0-E3EA-7D4C-8EDF-53807FE7B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150"/>
    <w:pPr>
      <w:spacing w:before="100" w:beforeAutospacing="1" w:after="100" w:afterAutospacing="1"/>
    </w:pPr>
    <w:rPr>
      <w:rFonts w:ascii="Times New Roman" w:eastAsia="Times New Roman" w:hAnsi="Times New Roman" w:cs="Times New Roman"/>
      <w:lang w:val="en-CA"/>
    </w:rPr>
  </w:style>
  <w:style w:type="character" w:customStyle="1" w:styleId="apple-tab-span">
    <w:name w:val="apple-tab-span"/>
    <w:basedOn w:val="DefaultParagraphFont"/>
    <w:rsid w:val="00372150"/>
  </w:style>
  <w:style w:type="paragraph" w:styleId="BalloonText">
    <w:name w:val="Balloon Text"/>
    <w:basedOn w:val="Normal"/>
    <w:link w:val="BalloonTextChar"/>
    <w:uiPriority w:val="99"/>
    <w:semiHidden/>
    <w:unhideWhenUsed/>
    <w:rsid w:val="0025571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5712"/>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3A2A0A"/>
    <w:rPr>
      <w:sz w:val="20"/>
      <w:szCs w:val="20"/>
    </w:rPr>
  </w:style>
  <w:style w:type="character" w:customStyle="1" w:styleId="FootnoteTextChar">
    <w:name w:val="Footnote Text Char"/>
    <w:basedOn w:val="DefaultParagraphFont"/>
    <w:link w:val="FootnoteText"/>
    <w:uiPriority w:val="99"/>
    <w:semiHidden/>
    <w:rsid w:val="003A2A0A"/>
    <w:rPr>
      <w:sz w:val="20"/>
      <w:szCs w:val="20"/>
    </w:rPr>
  </w:style>
  <w:style w:type="character" w:styleId="FootnoteReference">
    <w:name w:val="footnote reference"/>
    <w:basedOn w:val="DefaultParagraphFont"/>
    <w:uiPriority w:val="99"/>
    <w:semiHidden/>
    <w:unhideWhenUsed/>
    <w:rsid w:val="003A2A0A"/>
    <w:rPr>
      <w:vertAlign w:val="superscript"/>
    </w:rPr>
  </w:style>
  <w:style w:type="character" w:styleId="CommentReference">
    <w:name w:val="annotation reference"/>
    <w:basedOn w:val="DefaultParagraphFont"/>
    <w:uiPriority w:val="99"/>
    <w:semiHidden/>
    <w:unhideWhenUsed/>
    <w:rsid w:val="0028260B"/>
    <w:rPr>
      <w:sz w:val="16"/>
      <w:szCs w:val="16"/>
    </w:rPr>
  </w:style>
  <w:style w:type="paragraph" w:styleId="CommentText">
    <w:name w:val="annotation text"/>
    <w:basedOn w:val="Normal"/>
    <w:link w:val="CommentTextChar"/>
    <w:uiPriority w:val="99"/>
    <w:semiHidden/>
    <w:unhideWhenUsed/>
    <w:rsid w:val="0028260B"/>
    <w:rPr>
      <w:sz w:val="20"/>
      <w:szCs w:val="20"/>
    </w:rPr>
  </w:style>
  <w:style w:type="character" w:customStyle="1" w:styleId="CommentTextChar">
    <w:name w:val="Comment Text Char"/>
    <w:basedOn w:val="DefaultParagraphFont"/>
    <w:link w:val="CommentText"/>
    <w:uiPriority w:val="99"/>
    <w:semiHidden/>
    <w:rsid w:val="0028260B"/>
    <w:rPr>
      <w:sz w:val="20"/>
      <w:szCs w:val="20"/>
    </w:rPr>
  </w:style>
  <w:style w:type="paragraph" w:styleId="CommentSubject">
    <w:name w:val="annotation subject"/>
    <w:basedOn w:val="CommentText"/>
    <w:next w:val="CommentText"/>
    <w:link w:val="CommentSubjectChar"/>
    <w:uiPriority w:val="99"/>
    <w:semiHidden/>
    <w:unhideWhenUsed/>
    <w:rsid w:val="0028260B"/>
    <w:rPr>
      <w:b/>
      <w:bCs/>
    </w:rPr>
  </w:style>
  <w:style w:type="character" w:customStyle="1" w:styleId="CommentSubjectChar">
    <w:name w:val="Comment Subject Char"/>
    <w:basedOn w:val="CommentTextChar"/>
    <w:link w:val="CommentSubject"/>
    <w:uiPriority w:val="99"/>
    <w:semiHidden/>
    <w:rsid w:val="0028260B"/>
    <w:rPr>
      <w:b/>
      <w:bCs/>
      <w:sz w:val="20"/>
      <w:szCs w:val="20"/>
    </w:rPr>
  </w:style>
  <w:style w:type="paragraph" w:styleId="Revision">
    <w:name w:val="Revision"/>
    <w:hidden/>
    <w:uiPriority w:val="99"/>
    <w:semiHidden/>
    <w:rsid w:val="00F65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8749">
      <w:bodyDiv w:val="1"/>
      <w:marLeft w:val="0"/>
      <w:marRight w:val="0"/>
      <w:marTop w:val="0"/>
      <w:marBottom w:val="0"/>
      <w:divBdr>
        <w:top w:val="none" w:sz="0" w:space="0" w:color="auto"/>
        <w:left w:val="none" w:sz="0" w:space="0" w:color="auto"/>
        <w:bottom w:val="none" w:sz="0" w:space="0" w:color="auto"/>
        <w:right w:val="none" w:sz="0" w:space="0" w:color="auto"/>
      </w:divBdr>
    </w:div>
    <w:div w:id="261114968">
      <w:bodyDiv w:val="1"/>
      <w:marLeft w:val="0"/>
      <w:marRight w:val="0"/>
      <w:marTop w:val="0"/>
      <w:marBottom w:val="0"/>
      <w:divBdr>
        <w:top w:val="none" w:sz="0" w:space="0" w:color="auto"/>
        <w:left w:val="none" w:sz="0" w:space="0" w:color="auto"/>
        <w:bottom w:val="none" w:sz="0" w:space="0" w:color="auto"/>
        <w:right w:val="none" w:sz="0" w:space="0" w:color="auto"/>
      </w:divBdr>
    </w:div>
    <w:div w:id="1828983178">
      <w:bodyDiv w:val="1"/>
      <w:marLeft w:val="0"/>
      <w:marRight w:val="0"/>
      <w:marTop w:val="0"/>
      <w:marBottom w:val="0"/>
      <w:divBdr>
        <w:top w:val="none" w:sz="0" w:space="0" w:color="auto"/>
        <w:left w:val="none" w:sz="0" w:space="0" w:color="auto"/>
        <w:bottom w:val="none" w:sz="0" w:space="0" w:color="auto"/>
        <w:right w:val="none" w:sz="0" w:space="0" w:color="auto"/>
      </w:divBdr>
    </w:div>
    <w:div w:id="2051607327">
      <w:bodyDiv w:val="1"/>
      <w:marLeft w:val="0"/>
      <w:marRight w:val="0"/>
      <w:marTop w:val="0"/>
      <w:marBottom w:val="0"/>
      <w:divBdr>
        <w:top w:val="none" w:sz="0" w:space="0" w:color="auto"/>
        <w:left w:val="none" w:sz="0" w:space="0" w:color="auto"/>
        <w:bottom w:val="none" w:sz="0" w:space="0" w:color="auto"/>
        <w:right w:val="none" w:sz="0" w:space="0" w:color="auto"/>
      </w:divBdr>
    </w:div>
    <w:div w:id="209554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11430-9D11-477A-8F5E-EE9E4A90C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31</Pages>
  <Words>24448</Words>
  <Characters>139356</Characters>
  <Application>Microsoft Office Word</Application>
  <DocSecurity>0</DocSecurity>
  <Lines>1161</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Fladmark</dc:creator>
  <cp:keywords/>
  <dc:description/>
  <cp:lastModifiedBy>Vanessa Fladmark</cp:lastModifiedBy>
  <cp:revision>26</cp:revision>
  <dcterms:created xsi:type="dcterms:W3CDTF">2020-05-18T19:11:00Z</dcterms:created>
  <dcterms:modified xsi:type="dcterms:W3CDTF">2020-06-18T16:35:00Z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http://www.zotero.org/styles/chicago-fullnote-bibliography</vt:lpwstr>
  </property>
  <property fmtid="{D5CDD505-2E9C-101B-9397-08002B2CF9AE}" pid="13" name="Mendeley Recent Style Name 5_1">
    <vt:lpwstr>Chicago Manual of Style 17th edition (full note)</vt:lpwstr>
  </property>
  <property fmtid="{D5CDD505-2E9C-101B-9397-08002B2CF9AE}" pid="14" name="Mendeley Recent Style Id 6_1">
    <vt:lpwstr>http://www.zotero.org/styles/chicago-note-bibliography</vt:lpwstr>
  </property>
  <property fmtid="{D5CDD505-2E9C-101B-9397-08002B2CF9AE}" pid="15" name="Mendeley Recent Style Name 6_1">
    <vt:lpwstr>Chicago Manual of Style 17th edition (note)</vt:lpwstr>
  </property>
  <property fmtid="{D5CDD505-2E9C-101B-9397-08002B2CF9AE}" pid="16" name="Mendeley Recent Style Id 7_1">
    <vt:lpwstr>http://www.zotero.org/styles/harvard-cite-them-right</vt:lpwstr>
  </property>
  <property fmtid="{D5CDD505-2E9C-101B-9397-08002B2CF9AE}" pid="17" name="Mendeley Recent Style Name 7_1">
    <vt:lpwstr>Cite Them Right 10th edition - Harvard</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870de23e-1f27-31b7-8266-e2f77f9f57c9</vt:lpwstr>
  </property>
  <property fmtid="{D5CDD505-2E9C-101B-9397-08002B2CF9AE}" pid="24" name="Mendeley Citation Style_1">
    <vt:lpwstr>http://www.zotero.org/styles/apa</vt:lpwstr>
  </property>
</Properties>
</file>