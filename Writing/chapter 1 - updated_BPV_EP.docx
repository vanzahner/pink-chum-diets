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62E546" w14:textId="77777777" w:rsidR="00372150" w:rsidRPr="000B7AAD"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54026DBE" w14:textId="77777777" w:rsidR="00372150" w:rsidRPr="000B7AAD" w:rsidRDefault="00372150" w:rsidP="00266C78">
      <w:pPr>
        <w:spacing w:line="480" w:lineRule="auto"/>
        <w:rPr>
          <w:rFonts w:eastAsia="Times New Roman" w:cstheme="minorHAnsi"/>
          <w:lang w:val="en-CA"/>
        </w:rPr>
      </w:pPr>
    </w:p>
    <w:p w14:paraId="7C38FE84" w14:textId="77777777" w:rsidR="000B7AAD" w:rsidRDefault="000B7AAD" w:rsidP="00266C78">
      <w:pPr>
        <w:spacing w:line="480" w:lineRule="auto"/>
        <w:jc w:val="center"/>
        <w:rPr>
          <w:rFonts w:eastAsia="Times New Roman" w:cstheme="minorHAnsi"/>
          <w:b/>
          <w:bCs/>
          <w:color w:val="000000"/>
          <w:lang w:val="en-CA"/>
        </w:rPr>
      </w:pPr>
      <w:r w:rsidRPr="000B7AAD">
        <w:rPr>
          <w:rFonts w:eastAsia="Times New Roman" w:cstheme="minorHAnsi"/>
          <w:b/>
          <w:bCs/>
          <w:color w:val="000000"/>
          <w:lang w:val="en-CA"/>
        </w:rPr>
        <w:t>Competition or Coexistence? Pink and chum salmon trophic interactions through a dynamic and challenging section of the early marine migration route in coastal B</w:t>
      </w:r>
      <w:r w:rsidR="00D1190D">
        <w:rPr>
          <w:rFonts w:eastAsia="Times New Roman" w:cstheme="minorHAnsi"/>
          <w:b/>
          <w:bCs/>
          <w:color w:val="000000"/>
          <w:lang w:val="en-CA"/>
        </w:rPr>
        <w:t>ritish Columbia</w:t>
      </w:r>
    </w:p>
    <w:p w14:paraId="31890EC2" w14:textId="77777777" w:rsidR="00BE1091" w:rsidRDefault="00BE1091" w:rsidP="00266C78">
      <w:pPr>
        <w:spacing w:line="480" w:lineRule="auto"/>
        <w:rPr>
          <w:rFonts w:eastAsia="Times New Roman" w:cstheme="minorHAnsi"/>
          <w:b/>
          <w:bCs/>
          <w:color w:val="000000"/>
          <w:lang w:val="en-CA"/>
        </w:rPr>
      </w:pPr>
    </w:p>
    <w:p w14:paraId="7207E53E"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Vanessa Fladmark</w:t>
      </w:r>
    </w:p>
    <w:p w14:paraId="33F26147" w14:textId="77777777" w:rsidR="00BE1091" w:rsidRDefault="00BE1091" w:rsidP="00266C78">
      <w:pPr>
        <w:spacing w:line="480" w:lineRule="auto"/>
        <w:rPr>
          <w:rFonts w:eastAsia="Times New Roman" w:cstheme="minorHAnsi"/>
          <w:color w:val="000000"/>
          <w:lang w:val="en-CA"/>
        </w:rPr>
      </w:pPr>
    </w:p>
    <w:p w14:paraId="748AAE0B"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MSc thesis:</w:t>
      </w:r>
    </w:p>
    <w:p w14:paraId="0743C041" w14:textId="77777777" w:rsidR="00BE1091" w:rsidRDefault="00BE1091" w:rsidP="00266C78">
      <w:pPr>
        <w:spacing w:line="480" w:lineRule="auto"/>
        <w:jc w:val="center"/>
        <w:rPr>
          <w:rFonts w:eastAsia="Times New Roman" w:cstheme="minorHAnsi"/>
          <w:color w:val="000000"/>
          <w:lang w:val="en-CA"/>
        </w:rPr>
      </w:pPr>
      <w:r w:rsidRPr="00BE1091">
        <w:rPr>
          <w:rFonts w:eastAsia="Times New Roman" w:cstheme="minorHAnsi"/>
          <w:color w:val="000000"/>
          <w:lang w:val="en-CA"/>
        </w:rPr>
        <w:t>Spatial data chapter draft</w:t>
      </w:r>
    </w:p>
    <w:p w14:paraId="4D333296" w14:textId="77777777" w:rsidR="00BE1091" w:rsidRDefault="00BE1091" w:rsidP="00266C78">
      <w:pPr>
        <w:spacing w:line="480" w:lineRule="auto"/>
        <w:rPr>
          <w:rFonts w:eastAsia="Times New Roman" w:cstheme="minorHAnsi"/>
          <w:color w:val="000000"/>
          <w:lang w:val="en-CA"/>
        </w:rPr>
      </w:pPr>
    </w:p>
    <w:p w14:paraId="40288E71" w14:textId="77777777" w:rsidR="00BE1091" w:rsidRPr="00BE1091" w:rsidRDefault="00BE1091" w:rsidP="00266C78">
      <w:pPr>
        <w:spacing w:line="480" w:lineRule="auto"/>
        <w:jc w:val="center"/>
        <w:rPr>
          <w:rFonts w:eastAsia="Times New Roman" w:cstheme="minorHAnsi"/>
          <w:lang w:val="en-CA"/>
        </w:rPr>
      </w:pPr>
      <w:r>
        <w:rPr>
          <w:rFonts w:eastAsia="Times New Roman" w:cstheme="minorHAnsi"/>
          <w:color w:val="000000"/>
          <w:lang w:val="en-CA"/>
        </w:rPr>
        <w:t>V</w:t>
      </w:r>
      <w:r w:rsidRPr="00BE1091">
        <w:rPr>
          <w:rFonts w:eastAsia="Times New Roman" w:cstheme="minorHAnsi"/>
          <w:color w:val="000000"/>
          <w:lang w:val="en-CA"/>
        </w:rPr>
        <w:t>ersion</w:t>
      </w:r>
      <w:r>
        <w:rPr>
          <w:rFonts w:eastAsia="Times New Roman" w:cstheme="minorHAnsi"/>
          <w:color w:val="000000"/>
          <w:lang w:val="en-CA"/>
        </w:rPr>
        <w:t>:</w:t>
      </w:r>
      <w:r w:rsidRPr="00BE1091">
        <w:rPr>
          <w:rFonts w:eastAsia="Times New Roman" w:cstheme="minorHAnsi"/>
          <w:color w:val="000000"/>
          <w:lang w:val="en-CA"/>
        </w:rPr>
        <w:t xml:space="preserve"> </w:t>
      </w:r>
      <w:del w:id="0" w:author="Vanessa Fladmark" w:date="2020-06-02T09:28:00Z">
        <w:r w:rsidRPr="00BE1091" w:rsidDel="002606FB">
          <w:rPr>
            <w:rFonts w:eastAsia="Times New Roman" w:cstheme="minorHAnsi"/>
            <w:color w:val="000000"/>
            <w:lang w:val="en-CA"/>
          </w:rPr>
          <w:delText>May 4</w:delText>
        </w:r>
      </w:del>
      <w:proofErr w:type="spellStart"/>
      <w:r w:rsidRPr="00BE1091">
        <w:rPr>
          <w:rFonts w:eastAsia="Times New Roman" w:cstheme="minorHAnsi"/>
          <w:color w:val="000000"/>
          <w:vertAlign w:val="superscript"/>
          <w:lang w:val="en-CA"/>
        </w:rPr>
        <w:t>th</w:t>
      </w:r>
      <w:proofErr w:type="spellEnd"/>
      <w:r w:rsidRPr="00BE1091">
        <w:rPr>
          <w:rFonts w:eastAsia="Times New Roman" w:cstheme="minorHAnsi"/>
          <w:color w:val="000000"/>
          <w:lang w:val="en-CA"/>
        </w:rPr>
        <w:t>, 2020</w:t>
      </w:r>
    </w:p>
    <w:p w14:paraId="6EED58BE" w14:textId="77777777" w:rsidR="00372150" w:rsidRPr="000B7AAD" w:rsidRDefault="00372150" w:rsidP="00266C78">
      <w:pPr>
        <w:spacing w:line="480" w:lineRule="auto"/>
        <w:rPr>
          <w:rFonts w:eastAsia="Times New Roman" w:cstheme="minorHAnsi"/>
          <w:lang w:val="en-CA"/>
        </w:rPr>
      </w:pPr>
    </w:p>
    <w:p w14:paraId="22726D1B" w14:textId="77777777" w:rsidR="00BE1091" w:rsidRPr="00BE1091" w:rsidRDefault="00372150" w:rsidP="00266C78">
      <w:pPr>
        <w:spacing w:line="480" w:lineRule="auto"/>
        <w:jc w:val="center"/>
        <w:rPr>
          <w:rFonts w:eastAsia="Times New Roman" w:cstheme="minorHAnsi"/>
          <w:lang w:val="en-CA"/>
        </w:rPr>
      </w:pPr>
      <w:r w:rsidRPr="000B7AAD">
        <w:rPr>
          <w:rFonts w:eastAsia="Times New Roman" w:cstheme="minorHAnsi"/>
          <w:b/>
          <w:bCs/>
          <w:color w:val="000000"/>
          <w:lang w:val="en-CA"/>
        </w:rPr>
        <w:t>…</w:t>
      </w:r>
    </w:p>
    <w:p w14:paraId="1AD076DC" w14:textId="77777777" w:rsidR="00BE1091" w:rsidRDefault="00BE1091" w:rsidP="00266C78">
      <w:pPr>
        <w:spacing w:line="480" w:lineRule="auto"/>
        <w:rPr>
          <w:rFonts w:eastAsia="Times New Roman" w:cstheme="minorHAnsi"/>
          <w:b/>
          <w:bCs/>
          <w:color w:val="000000"/>
          <w:lang w:val="en-CA"/>
        </w:rPr>
      </w:pPr>
    </w:p>
    <w:p w14:paraId="4A6C856D" w14:textId="77777777" w:rsidR="00BE1091" w:rsidRDefault="00BE1091" w:rsidP="00266C78">
      <w:pPr>
        <w:spacing w:line="480" w:lineRule="auto"/>
        <w:rPr>
          <w:rFonts w:eastAsia="Times New Roman" w:cstheme="minorHAnsi"/>
          <w:b/>
          <w:bCs/>
          <w:color w:val="000000"/>
          <w:lang w:val="en-CA"/>
        </w:rPr>
      </w:pPr>
    </w:p>
    <w:p w14:paraId="40478695" w14:textId="77777777" w:rsidR="00BE1091" w:rsidRDefault="00BE1091" w:rsidP="00266C78">
      <w:pPr>
        <w:spacing w:line="480" w:lineRule="auto"/>
        <w:rPr>
          <w:rFonts w:eastAsia="Times New Roman" w:cstheme="minorHAnsi"/>
          <w:b/>
          <w:bCs/>
          <w:color w:val="000000"/>
          <w:lang w:val="en-CA"/>
        </w:rPr>
      </w:pPr>
    </w:p>
    <w:p w14:paraId="1302CFC2" w14:textId="77777777" w:rsidR="00BE1091" w:rsidRDefault="00BE1091" w:rsidP="00266C78">
      <w:pPr>
        <w:spacing w:line="480" w:lineRule="auto"/>
        <w:rPr>
          <w:rFonts w:eastAsia="Times New Roman" w:cstheme="minorHAnsi"/>
          <w:b/>
          <w:bCs/>
          <w:color w:val="000000"/>
          <w:lang w:val="en-CA"/>
        </w:rPr>
      </w:pPr>
    </w:p>
    <w:p w14:paraId="6DE8FFD8" w14:textId="77777777" w:rsidR="00BE1091" w:rsidRDefault="00BE1091" w:rsidP="00266C78">
      <w:pPr>
        <w:spacing w:line="480" w:lineRule="auto"/>
        <w:rPr>
          <w:rFonts w:eastAsia="Times New Roman" w:cstheme="minorHAnsi"/>
          <w:b/>
          <w:bCs/>
          <w:color w:val="000000"/>
          <w:lang w:val="en-CA"/>
        </w:rPr>
      </w:pPr>
    </w:p>
    <w:p w14:paraId="1EABEE6B" w14:textId="77777777" w:rsidR="00BE1091" w:rsidRDefault="00BE1091" w:rsidP="00266C78">
      <w:pPr>
        <w:spacing w:line="480" w:lineRule="auto"/>
        <w:rPr>
          <w:rFonts w:eastAsia="Times New Roman" w:cstheme="minorHAnsi"/>
          <w:b/>
          <w:bCs/>
          <w:color w:val="000000"/>
          <w:lang w:val="en-CA"/>
        </w:rPr>
      </w:pPr>
    </w:p>
    <w:p w14:paraId="44E6368B" w14:textId="77777777" w:rsidR="00BE1091" w:rsidRDefault="00BE1091" w:rsidP="00266C78">
      <w:pPr>
        <w:spacing w:line="480" w:lineRule="auto"/>
        <w:rPr>
          <w:rFonts w:eastAsia="Times New Roman" w:cstheme="minorHAnsi"/>
          <w:b/>
          <w:bCs/>
          <w:color w:val="000000"/>
          <w:lang w:val="en-CA"/>
        </w:rPr>
      </w:pPr>
    </w:p>
    <w:p w14:paraId="4EC74AC3" w14:textId="77777777" w:rsidR="00BE1091" w:rsidRDefault="00BE1091" w:rsidP="00266C78">
      <w:pPr>
        <w:spacing w:line="480" w:lineRule="auto"/>
        <w:rPr>
          <w:rFonts w:eastAsia="Times New Roman" w:cstheme="minorHAnsi"/>
          <w:b/>
          <w:bCs/>
          <w:color w:val="000000"/>
          <w:lang w:val="en-CA"/>
        </w:rPr>
      </w:pPr>
    </w:p>
    <w:p w14:paraId="4E8BF3A1" w14:textId="77777777" w:rsidR="00BE1091" w:rsidRDefault="00BE1091" w:rsidP="00266C78">
      <w:pPr>
        <w:spacing w:line="480" w:lineRule="auto"/>
        <w:rPr>
          <w:rFonts w:eastAsia="Times New Roman" w:cstheme="minorHAnsi"/>
          <w:b/>
          <w:bCs/>
          <w:color w:val="000000"/>
          <w:lang w:val="en-CA"/>
        </w:rPr>
      </w:pPr>
    </w:p>
    <w:p w14:paraId="6A0E4AB1"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lastRenderedPageBreak/>
        <w:t>Chapter 2:</w:t>
      </w:r>
      <w:r w:rsidR="000B7AAD">
        <w:rPr>
          <w:rFonts w:eastAsia="Times New Roman" w:cstheme="minorHAnsi"/>
          <w:b/>
          <w:bCs/>
          <w:color w:val="000000"/>
          <w:lang w:val="en-CA"/>
        </w:rPr>
        <w:t xml:space="preserve"> Juvenile pink and chum salmon divide prey resources in response to low foraging</w:t>
      </w:r>
    </w:p>
    <w:p w14:paraId="41545506" w14:textId="77777777" w:rsidR="00372150" w:rsidRPr="000B7AAD" w:rsidRDefault="00372150" w:rsidP="00266C78">
      <w:pPr>
        <w:spacing w:line="480" w:lineRule="auto"/>
        <w:rPr>
          <w:rFonts w:eastAsia="Times New Roman" w:cstheme="minorHAnsi"/>
          <w:lang w:val="en-CA"/>
        </w:rPr>
      </w:pPr>
    </w:p>
    <w:p w14:paraId="5B4E9029" w14:textId="77777777" w:rsidR="00372150" w:rsidRPr="000B7AAD" w:rsidRDefault="00372150" w:rsidP="00266C78">
      <w:pPr>
        <w:spacing w:line="480" w:lineRule="auto"/>
        <w:rPr>
          <w:rFonts w:eastAsia="Times New Roman" w:cstheme="minorHAnsi"/>
          <w:lang w:val="en-CA"/>
        </w:rPr>
      </w:pPr>
      <w:r w:rsidRPr="000B7AAD">
        <w:rPr>
          <w:rFonts w:eastAsia="Times New Roman" w:cstheme="minorHAnsi"/>
          <w:b/>
          <w:bCs/>
          <w:color w:val="000000"/>
          <w:lang w:val="en-CA"/>
        </w:rPr>
        <w:t>2.1 Introduction</w:t>
      </w:r>
    </w:p>
    <w:p w14:paraId="6FFD4B95" w14:textId="77777777" w:rsidR="00372150" w:rsidRPr="000B7AAD" w:rsidRDefault="00372150" w:rsidP="00266C78">
      <w:pPr>
        <w:spacing w:line="480" w:lineRule="auto"/>
        <w:rPr>
          <w:rFonts w:eastAsia="Times New Roman" w:cstheme="minorHAnsi"/>
          <w:lang w:val="en-CA"/>
        </w:rPr>
      </w:pPr>
    </w:p>
    <w:p w14:paraId="63499966" w14:textId="2D831184" w:rsidR="00BE1091" w:rsidRDefault="00372150" w:rsidP="00266C78">
      <w:pPr>
        <w:spacing w:line="480" w:lineRule="auto"/>
        <w:rPr>
          <w:rFonts w:eastAsia="Times New Roman" w:cstheme="minorHAnsi"/>
          <w:color w:val="000000"/>
          <w:lang w:val="en-CA"/>
        </w:rPr>
      </w:pPr>
      <w:r w:rsidRPr="000B7AAD">
        <w:rPr>
          <w:rFonts w:eastAsia="Times New Roman" w:cstheme="minorHAnsi"/>
          <w:color w:val="000000"/>
          <w:lang w:val="en-CA"/>
        </w:rPr>
        <w:tab/>
      </w:r>
      <w:r w:rsidR="000D2776" w:rsidRPr="000B7AAD">
        <w:rPr>
          <w:rFonts w:eastAsia="Times New Roman" w:cstheme="minorHAnsi"/>
          <w:color w:val="000000"/>
          <w:lang w:val="en-CA"/>
        </w:rPr>
        <w:t>Pacific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Oncorhynchus </w:t>
      </w:r>
      <w:r w:rsidR="00EC7D5B" w:rsidRPr="008C0658">
        <w:rPr>
          <w:rFonts w:eastAsia="Times New Roman" w:cstheme="minorHAnsi"/>
          <w:color w:val="000000"/>
          <w:lang w:val="en-CA"/>
        </w:rPr>
        <w:t>spp.</w:t>
      </w:r>
      <w:r w:rsidR="00EC7D5B">
        <w:rPr>
          <w:rFonts w:eastAsia="Times New Roman" w:cstheme="minorHAnsi"/>
          <w:color w:val="000000"/>
          <w:lang w:val="en-CA"/>
        </w:rPr>
        <w:t>)</w:t>
      </w:r>
      <w:r w:rsidR="000D2776" w:rsidRPr="000B7AAD">
        <w:rPr>
          <w:rFonts w:eastAsia="Times New Roman" w:cstheme="minorHAnsi"/>
          <w:color w:val="000000"/>
          <w:lang w:val="en-CA"/>
        </w:rPr>
        <w:t xml:space="preserve"> are </w:t>
      </w:r>
      <w:r w:rsidR="00EE43A3" w:rsidRPr="000B7AAD">
        <w:rPr>
          <w:rFonts w:eastAsia="Times New Roman" w:cstheme="minorHAnsi"/>
          <w:color w:val="000000"/>
          <w:lang w:val="en-CA"/>
        </w:rPr>
        <w:t>irreplaceable</w:t>
      </w:r>
      <w:r w:rsidR="000D2776" w:rsidRPr="000B7AAD">
        <w:rPr>
          <w:rFonts w:eastAsia="Times New Roman" w:cstheme="minorHAnsi"/>
          <w:color w:val="000000"/>
          <w:lang w:val="en-CA"/>
        </w:rPr>
        <w:t xml:space="preserve"> to the cultures</w:t>
      </w:r>
      <w:r w:rsidR="00EC7D5B">
        <w:rPr>
          <w:rFonts w:eastAsia="Times New Roman" w:cstheme="minorHAnsi"/>
          <w:color w:val="000000"/>
          <w:lang w:val="en-CA"/>
        </w:rPr>
        <w:t>, food security</w:t>
      </w:r>
      <w:r w:rsidR="00EE43A3" w:rsidRPr="000B7AAD">
        <w:rPr>
          <w:rFonts w:eastAsia="Times New Roman" w:cstheme="minorHAnsi"/>
          <w:color w:val="000000"/>
          <w:lang w:val="en-CA"/>
        </w:rPr>
        <w:t xml:space="preserve"> </w:t>
      </w:r>
      <w:r w:rsidR="000D2776" w:rsidRPr="000B7AAD">
        <w:rPr>
          <w:rFonts w:eastAsia="Times New Roman" w:cstheme="minorHAnsi"/>
          <w:color w:val="000000"/>
          <w:lang w:val="en-CA"/>
        </w:rPr>
        <w:t>and ecosystems within the Pacific Northwest, migrating from freshwater to the Pacific Ocean then returning to the</w:t>
      </w:r>
      <w:r w:rsidR="00EE43A3" w:rsidRPr="000B7AAD">
        <w:rPr>
          <w:rFonts w:eastAsia="Times New Roman" w:cstheme="minorHAnsi"/>
          <w:color w:val="000000"/>
          <w:lang w:val="en-CA"/>
        </w:rPr>
        <w:t>ir</w:t>
      </w:r>
      <w:r w:rsidR="000D2776" w:rsidRPr="000B7AAD">
        <w:rPr>
          <w:rFonts w:eastAsia="Times New Roman" w:cstheme="minorHAnsi"/>
          <w:color w:val="000000"/>
          <w:lang w:val="en-CA"/>
        </w:rPr>
        <w:t xml:space="preserve"> natal habitats</w:t>
      </w:r>
      <w:r w:rsidR="00C26FE7">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{"citationItems":[{"id":"ITEM-1","itemData":{"DOI":"10.1007/s13280-019-01218-6","ISBN":"1328001901218","ISSN":"16547209","abstract":"We investigate the perceptions and impacts of climate change on 11 Indigenous communities in Northern British Columbia and Southeast Alaska. This coastal region constitutes an extremely dynamic and resilient social-ecological system where Indigenous Peoples have been adjusting to changing climate and biodiversity for millennia. The region is a bellwether for biodiversity changes in coastal, forest, and montane environments that link the arctic to more southerly latitudes on the Pacific coast. Ninety-six Elders and resource users were interviewed to record Traditional Ecological Knowledge (TEK) and observations regarding weather, landscape, and resource changes, especially as concerns what we term Cultural Keystone Indicator Species (CKIS), which provide a unique lens into the effects of environmental change. Our findings show that Indigenous residents of these communities are aware of significant environmental changes over their lifetimes, and an acceleration in changes over the last 15–20 years, not only in weather patterns, but also in the behaviour, distributions, and availability of important plants and animals. Within a broader ecological and social context of dwelling, we suggest ways this knowledge can assist communities in responding to future environmental changes using a range of place-based adaptation modes.","author":[{"dropping-particle":"","family":"Wyllie de Echeverria","given":"Victoria Rawn","non-dropping-particle":"","parse-names":false,"suffix":""},{"dropping-particle":"","family":"Thornton","given":"Thomas F.","non-dropping-particle":"","parse-names":false,"suffix":""}],"container-title":"Ambio","id":"ITEM-1","issue":"12","issued":{"date-parts":[["2019"]]},"page":"1447-1469","publisher":"Springer Netherlands","title":"Using traditional ecological knowledge to understand and adapt to climate and biodiversity change on the Pacific coast of North America","type":"article-journal","volume":"48"},"uris":["http://www.mendeley.com/documents/?uuid=d51afbbd-a16b-442b-8499-6fd264a1f7be"]},{"id":"ITEM-2","itemData":{"DOI":"10.1371/journal.pone.0211473","ISBN":"1111111111","ISSN":"19326203","abstract":"Background Traditional food systems are under pressure from various stressors, including climate change which is projected to negatively alter the abundance of marine species harvested by coastal First Nations (FNs) in British Columbia (BC). Objective To model the potential impacts of the climate-related declines in seafood production on the nutritional status of coastal BC FNs. In addition, we projected potential changes in nutrient intakes, under different scenarios of substitution where traditional seafood is replaced with alternative non-traditional foods. Methods The study design is a mixed-method approach that combines two datasets: projected scenarios of climate-related change on seafood catch potential for coastal BC FNs and data derived from the cross-sectional First Nations Food, Nutrition, and Environment Study. The consumption of seafood was estimated using a food frequency questionnaire among 356 FNs. The contribution of seafood consumption to protein, eicosapentaenoic acid (EPA) and docosahexaenoic acid (DHA), vitamins (A, B12, D, niacin), and minerals (zinc, selenium and iron) requirements was assessed using Dietary Reference Intakes (DRIs). Results Traditional seafood consumption provided daily recommendations of EPA+DHA (74–184%) and vitamin B12 (84–152%) and substantial levels of niacin (28–55%), selenium (29–55%), vitamin D (15–30%) and protein (14–30%). Projected climate change was estimated to reduce the intakes of essential nutrients by 21% and 31% under ‘strong mitigation’ (Representative Concentration Pathway, RCP2.6) and ‘business-as-usual’ (RCP8.5) climate change scenarios, respectively, by the year 2050 relative to 2000. The hypothetical substitution of seafood with selected alternative non-traditional foods does not provide adequate amounts of nutrients. Conclusion Traditionally-harvested seafood remains fundamental to the contemporary diet and health of coastal BC FNs. Potential dietary shifts aggravated by climate-related declines in seafood consumption may have significant nutritional and health implications for BC FN. Strategies to improve access to seafood harvest potential in coastal communities are needed to ensure nutritional health and overall well-being and to promote food security and food sovereignty in coastal FNs.","author":[{"dropping-particle":"","family":"Marushka","given":"Lesya","non-dropping-particle":"","parse-names":false,"suffix":""},{"dropping-particle":"","family":"Kenny","given":"Tiff Annie","non-dropping-particle":"","parse-names":false,"suffix":""},{"dropping-particle":"","family":"Batal","given":"Malek","non-dropping-particle":"","parse-names":false,"suffix":""},{"dropping-particle":"","family":"Cheung","given":"William W.L.","non-dropping-particle":"","parse-names":false,"suffix":""},{"dropping-particle":"","family":"Fediuk","given":"Karen","non-dropping-particle":"","parse-names":false,"suffix":""},{"dropping-particle":"","family":"Golden","given":"Christopher D.","non-dropping-particle":"","parse-names":false,"suffix":""},{"dropping-particle":"","family":"Salomon","given":"Anne K.","non-dropping-particle":"","parse-names":false,"suffix":""},{"dropping-particle":"","family":"Sadik","given":"Tonio","non-dropping-particle":"","parse-names":false,"suffix":""},{"dropping-particle":"V.","family":"Weatherdon","given":"Lauren","non-dropping-particle":"","parse-names":false,"suffix":""},{"dropping-particle":"","family":"Chan","given":"Hing Man","non-dropping-particle":"","parse-names":false,"suffix":""}],"container-title":"PLoS ONE","id":"ITEM-2","issue":"2","issued":{"date-parts":[["2019"]]},"page":"1-24","title":"Potential impacts of climate-related decline of seafood harvest on nutritional status of coastal First Nations in British Columbia, Canada","type":"article-journal","volume":"14"},"uris":["http://www.mendeley.com/documents/?uuid=842f572a-2196-4e34-ac36-5df2622e89d3"]},{"id":"ITEM-3","itemData":{"author":[{"dropping-particle":"","family":"Quinn","given":"Thomas P.","non-dropping-particle":"","parse-names":false,"suffix":""}],"edition":"Second","id":"ITEM-3","issued":{"date-parts":[["2018"]]},"number-of-pages":"1-547","publisher":"University of Washington Press","publisher-place":"Seattle","title":"The behaviour and ecology of Pacific salmon and trout","type":"book"},"uris":["http://www.mendeley.com/documents/?uuid=39805030-3885-4885-b3af-283d7f426976"]}],"mendeley":{"formattedCitation":"(Marushka et al., 2019; Quinn, 2018; Wyllie de Echeverria &amp; Thornton, 2019)","plainTextFormattedCitation":"(Marushka et al., 2019; Quinn, 2018; Wyllie de Echeverria &amp; Thornton, 2019)","previouslyFormattedCitation":"(Marushka et al., 2019; Quinn, 2018; Wyllie de Echeverria &amp; Thornton, 2019)"},"properties":{"noteIndex":0},"schema":"https://github.com/citation-style-language/schema/raw/master/csl-citation.json"}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(Marushka et al., 2019; Quinn, 2018; Wyllie de Echeverria &amp; Thornton, 2019)</w:t>
      </w:r>
      <w:r w:rsidR="00DF7973">
        <w:rPr>
          <w:rFonts w:eastAsia="Times New Roman" w:cstheme="minorHAnsi"/>
          <w:color w:val="000000"/>
          <w:lang w:val="en-CA"/>
        </w:rPr>
        <w:fldChar w:fldCharType="end"/>
      </w:r>
      <w:r w:rsidR="00DF7973">
        <w:rPr>
          <w:rFonts w:eastAsia="Times New Roman" w:cstheme="minorHAnsi"/>
          <w:color w:val="000000"/>
          <w:lang w:val="en-CA"/>
        </w:rPr>
        <w:t xml:space="preserve"> .</w:t>
      </w:r>
      <w:r w:rsidR="00400564">
        <w:rPr>
          <w:rFonts w:eastAsia="Times New Roman" w:cstheme="minorHAnsi"/>
          <w:color w:val="000000"/>
          <w:lang w:val="en-CA"/>
        </w:rPr>
        <w:t xml:space="preserve"> </w:t>
      </w:r>
      <w:r w:rsidR="008E6F8D">
        <w:rPr>
          <w:rFonts w:eastAsia="Times New Roman" w:cstheme="minorHAnsi"/>
          <w:color w:val="000000"/>
          <w:lang w:val="en-CA"/>
        </w:rPr>
        <w:t>While pink</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 xml:space="preserve">O. </w:t>
      </w:r>
      <w:proofErr w:type="spellStart"/>
      <w:r w:rsidR="00EC7D5B" w:rsidRPr="00EC7D5B">
        <w:rPr>
          <w:rFonts w:eastAsia="Times New Roman" w:cstheme="minorHAnsi"/>
          <w:i/>
          <w:iCs/>
          <w:color w:val="000000"/>
          <w:lang w:val="en-CA"/>
        </w:rPr>
        <w:t>gorbuscha</w:t>
      </w:r>
      <w:proofErr w:type="spellEnd"/>
      <w:r w:rsidR="00EC7D5B">
        <w:rPr>
          <w:rFonts w:eastAsia="Times New Roman" w:cstheme="minorHAnsi"/>
          <w:color w:val="000000"/>
          <w:lang w:val="en-CA"/>
        </w:rPr>
        <w:t>)</w:t>
      </w:r>
      <w:r w:rsidR="008E6F8D">
        <w:rPr>
          <w:rFonts w:eastAsia="Times New Roman" w:cstheme="minorHAnsi"/>
          <w:color w:val="000000"/>
          <w:lang w:val="en-CA"/>
        </w:rPr>
        <w:t xml:space="preserve"> and chum salmon</w:t>
      </w:r>
      <w:r w:rsidR="00EC7D5B">
        <w:rPr>
          <w:rFonts w:eastAsia="Times New Roman" w:cstheme="minorHAnsi"/>
          <w:color w:val="000000"/>
          <w:lang w:val="en-CA"/>
        </w:rPr>
        <w:t xml:space="preserve"> (</w:t>
      </w:r>
      <w:r w:rsidR="00EC7D5B" w:rsidRPr="00EC7D5B">
        <w:rPr>
          <w:rFonts w:eastAsia="Times New Roman" w:cstheme="minorHAnsi"/>
          <w:i/>
          <w:iCs/>
          <w:color w:val="000000"/>
          <w:lang w:val="en-CA"/>
        </w:rPr>
        <w:t>O. keta</w:t>
      </w:r>
      <w:r w:rsidR="00EC7D5B">
        <w:rPr>
          <w:rFonts w:eastAsia="Times New Roman" w:cstheme="minorHAnsi"/>
          <w:color w:val="000000"/>
          <w:lang w:val="en-CA"/>
        </w:rPr>
        <w:t>)</w:t>
      </w:r>
      <w:r w:rsidR="008E6F8D">
        <w:rPr>
          <w:rFonts w:eastAsia="Times New Roman" w:cstheme="minorHAnsi"/>
          <w:color w:val="000000"/>
          <w:lang w:val="en-CA"/>
        </w:rPr>
        <w:t xml:space="preserve"> have the highest abundance and biomass (respectively) of all salmon species due to hatchery production, there have been regional declines in British Columbia</w:t>
      </w:r>
      <w:r w:rsidR="00DF7973">
        <w:rPr>
          <w:rFonts w:eastAsia="Times New Roman" w:cstheme="minorHAnsi"/>
          <w:color w:val="000000"/>
          <w:lang w:val="en-CA"/>
        </w:rPr>
        <w:t xml:space="preserve"> </w:t>
      </w:r>
      <w:r w:rsidR="00DF7973">
        <w:rPr>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{"citationItems":[{"id":"ITEM-1","itemData":{"DOI":"10.1002/mcf2.10023","ISSN":"19425120","abstract":"Numerical abundance and biomass values presented here for Pink Salmon Oncorhynchus gorbuscha, Chum Salmon O. keta, and Sockeye Salmon O. nerka in the North Pacific Ocean span 90 years (1925–2015), representing the most comprehensive compilation of these data to date. In contrast to less populous species of salmon, these species are more abundant now than ever, averaging 665 × 106 adult salmon each year (1.32 × 106 metric tons) during 1990–2015. When immature salmon are included, recent biomass estimates approach 5 × 106 metric tons. Following an initial peak during 1934–1943, abundances were low until the 1977 regime shift benefited each species. During 1990–2015, Pink Salmon dominated adult abundance (67% of total) and biomass (48%), followed by Chum Salmon (20%, 35%) and Sockeye Salmon (13%, 17%). Alaska produced approximately 39% of all Pink Salmon, 22% of Chum Salmon, and 69% of Sockeye Salmon, while Japan and Russia produced most of the remainder. Although production of natural-origin salmon is currently high due to generally favorable ocean conditions in northern regions, approximately 60% of Chum Salmon, 15% of Pink Salmon, and 4% of Sockeye Salmon during 1990–2015 were of hatchery origin. Alaska generated 68% and 95% of hatchery Pink Salmon and Sockeye Salmon, respectively, while Japan produced 75% of hatchery Chum Salmon. Salmon abundance in large areas of Alaska (Prince William Sound and Southeast Alaska), Russia (Sakhalin and Kuril islands), Japan, and South Korea are dominated by hatchery salmon. During 1990–2015, hatchery salmon represented approximately 40% of the total biomass of adult and immature salmon in the ocean. Density-dependent effects are apparent, and carrying capacity may have been reached in recent decades, but interaction effects between hatchery- and natural-origin salmon are difficult to quantify, in part because these fish are rarely separated in catch and escapement statistics. The following management changes are recommended: (1) mark or tag hatchery salmon so that they can be identified after release, (2) estimate hatchery- and natural-origin salmon in catches and escapement, and (3) maintain these statistics in publicly accessible databases.","author":[{"dropping-particle":"","family":"Ruggerone","given":"Gregory T.","non-dropping-particle":"","parse-names":false,"suffix":""},{"dropping-particle":"","family":"Irvine","given":"James R.","non-dropping-particle":"","parse-names":false,"suffix":""}],"container-title":"Marine and Coastal Fisheries","id":"ITEM-1","issue":"2","issued":{"date-parts":[["2018"]]},"page":"152-168","title":"Numbers and Biomass of Natural- and Hatchery-Origin Pink Salmon, Chum Salmon, and Sockeye Salmon in the North Pacific Ocean, 1925–2015","type":"article-journal","volume":"10"},"uris":["http://www.mendeley.com/documents/?uuid=06ac9b34-3e33-45fc-92f8-3b61c627a979"]},{"id":"ITEM-2","itemData":{"DOI":"10.1371/journal.pone.0146009","ISSN":"19326203","abstract":"Sockeye salmon (Oncorhynchus nerka) stocks throughout the southern part of their North American range have experienced declines in productivity over the past two decades. In this study, we tested the hypothesis that pink (O. gorbuscha) and chum (O. keta) salmon stocks have also experienced recent declines in productivity by investigating temporal and spatial trends in productivity of 99 wild North American pink and chum salmon stocks. We used a combination of population dynamics and time series models to quantify individual stock trends as well as common temporal trends in pink and chum salmon productivity across local, regional, and continental spatial scales. Our results indicated widespread declines in productivity of wild chum salmon stocks throughout Washington (WA) and British Columbia (BC) with 81% of stocks showing recent declines in productivity, although the exact form of the trends varied among regions. For pink salmon, the majority of stocks in WA and BC (65%) did not have strong temporal trends in productivity; however, all stocks that did have trends in productivity showed declining productivity since at least brood year 1996. We found weaker evidence of widespread declines in productivity for Alaska pink and chum salmon, with some regions and stocks showing declines in productivity (e.g., Kodiak chum salmon stocks) and others showing increases (e.g., Alaska Peninsula pink salmon stocks). We also found strong positive covariation between stock productivity series at the regional spatial scale for both pink and chum salmon, along with evidence that this regional-scale positive covariation has become stronger since the early 1990s in WA and BC. In general, our results suggest that common processes operating at the regional or multi-regional spatial scales drive productivity of pink and chum salmon stocks in western North America and that the effects of these process on productivity may change over time.","author":[{"dropping-particle":"","family":"Malick","given":"Michael J.","non-dropping-particle":"","parse-names":false,"suffix":""},{"dropping-particle":"","family":"Cox","given":"Sean P.","non-dropping-particle":"","parse-names":false,"suffix":""}],"container-title":"PLoS ONE","id":"ITEM-2","issue":"1","issued":{"date-parts":[["2016"]]},"page":"1-23","title":"Regional-scale declines in productivity of pink and chum salmon stocks in western North America","type":"article-journal","volume":"11"},"uris":["http://www.mendeley.com/documents/?uuid=6e73f511-5dbd-452f-a395-cbd4ce6a13ef"]}],"mendeley":{"formattedCitation":"(Malick &amp; Cox, 2016; Ruggerone &amp; Irvine, 2018)","plainTextFormattedCitation":"(Malick &amp; Cox, 2016; Ruggerone &amp; Irvine, 2018)","previouslyFormattedCitation":"(Malick &amp; Cox, 2016; Ruggerone &amp; Irvine, 2018)"},"properties":{"noteIndex":0},"schema":"https://github.com/citation-style-language/schema/raw/master/csl-citation.json"}</w:instrText>
      </w:r>
      <w:r w:rsidR="00DF7973">
        <w:rPr>
          <w:rFonts w:eastAsia="Times New Roman" w:cstheme="minorHAnsi"/>
          <w:color w:val="000000"/>
          <w:lang w:val="en-CA"/>
        </w:rPr>
        <w:fldChar w:fldCharType="separate"/>
      </w:r>
      <w:r w:rsidR="00DB41F8" w:rsidRPr="00DB41F8">
        <w:rPr>
          <w:rFonts w:eastAsia="Times New Roman" w:cstheme="minorHAnsi"/>
          <w:noProof/>
          <w:color w:val="000000"/>
          <w:lang w:val="en-CA"/>
        </w:rPr>
        <w:t>(Malick &amp; Cox, 2016; Ruggerone &amp; Irvine, 2018)</w:t>
      </w:r>
      <w:r w:rsidR="00DF7973">
        <w:rPr>
          <w:rFonts w:eastAsia="Times New Roman" w:cstheme="minorHAnsi"/>
          <w:color w:val="000000"/>
          <w:lang w:val="en-CA"/>
        </w:rPr>
        <w:fldChar w:fldCharType="end"/>
      </w:r>
      <w:r w:rsidR="008E6F8D">
        <w:rPr>
          <w:rFonts w:eastAsia="Times New Roman" w:cstheme="minorHAnsi"/>
          <w:color w:val="000000"/>
          <w:lang w:val="en-CA"/>
        </w:rPr>
        <w:t>. Commercial fisheries for salmon have decreased in response to declining stocks and tradition</w:t>
      </w:r>
      <w:r w:rsidR="00EC7D5B">
        <w:rPr>
          <w:rFonts w:eastAsia="Times New Roman" w:cstheme="minorHAnsi"/>
          <w:color w:val="000000"/>
          <w:lang w:val="en-CA"/>
        </w:rPr>
        <w:t>al</w:t>
      </w:r>
      <w:r w:rsidR="008E6F8D">
        <w:rPr>
          <w:rFonts w:eastAsia="Times New Roman" w:cstheme="minorHAnsi"/>
          <w:color w:val="000000"/>
          <w:lang w:val="en-CA"/>
        </w:rPr>
        <w:t xml:space="preserve"> harvest for </w:t>
      </w:r>
      <w:r w:rsidR="00EC7D5B">
        <w:rPr>
          <w:rFonts w:eastAsia="Times New Roman" w:cstheme="minorHAnsi"/>
          <w:color w:val="000000"/>
          <w:lang w:val="en-CA"/>
        </w:rPr>
        <w:t>many</w:t>
      </w:r>
      <w:r w:rsidR="008E6F8D">
        <w:rPr>
          <w:rFonts w:eastAsia="Times New Roman" w:cstheme="minorHAnsi"/>
          <w:color w:val="000000"/>
          <w:lang w:val="en-CA"/>
        </w:rPr>
        <w:t xml:space="preserve"> coastal First Nations has also been reduced</w:t>
      </w:r>
      <w:r w:rsidR="001E3EBB">
        <w:rPr>
          <w:rFonts w:eastAsia="Times New Roman" w:cstheme="minorHAnsi"/>
          <w:color w:val="000000"/>
          <w:lang w:val="en-CA"/>
        </w:rPr>
        <w:t xml:space="preserve"> </w:t>
      </w:r>
      <w:r w:rsidR="001E3EBB">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{"citationItems":[{"id":"ITEM-1","itemData":{"DOI":"10.5751/ES-02619-140102","ISSN":"17083087","abstract":"Salmon are inherently resilient species. However, this resiliency has been undermined in British Columbia by a century of centralized, command-and-control management focused initially on maximizing yield and, more recently, on economic efficiency. Community and cultural resiliency have also been undermined, especially by the recent emphasis on economic efficiency, which has concentrated access in the hands of a few and has disenfranchised fishery-dependent communities. Recent declines in both salmon stocks and salmon prices have revealed the systemic failure of the current management system. If salmon and their fisheries are to become viable again, radically new management policies are needed. For the salmon species, the emphasis must shift from maximizing yield to restoring resilience; for salmon fisheries, the emphasis must shift from maximizing economic efficiency to maximizing community and cultural resilience. For the species, an approach is needed that integrates harvest management, habitat management, and habitat enhancement to sustain and enhance resilience. This is best achieved by giving fishing and aboriginal communities greater responsibility and authority to manage the fisheries on which they depend. Co-management arrangements that involve cooperative ownership of major multistock resources like the Fraser River and Skeena River fisheries and community-based quota management of smaller fisheries provide ways to put species conservation much more directly in the hands of the communities most dependent on the well-being and resilience of these fisheries. © 2009 by the author(s).","author":[{"dropping-particle":"","family":"Healey","given":"Michael C.","non-dropping-particle":"","parse-names":false,"suffix":""}],"container-title":"Ecology and Society","id":"ITEM-1","issue":"1","issued":{"date-parts":[["2009"]]},"title":"Resilient salmon, resilient fisheries for British Columbia, Canada","type":"article-journal","volume":"14"},"uris":["http://www.mendeley.com/documents/?uuid=10d8340f-47a5-48be-be9b-4b44fa6def7c"]},{"id":"ITEM-2","itemData":{"ISBN":"1897110286","author":[{"dropping-particle":"","family":"Garner","given":"Kerri","non-dropping-particle":"","parse-names":false,"suffix":""},{"dropping-particle":"","family":"Parfitt","given":"Ben","non-dropping-particle":"","parse-names":false,"suffix":""}],"container-title":"Report to the Pacific Fisheries Resource Conservation Council","id":"ITEM-2","issued":{"date-parts":[["2006"]]},"title":"First Nations, Salmon Fisheries and the Rising Importance of Conservation","type":"report"},"uris":["http://www.mendeley.com/documents/?uuid=dc111ea6-8674-42f4-a019-37338ee4326f"]}],"mendeley":{"formattedCitation":"(Garner &amp; Parfitt, 2006; Healey, 2009)","plainTextFormattedCitation":"(Garner &amp; Parfitt, 2006; Healey, 2009)","previouslyFormattedCitation":"(Garner &amp; Parfitt, 2006; Healey, 2009)"},"properties":{"noteIndex":0},"schema":"https://github.com/citation-style-language/schema/raw/master/csl-citation.json"}</w:instrText>
      </w:r>
      <w:r w:rsidR="001E3EBB">
        <w:rPr>
          <w:rFonts w:eastAsia="Times New Roman" w:cstheme="minorHAnsi"/>
          <w:color w:val="000000"/>
          <w:lang w:val="en-CA"/>
        </w:rPr>
        <w:fldChar w:fldCharType="separate"/>
      </w:r>
      <w:r w:rsidR="00DB41F8" w:rsidRPr="00DB41F8">
        <w:rPr>
          <w:rFonts w:eastAsia="Times New Roman" w:cstheme="minorHAnsi"/>
          <w:noProof/>
          <w:color w:val="000000"/>
          <w:lang w:val="en-CA"/>
        </w:rPr>
        <w:t>(Garner &amp; Parfitt, 2006; Healey, 2009)</w:t>
      </w:r>
      <w:r w:rsidR="001E3EBB">
        <w:rPr>
          <w:rFonts w:eastAsia="Times New Roman" w:cstheme="minorHAnsi"/>
          <w:color w:val="000000"/>
          <w:lang w:val="en-CA"/>
        </w:rPr>
        <w:fldChar w:fldCharType="end"/>
      </w:r>
      <w:r w:rsidR="008E6F8D">
        <w:rPr>
          <w:rFonts w:eastAsia="Times New Roman" w:cstheme="minorHAnsi"/>
          <w:color w:val="000000"/>
          <w:lang w:val="en-CA"/>
        </w:rPr>
        <w:t>.</w:t>
      </w:r>
      <w:r w:rsidR="00EC7D5B">
        <w:rPr>
          <w:rFonts w:eastAsia="Times New Roman" w:cstheme="minorHAnsi"/>
          <w:color w:val="000000"/>
          <w:lang w:val="en-CA"/>
        </w:rPr>
        <w:t xml:space="preserve"> Despite thorough scientific research on salmon, predictions of adults returning to spawn are </w:t>
      </w:r>
      <w:del w:id="1" w:author="Vanessa Fladmark" w:date="2020-05-19T09:15:00Z">
        <w:r w:rsidR="00EC7D5B" w:rsidDel="000374C3">
          <w:rPr>
            <w:rFonts w:eastAsia="Times New Roman" w:cstheme="minorHAnsi"/>
            <w:color w:val="000000"/>
            <w:lang w:val="en-CA"/>
          </w:rPr>
          <w:delText xml:space="preserve">very </w:delText>
        </w:r>
      </w:del>
      <w:ins w:id="2" w:author="Vanessa Fladmark" w:date="2020-05-19T09:15:00Z">
        <w:r w:rsidR="000374C3">
          <w:rPr>
            <w:rFonts w:eastAsia="Times New Roman" w:cstheme="minorHAnsi"/>
            <w:color w:val="000000"/>
            <w:lang w:val="en-CA"/>
          </w:rPr>
          <w:t xml:space="preserve">highly </w:t>
        </w:r>
      </w:ins>
      <w:r w:rsidR="00EC7D5B">
        <w:rPr>
          <w:rFonts w:eastAsia="Times New Roman" w:cstheme="minorHAnsi"/>
          <w:color w:val="000000"/>
          <w:lang w:val="en-CA"/>
        </w:rPr>
        <w:t>variable, often lower than expected, and salmon fisheries become difficult to manage</w:t>
      </w:r>
      <w:r w:rsidR="00DF7973">
        <w:rPr>
          <w:rFonts w:eastAsia="Times New Roman" w:cstheme="minorHAnsi"/>
          <w:color w:val="000000"/>
          <w:lang w:val="en-CA"/>
        </w:rPr>
        <w:t xml:space="preserve"> </w:t>
      </w:r>
      <w:commentRangeStart w:id="3"/>
      <w:r w:rsidR="00DF7973">
        <w:rPr>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{"citationItems":[{"id":"ITEM-1","itemData":{"DOI":"10.1111/faf.12231","ISSN":"14672979","abstract":"The Larkin lectures are held every two years at the University of British Columbia in recognition of Dr. Peter Larkin's contributions to fisheries science. The lecture I presented in November 2015 coincided with an announcement that the Institute of Fisheries that Peter Larkin founded in the 1960s would be restructured as the “Institute for Oceans and Fisheries” with an emphasis on fisheries and oceans issues important to British Columbia as well as the rest of the world. I decided to look back at research issues that Peter Larkin thought would be important for Pacific salmon (Oncorhynchus spp.) in the future and see what has happened as a way of identifying the complexity that the Institute for Oceans and Fisheries in particular and the science community in general will face. I chose five themes from Peter Larkin's talks: 1 understanding marine survival, 2 ocean carrying capacity, 3 aquaculture, 4 climate, Pacific salmon and climate change and 5 informing the public, and then added my opinion about research priorities for the future. Peter Larkin recognized the future relevance of these examples, but he probably could not have imagined how these and related issues will challenge his renamed institute and the rest of the research community over the next 50 years.","author":[{"dropping-particle":"","family":"Beamish","given":"R.J.","non-dropping-particle":"","parse-names":false,"suffix":""}],"container-title":"Fish and Fisheries","id":"ITEM-1","issue":"6","issued":{"date-parts":[["2017"]]},"page":"1161-1175","title":"What the past tells us about the future of Pacific salmon research","type":"article-journal","volume":"18"},"uris":["http://www.mendeley.com/documents/?uuid=4a51d0b2-48c7-47d9-9109-6accdb919f15"]}],"mendeley":{"formattedCitation":"(Beamish, 2017)","manualFormatting":"(Beamish 2017)","plainTextFormattedCitation":"(Beamish, 2017)","previouslyFormattedCitation":"(Beamish, 2017)"},"properties":{"noteIndex":0},"schema":"https://github.com/citation-style-language/schema/raw/master/csl-citation.json"}</w:instrText>
      </w:r>
      <w:r w:rsidR="00DF7973">
        <w:rPr>
          <w:rFonts w:eastAsia="Times New Roman" w:cstheme="minorHAnsi"/>
          <w:color w:val="000000"/>
          <w:lang w:val="en-CA"/>
        </w:rPr>
        <w:fldChar w:fldCharType="separate"/>
      </w:r>
      <w:r w:rsidR="00DF7973" w:rsidRPr="00DF7973">
        <w:rPr>
          <w:rFonts w:eastAsia="Times New Roman" w:cstheme="minorHAnsi"/>
          <w:noProof/>
          <w:color w:val="000000"/>
          <w:lang w:val="en-CA"/>
        </w:rPr>
        <w:t>(Beamish 2017)</w:t>
      </w:r>
      <w:r w:rsidR="00DF7973">
        <w:rPr>
          <w:rFonts w:eastAsia="Times New Roman" w:cstheme="minorHAnsi"/>
          <w:color w:val="000000"/>
          <w:lang w:val="en-CA"/>
        </w:rPr>
        <w:fldChar w:fldCharType="end"/>
      </w:r>
      <w:commentRangeEnd w:id="3"/>
      <w:r w:rsidR="009C36C9">
        <w:rPr>
          <w:rStyle w:val="CommentReference"/>
        </w:rPr>
        <w:commentReference w:id="3"/>
      </w:r>
      <w:r w:rsidR="00EC7D5B">
        <w:rPr>
          <w:rFonts w:eastAsia="Times New Roman" w:cstheme="minorHAnsi"/>
          <w:color w:val="000000"/>
          <w:lang w:val="en-CA"/>
        </w:rPr>
        <w:t>.</w:t>
      </w:r>
    </w:p>
    <w:p w14:paraId="198ECB14" w14:textId="77777777" w:rsidR="00EE0173" w:rsidRDefault="00EE0173" w:rsidP="00266C78">
      <w:pPr>
        <w:spacing w:line="480" w:lineRule="auto"/>
        <w:rPr>
          <w:rFonts w:eastAsia="Times New Roman" w:cstheme="minorHAnsi"/>
          <w:color w:val="000000"/>
          <w:lang w:val="en-CA"/>
        </w:rPr>
      </w:pPr>
    </w:p>
    <w:p w14:paraId="16117CC2" w14:textId="2D2BFCF6" w:rsidR="000D2776" w:rsidRDefault="00EE0173" w:rsidP="00266C78">
      <w:pPr>
        <w:spacing w:line="480" w:lineRule="auto"/>
        <w:rPr>
          <w:rFonts w:eastAsia="Times New Roman" w:cstheme="minorHAnsi"/>
          <w:color w:val="000000"/>
          <w:lang w:val="en-CA"/>
        </w:rPr>
      </w:pPr>
      <w:r>
        <w:rPr>
          <w:rFonts w:eastAsia="Times New Roman" w:cstheme="minorHAnsi"/>
          <w:color w:val="000000"/>
          <w:lang w:val="en-CA"/>
        </w:rPr>
        <w:tab/>
      </w:r>
      <w:r w:rsidR="000D2776" w:rsidRPr="000B7AAD">
        <w:rPr>
          <w:rFonts w:eastAsia="Times New Roman" w:cstheme="minorHAnsi"/>
          <w:color w:val="000000"/>
          <w:lang w:val="en-CA"/>
        </w:rPr>
        <w:t>Chum and pink salmon are species that leave freshwater early after emergence and head strai</w:t>
      </w:r>
      <w:ins w:id="4" w:author="evgeny" w:date="2020-05-18T12:11:00Z">
        <w:r w:rsidR="002B2430">
          <w:rPr>
            <w:rFonts w:eastAsia="Times New Roman" w:cstheme="minorHAnsi"/>
            <w:color w:val="000000"/>
            <w:lang w:val="en-CA"/>
          </w:rPr>
          <w:t>gh</w:t>
        </w:r>
      </w:ins>
      <w:r w:rsidR="000D2776" w:rsidRPr="000B7AAD">
        <w:rPr>
          <w:rFonts w:eastAsia="Times New Roman" w:cstheme="minorHAnsi"/>
          <w:color w:val="000000"/>
          <w:lang w:val="en-CA"/>
        </w:rPr>
        <w:t xml:space="preserve">t towards the estuary and the ocean and are therefore relatively small </w:t>
      </w:r>
      <w:commentRangeStart w:id="5"/>
      <w:r w:rsidR="000D2776" w:rsidRPr="000B7AAD">
        <w:rPr>
          <w:rFonts w:eastAsia="Times New Roman" w:cstheme="minorHAnsi"/>
          <w:color w:val="000000"/>
          <w:lang w:val="en-CA"/>
        </w:rPr>
        <w:t xml:space="preserve">and </w:t>
      </w:r>
      <w:del w:id="6" w:author="Vanessa Fladmark" w:date="2020-05-18T13:10:00Z">
        <w:r w:rsidR="000D2776" w:rsidRPr="000B7AAD" w:rsidDel="000A2946">
          <w:rPr>
            <w:rFonts w:eastAsia="Times New Roman" w:cstheme="minorHAnsi"/>
            <w:color w:val="000000"/>
            <w:lang w:val="en-CA"/>
          </w:rPr>
          <w:delText xml:space="preserve">can </w:delText>
        </w:r>
      </w:del>
      <w:ins w:id="7" w:author="Vanessa Fladmark" w:date="2020-05-18T13:10:00Z">
        <w:r w:rsidR="000A2946">
          <w:rPr>
            <w:rFonts w:eastAsia="Times New Roman" w:cstheme="minorHAnsi"/>
            <w:color w:val="000000"/>
            <w:lang w:val="en-CA"/>
          </w:rPr>
          <w:t>must</w:t>
        </w:r>
        <w:r w:rsidR="000A2946" w:rsidRPr="000B7AAD">
          <w:rPr>
            <w:rFonts w:eastAsia="Times New Roman" w:cstheme="minorHAnsi"/>
            <w:color w:val="000000"/>
            <w:lang w:val="en-CA"/>
          </w:rPr>
          <w:t xml:space="preserve"> </w:t>
        </w:r>
      </w:ins>
      <w:r w:rsidR="000D2776" w:rsidRPr="000B7AAD">
        <w:rPr>
          <w:rFonts w:eastAsia="Times New Roman" w:cstheme="minorHAnsi"/>
          <w:color w:val="000000"/>
          <w:lang w:val="en-CA"/>
        </w:rPr>
        <w:t>grow quickly</w:t>
      </w:r>
      <w:commentRangeEnd w:id="5"/>
      <w:r w:rsidR="0028260B">
        <w:rPr>
          <w:rStyle w:val="CommentReference"/>
        </w:rPr>
        <w:commentReference w:id="5"/>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Groot","given":"C.","non-dropping-particle":"","parse-names":false,"suffix":""},{"dropping-particle":"","family":"Margolis","given":"L.","non-dropping-particle":"","parse-names":false,"suffix":""}],"id":"ITEM-1","issued":{"date-parts":[["1991"]]},"publisher":"University of British Columbia Press","publisher-place":"Vancouver","title":"Pacific salmon life histories","type":"book"},"uris":["http://www.mendeley.com/documents/?uuid=12151261-2806-423e-af29-c6d1f95ef3a9"]}],"mendeley":{"formattedCitation":"(Groot &amp; Margolis, 1991)","plainTextFormattedCitation":"(Groot &amp; Margolis, 1991)","previouslyFormattedCitation":"(Groot &amp; Margolis, 1991)"},"properties":{"noteIndex":0},"schema":"https://github.com/citation-style-language/schema/raw/master/csl-citation.json"}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(Groot &amp; Margolis, 1991)</w:t>
      </w:r>
      <w:r w:rsidR="00674289">
        <w:rPr>
          <w:rStyle w:val="FootnoteReference"/>
          <w:rFonts w:eastAsia="Times New Roman" w:cstheme="minorHAnsi"/>
          <w:color w:val="000000"/>
          <w:lang w:val="en-CA"/>
        </w:rPr>
        <w:fldChar w:fldCharType="end"/>
      </w:r>
      <w:r w:rsidR="000D2776" w:rsidRPr="000B7AAD">
        <w:rPr>
          <w:rFonts w:eastAsia="Times New Roman" w:cstheme="minorHAnsi"/>
          <w:color w:val="000000"/>
          <w:lang w:val="en-CA"/>
        </w:rPr>
        <w:t>. These young salmon must contend with the physiological challenges of smoltification, multiple predators</w:t>
      </w:r>
      <w:ins w:id="8" w:author="Brian" w:date="2020-05-05T23:48:00Z">
        <w:r w:rsidR="0028260B">
          <w:rPr>
            <w:rFonts w:eastAsia="Times New Roman" w:cstheme="minorHAnsi"/>
            <w:color w:val="000000"/>
            <w:lang w:val="en-CA"/>
          </w:rPr>
          <w:t>,</w:t>
        </w:r>
      </w:ins>
      <w:r w:rsidR="000D2776" w:rsidRPr="000B7AAD">
        <w:rPr>
          <w:rFonts w:eastAsia="Times New Roman" w:cstheme="minorHAnsi"/>
          <w:color w:val="000000"/>
          <w:lang w:val="en-CA"/>
        </w:rPr>
        <w:t xml:space="preserve"> and</w:t>
      </w:r>
      <w:r w:rsidR="000D2776">
        <w:rPr>
          <w:rFonts w:eastAsia="Times New Roman" w:cstheme="minorHAnsi"/>
          <w:color w:val="000000"/>
          <w:lang w:val="en-CA"/>
        </w:rPr>
        <w:t xml:space="preserve"> successfully capturing prey for energy in their new marine environment</w:t>
      </w:r>
      <w:r w:rsidR="00C26FE7">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{"citationItems":[{"id":"ITEM-1","itemData":{"abstract":"For centuries, biologists have marvelled at how anadromous salmonids--fish that pass from rivers into oceans and back again--survive as they migrate between these two very different environments. Yet, relatively little is understood about what happens to salmonid species (including salmon, steelhead, char, and trout) in the estuaries where they make this transition from fresh to saltwater. This book, written by one of the world's foremost experts on the ecology of salmonids, explains the critical role estuaries play in salmonid survival and recovery.","author":[{"dropping-particle":"","family":"Levings","given":"C. D.","non-dropping-particle":"","parse-names":false,"suffix":""}],"id":"ITEM-1","issued":{"date-parts":[["2016"]]},"number-of-pages":"1-371","publisher":"University of British Columbia Press","publisher-place":"Vancouver","title":"Ecology of salmonids in estuaries around the world: adaptations, habitats, and conservation","type":"book"},"uris":["http://www.mendeley.com/documents/?uuid=7cdd144e-0804-44f6-8649-b8e3fc5fe858"]}],"mendeley":{"formattedCitation":"(Levings, 2016)","plainTextFormattedCitation":"(Levings, 2016)","previouslyFormattedCitation":"(Levings, 2016)"},"properties":{"noteIndex":0},"schema":"https://github.com/citation-style-language/schema/raw/master/csl-citation.json"}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(Levings, 2016)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 xml:space="preserve">. </w:t>
      </w:r>
      <w:ins w:id="9" w:author="Brian" w:date="2020-05-05T23:48:00Z">
        <w:r w:rsidR="0028260B">
          <w:rPr>
            <w:rFonts w:eastAsia="Times New Roman" w:cstheme="minorHAnsi"/>
            <w:color w:val="000000"/>
            <w:lang w:val="en-CA"/>
          </w:rPr>
          <w:t xml:space="preserve">Mortality </w:t>
        </w:r>
      </w:ins>
      <w:del w:id="10" w:author="Brian" w:date="2020-05-05T23:48:00Z">
        <w:r w:rsidR="000D2776" w:rsidDel="0028260B">
          <w:rPr>
            <w:rFonts w:eastAsia="Times New Roman" w:cstheme="minorHAnsi"/>
            <w:color w:val="000000"/>
            <w:lang w:val="en-CA"/>
          </w:rPr>
          <w:delText xml:space="preserve">There is high mortality </w:delText>
        </w:r>
      </w:del>
      <w:r w:rsidR="000D2776">
        <w:rPr>
          <w:rFonts w:eastAsia="Times New Roman" w:cstheme="minorHAnsi"/>
          <w:color w:val="000000"/>
          <w:lang w:val="en-CA"/>
        </w:rPr>
        <w:t>for salmon smolts</w:t>
      </w:r>
      <w:ins w:id="11" w:author="Brian" w:date="2020-05-05T23:48:00Z">
        <w:r w:rsidR="0028260B">
          <w:rPr>
            <w:rFonts w:eastAsia="Times New Roman" w:cstheme="minorHAnsi"/>
            <w:color w:val="000000"/>
            <w:lang w:val="en-CA"/>
          </w:rPr>
          <w:t xml:space="preserve"> can be high</w:t>
        </w:r>
      </w:ins>
      <w:r w:rsidR="000D2776">
        <w:rPr>
          <w:rFonts w:eastAsia="Times New Roman" w:cstheme="minorHAnsi"/>
          <w:color w:val="000000"/>
          <w:lang w:val="en-CA"/>
        </w:rPr>
        <w:t xml:space="preserve">, </w:t>
      </w:r>
      <w:ins w:id="12" w:author="Brian" w:date="2020-05-05T23:48:00Z">
        <w:r w:rsidR="0028260B">
          <w:rPr>
            <w:rFonts w:eastAsia="Times New Roman" w:cstheme="minorHAnsi"/>
            <w:color w:val="000000"/>
            <w:lang w:val="en-CA"/>
          </w:rPr>
          <w:t xml:space="preserve">and </w:t>
        </w:r>
      </w:ins>
      <w:r w:rsidR="000D2776">
        <w:rPr>
          <w:rFonts w:eastAsia="Times New Roman" w:cstheme="minorHAnsi"/>
          <w:color w:val="000000"/>
          <w:lang w:val="en-CA"/>
        </w:rPr>
        <w:t xml:space="preserve">research has shown growth in the early marine phase </w:t>
      </w:r>
      <w:ins w:id="13" w:author="Brian" w:date="2020-05-05T23:49:00Z">
        <w:r w:rsidR="0028260B">
          <w:rPr>
            <w:rFonts w:eastAsia="Times New Roman" w:cstheme="minorHAnsi"/>
            <w:color w:val="000000"/>
            <w:lang w:val="en-CA"/>
          </w:rPr>
          <w:t xml:space="preserve">is an important </w:t>
        </w:r>
      </w:ins>
      <w:del w:id="14" w:author="Brian" w:date="2020-05-05T23:49:00Z">
        <w:r w:rsidR="000D2776" w:rsidDel="0028260B">
          <w:rPr>
            <w:rFonts w:eastAsia="Times New Roman" w:cstheme="minorHAnsi"/>
            <w:color w:val="000000"/>
            <w:lang w:val="en-CA"/>
          </w:rPr>
          <w:delText xml:space="preserve">strongly helps </w:delText>
        </w:r>
      </w:del>
      <w:r w:rsidR="000D2776">
        <w:rPr>
          <w:rFonts w:eastAsia="Times New Roman" w:cstheme="minorHAnsi"/>
          <w:color w:val="000000"/>
          <w:lang w:val="en-CA"/>
        </w:rPr>
        <w:t>determin</w:t>
      </w:r>
      <w:ins w:id="15" w:author="Brian" w:date="2020-05-05T23:49:00Z">
        <w:r w:rsidR="0028260B">
          <w:rPr>
            <w:rFonts w:eastAsia="Times New Roman" w:cstheme="minorHAnsi"/>
            <w:color w:val="000000"/>
            <w:lang w:val="en-CA"/>
          </w:rPr>
          <w:t>ant</w:t>
        </w:r>
      </w:ins>
      <w:del w:id="16" w:author="Brian" w:date="2020-05-05T23:49:00Z">
        <w:r w:rsidR="000D2776" w:rsidDel="0028260B">
          <w:rPr>
            <w:rFonts w:eastAsia="Times New Roman" w:cstheme="minorHAnsi"/>
            <w:color w:val="000000"/>
            <w:lang w:val="en-CA"/>
          </w:rPr>
          <w:delText>e</w:delText>
        </w:r>
      </w:del>
      <w:r w:rsidR="000D2776">
        <w:rPr>
          <w:rFonts w:eastAsia="Times New Roman" w:cstheme="minorHAnsi"/>
          <w:color w:val="000000"/>
          <w:lang w:val="en-CA"/>
        </w:rPr>
        <w:t xml:space="preserve"> </w:t>
      </w:r>
      <w:ins w:id="17" w:author="Brian" w:date="2020-05-05T23:49:00Z">
        <w:r w:rsidR="0028260B">
          <w:rPr>
            <w:rFonts w:eastAsia="Times New Roman" w:cstheme="minorHAnsi"/>
            <w:color w:val="000000"/>
            <w:lang w:val="en-CA"/>
          </w:rPr>
          <w:t xml:space="preserve">of </w:t>
        </w:r>
      </w:ins>
      <w:r w:rsidR="000D2776">
        <w:rPr>
          <w:rFonts w:eastAsia="Times New Roman" w:cstheme="minorHAnsi"/>
          <w:color w:val="000000"/>
          <w:lang w:val="en-CA"/>
        </w:rPr>
        <w:t>the cohort strength during the first winter at sea and adult survival</w:t>
      </w:r>
      <w:r w:rsidR="00400564">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{"citationItems":[{"id":"ITEM-1","itemData":{"DOI":"10.1016/S0079-6611(01)00034-9","ISSN":"00796611","abstract":"We hypothesise that salmon year class strength is determined in two stages during the first year in the ocean. There is an early natural mortality that is mostly related to predation, which is followed by a physiologically-based mortality. Juvenile salmon that fail to reach a critical size by the end of their first marine summer do not survive the following winter. In this study we describe our initial tests of this critical size and critical period hypothesis using data from ocean surveys of juvenile salmon and from experimental feeding studies on coho. Conservative swept volume abundance estimates for juvenile coho, and possibly chinook, indicate that there is high mortality in fall and winter during their first year in the sea. Studies of otolith weight show that the length and otolith-weight relationship for young coho changes in the early fall of their first ocean year. Studies of growth and associated hormone levels in feeding studies show that slow growing juvenile coho are stunted and deficient in an insulin-like growth factor-I (IGF-I). Juvenile coho sampled in September had low IGF-I values, indicative of poor growth. The results of these studies provide evidence for the general hypothesis that growth-related mortality occurs late in the first marine year and may be important in determining the strength of the year class (brood year). The link between total mortality and climate could be operating via the availability of nutrients regulating the food supply and hence competition for food (i.e. bottom-up regulation). © 2001 Elsevier Science Ltd. All rights reserved.","author":[{"dropping-particle":"","family":"Beamish","given":"R. J.","non-dropping-particle":"","parse-names":false,"suffix":""},{"dropping-particle":"","family":"Mahnken","given":"Conrad","non-dropping-particle":"","parse-names":false,"suffix":""}],"container-title":"Progress in Oceanography","id":"ITEM-1","issue":"1-4","issued":{"date-parts":[["2001"]]},"page":"423-437","title":"A critical size and period hypothesis to explain natural regulation of salmon abundance and the linkage to climate and climate change","type":"article-journal","volume":"49"},"uris":["http://www.mendeley.com/documents/?uuid=37abd1c5-2c59-4ecc-adf1-827f761821f4"]}],"mendeley":{"formattedCitation":"(Beamish &amp; Mahnken, 2001)","plainTextFormattedCitation":"(Beamish &amp; Mahnken, 2001)","previouslyFormattedCitation":"(Beamish &amp; Mahnken,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(Beamish &amp; Mahnken, 2001)</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p>
    <w:p w14:paraId="37EBE4AF" w14:textId="77777777" w:rsidR="000D2776" w:rsidRDefault="000D2776" w:rsidP="00266C78">
      <w:pPr>
        <w:spacing w:line="480" w:lineRule="auto"/>
        <w:rPr>
          <w:rFonts w:eastAsia="Times New Roman" w:cstheme="minorHAnsi"/>
          <w:color w:val="000000"/>
          <w:lang w:val="en-CA"/>
        </w:rPr>
      </w:pPr>
    </w:p>
    <w:p w14:paraId="5D905EAF" w14:textId="7C4D2489" w:rsidR="00CA6BD3" w:rsidRDefault="000D2776" w:rsidP="00266C78">
      <w:pPr>
        <w:spacing w:line="480" w:lineRule="auto"/>
        <w:rPr>
          <w:ins w:id="18" w:author="Vanessa Fladmark" w:date="2020-05-24T11:09:00Z"/>
          <w:rFonts w:eastAsia="Times New Roman" w:cstheme="minorHAnsi"/>
          <w:color w:val="000000"/>
          <w:lang w:val="en-CA"/>
        </w:rPr>
      </w:pPr>
      <w:r>
        <w:rPr>
          <w:rFonts w:eastAsia="Times New Roman" w:cstheme="minorHAnsi"/>
          <w:color w:val="000000"/>
          <w:lang w:val="en-CA"/>
        </w:rPr>
        <w:tab/>
      </w:r>
      <w:r w:rsidRPr="000A2946">
        <w:rPr>
          <w:rFonts w:eastAsia="Times New Roman" w:cstheme="minorHAnsi"/>
          <w:color w:val="000000"/>
          <w:lang w:val="en-CA"/>
        </w:rPr>
        <w:t>Prey</w:t>
      </w:r>
      <w:r>
        <w:rPr>
          <w:rFonts w:eastAsia="Times New Roman" w:cstheme="minorHAnsi"/>
          <w:color w:val="000000"/>
          <w:lang w:val="en-CA"/>
        </w:rPr>
        <w:t xml:space="preserve"> availability and salmon foraging behaviour are important factors </w:t>
      </w:r>
      <w:r w:rsidR="00CB61B8">
        <w:rPr>
          <w:rFonts w:eastAsia="Times New Roman" w:cstheme="minorHAnsi"/>
          <w:color w:val="000000"/>
          <w:lang w:val="en-CA"/>
        </w:rPr>
        <w:t>for</w:t>
      </w:r>
      <w:r>
        <w:rPr>
          <w:rFonts w:eastAsia="Times New Roman" w:cstheme="minorHAnsi"/>
          <w:color w:val="000000"/>
          <w:lang w:val="en-CA"/>
        </w:rPr>
        <w:t xml:space="preserve"> grow</w:t>
      </w:r>
      <w:r w:rsidR="00CB61B8">
        <w:rPr>
          <w:rFonts w:eastAsia="Times New Roman" w:cstheme="minorHAnsi"/>
          <w:color w:val="000000"/>
          <w:lang w:val="en-CA"/>
        </w:rPr>
        <w:t>ing</w:t>
      </w:r>
      <w:r>
        <w:rPr>
          <w:rFonts w:eastAsia="Times New Roman" w:cstheme="minorHAnsi"/>
          <w:color w:val="000000"/>
          <w:lang w:val="en-CA"/>
        </w:rPr>
        <w:t xml:space="preserve"> quickly during early marine life </w:t>
      </w:r>
      <w:del w:id="19" w:author="Brian" w:date="2020-05-05T23:58:00Z">
        <w:r w:rsidDel="00BE54A2">
          <w:rPr>
            <w:rFonts w:eastAsia="Times New Roman" w:cstheme="minorHAnsi"/>
            <w:color w:val="000000"/>
            <w:lang w:val="en-CA"/>
          </w:rPr>
          <w:delText>the salmon species have unique behaviour and preferences</w:delText>
        </w:r>
        <w:r w:rsidR="00E10448" w:rsidDel="00BE54A2">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{"citationItems":[{"id":"ITEM-1","itemData":{"DOI":"FRI-UW-9016","abstract":"Brodeur, R.D. 1990. A synthesis of the food habits and feeding ecology of salmonids in marine waters of the North Pacific. (INPFC Doc.) FRI-UW-9016. Fish. Res. Inst., Univ. Washington, Seattle. 38 pp.","author":[{"dropping-particle":"","family":"Brodeur","given":"Richard D.","non-dropping-particle":"","parse-names":false,"suffix":""}],"id":"ITEM-1","issue":"(INPFC Doc.) FRI-UW-9016","issued":{"date-parts":[["1990"]]},"page":"38 p.","title":"A synthesis of the food habits and feeding ecoloy of salmonids in marine waters of the North Pacific","type":"article-journal"},"uris":["http://www.mendeley.com/documents/?uuid=7fa5aeb2-a216-4bca-b79a-278d8310e261"]}],"mendeley":{"formattedCitation":"(R. D. Brodeur, 1990)","plainTextFormattedCitation":"(R. D. Brodeur, 1990)","previouslyFormattedCitation":"(R. D. Brodeur, 1990)"},"properties":{"noteIndex":0},"schema":"https://github.com/citation-style-language/schema/raw/master/csl-citation.json"}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noProof/>
          <w:color w:val="000000"/>
          <w:lang w:val="en-CA"/>
        </w:rPr>
        <w:t>(R. D. Brodeur, 1990)</w:t>
      </w:r>
      <w:r w:rsidR="00674289">
        <w:rPr>
          <w:rStyle w:val="FootnoteReference"/>
          <w:rFonts w:eastAsia="Times New Roman" w:cstheme="minorHAnsi"/>
          <w:color w:val="000000"/>
          <w:lang w:val="en-CA"/>
        </w:rPr>
        <w:fldChar w:fldCharType="end"/>
      </w:r>
      <w:r>
        <w:rPr>
          <w:rFonts w:eastAsia="Times New Roman" w:cstheme="minorHAnsi"/>
          <w:color w:val="000000"/>
          <w:lang w:val="en-CA"/>
        </w:rPr>
        <w:t>. Patchiness of zooplankton in the ocean leads to relatively generalist salmon feeding, however, there are energetic trade-offs and decisions regarding the effort it takes to capture prey items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{"citationItems":[{"id":"ITEM-1","itemData":{"DOI":"10.1111/j.1095-8649.2003.00214.x","ISSN":"00221112","abstract":"Over a number of decades the process of prey choice has been investigated using fishes as model predators. Using fishes for the model has allowed the proximate factors that determine how a mobile predator finds and chooses to eat the prey encountered within a variable 3-D environment to be estimated. During prey choice a number of constraints exist, in particular most fish predators will eat their prey whole thus their jaws and gut create functional limitations once a prey has been attacked. By considering the relationship between the size of the prey and the predator's feeding apparatus and feeding motivation this study explores the link between mechanistic studies and theoretical, optimal foraging based predictions. How the prediction of prey choices made by the fish following prey encounter can be reconciled with what is likely to be found in the fish's stomach is discussed. This study uses a progression of empirical examples to illustrate how the limits of functional constraints and prey choice at different stages of motivation to feed can be taken into account to improve predictions of predator prey choice. © 2003 The Fisheries Society of the British Isles.","author":[{"dropping-particle":"","family":"Gill","given":"A. B.","non-dropping-particle":"","parse-names":false,"suffix":""}],"container-title":"Journal of Fish Biology","id":"ITEM-1","issue":"SUPPL. A","issued":{"date-parts":[["2003"]]},"page":"105-116","title":"The dynamics of prey choice in fish: The importance of prey size and satiation","type":"article-journal","volume":"63"},"uris":["http://www.mendeley.com/documents/?uuid=1ba03b0a-9008-4d15-9920-ea2095665562"]}],"mendeley":{"formattedCitation":"(Gill, 2003)","plainTextFormattedCitation":"(Gill, 2003)","previouslyFormattedCitation":"(Gill, 2003)"},"properties":{"noteIndex":0},"schema":"https://github.com/citation-style-language/schema/raw/master/csl-citation.json"}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(Gill, 2003)</w:t>
      </w:r>
      <w:r w:rsidR="00674289">
        <w:rPr>
          <w:rStyle w:val="FootnoteReference"/>
          <w:rFonts w:eastAsia="Times New Roman" w:cstheme="minorHAnsi"/>
          <w:color w:val="000000"/>
          <w:lang w:val="en-CA"/>
        </w:rPr>
        <w:fldChar w:fldCharType="end"/>
      </w:r>
      <w:r>
        <w:rPr>
          <w:rFonts w:eastAsia="Times New Roman" w:cstheme="minorHAnsi"/>
          <w:color w:val="000000"/>
          <w:lang w:val="en-CA"/>
        </w:rPr>
        <w:t>.</w:t>
      </w:r>
      <w:ins w:id="20" w:author="Brian" w:date="2020-05-05T23:58:00Z">
        <w:r w:rsidR="00BE54A2" w:rsidRPr="00BE54A2">
          <w:rPr>
            <w:rFonts w:eastAsia="Times New Roman" w:cstheme="minorHAnsi"/>
            <w:color w:val="000000"/>
            <w:lang w:val="en-CA"/>
          </w:rPr>
          <w:t xml:space="preserve"> </w:t>
        </w:r>
        <w:r w:rsidR="00BE54A2">
          <w:rPr>
            <w:rFonts w:eastAsia="Times New Roman" w:cstheme="minorHAnsi"/>
            <w:color w:val="000000"/>
            <w:lang w:val="en-CA"/>
          </w:rPr>
          <w:t xml:space="preserve">The salmon species have unique </w:t>
        </w:r>
      </w:ins>
      <w:ins w:id="21" w:author="Brian" w:date="2020-05-05T23:59:00Z">
        <w:r w:rsidR="00BE54A2">
          <w:rPr>
            <w:rFonts w:eastAsia="Times New Roman" w:cstheme="minorHAnsi"/>
            <w:color w:val="000000"/>
            <w:lang w:val="en-CA"/>
          </w:rPr>
          <w:t xml:space="preserve">foraging </w:t>
        </w:r>
      </w:ins>
      <w:ins w:id="22" w:author="Brian" w:date="2020-05-05T23:58:00Z">
        <w:r w:rsidR="00BE54A2">
          <w:rPr>
            <w:rFonts w:eastAsia="Times New Roman" w:cstheme="minorHAnsi"/>
            <w:color w:val="000000"/>
            <w:lang w:val="en-CA"/>
          </w:rPr>
          <w:t>behaviour and preferences</w:t>
        </w:r>
      </w:ins>
      <w:ins w:id="23" w:author="evgeny" w:date="2020-05-18T12:15:00Z">
        <w:r w:rsidR="009C36C9">
          <w:rPr>
            <w:rFonts w:eastAsia="Times New Roman" w:cstheme="minorHAnsi"/>
            <w:color w:val="000000"/>
            <w:lang w:val="en-CA"/>
          </w:rPr>
          <w:t xml:space="preserve"> </w:t>
        </w:r>
      </w:ins>
      <w:ins w:id="24" w:author="Vanessa Fladmark" w:date="2020-05-26T10:38:00Z">
        <w:r w:rsidR="00286A8E">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{"citationItems":[{"id":"ITEM-1","itemData":{"abstract":"Studies of the early ocean period of salmon life history conducted in the coastal areas off Canada's west coast are reviewed. The role of the ocean in the dynamics of salmon populations has received considerably less study than their life cycle in fresh water, even though Pacific salmon in general spend more time in the ocean than in fresh water and the survivals in the ocean are extremely low and variable. Feeding, growth and distribution studies from the late 1950s until the present have contributed to an improved appreciation of biology of salmon during the marine phase of their life history. However, conclusions about the processes that cause the high and variable mortality in the ocean remain speculative. How fishing impacts interact with natural processes also remain to be clarified. Recent studies have demonstrated that ocean and climate conditions are important contributors to the total marine mortality of a number of species, and to the stock and recruitment relationship. It is suggested that it is time to conduct the definitive studies that will identify the processes that regulate the survival of Pacific salmon throughout their entire life cycle. It is proposed that an international effort to study the early marine period is the way to change the current beliefs and speculations into explanations.","author":[{"dropping-particle":"","family":"Beamish","given":"R J","non-dropping-particle":"","parse-names":false,"suffix":""},{"dropping-particle":"","family":"Pearsall","given":"I a","non-dropping-particle":"","parse-names":false,"suffix":""},{"dropping-particle":"","family":"Healey","given":"M C","non-dropping-particle":"","parse-names":false,"suffix":""}],"container-title":"NPAFC Bulletin","id":"ITEM-1","issue":"3","issued":{"date-parts":[["2003"]]},"page":"1-40","title":"A history of the research on the early marine life of Pacific salmon off Canada's Pacific coast","type":"article-journal","volume":"3"},"uris":["http://www.mendeley.com/documents/?uuid=afe6b572-cd57-4ffd-9420-69e288340f0c"]}],"mendeley":{"formattedCitation":"(Beamish et al., 2003)","plainTextFormattedCitation":"(Beamish et al., 2003)","previouslyFormattedCitation":"(Beamish et al., 2003)"},"properties":{"noteIndex":0},"schema":"https://github.com/citation-style-language/schema/raw/master/csl-citation.json"}</w:instrText>
      </w:r>
      <w:r w:rsidR="00286A8E">
        <w:rPr>
          <w:rFonts w:eastAsia="Times New Roman" w:cstheme="minorHAnsi"/>
          <w:color w:val="000000"/>
          <w:lang w:val="en-CA"/>
        </w:rPr>
        <w:fldChar w:fldCharType="separate"/>
      </w:r>
      <w:r w:rsidR="00286A8E" w:rsidRPr="00286A8E">
        <w:rPr>
          <w:rFonts w:eastAsia="Times New Roman" w:cstheme="minorHAnsi"/>
          <w:noProof/>
          <w:color w:val="000000"/>
          <w:lang w:val="en-CA"/>
        </w:rPr>
        <w:t>(Beamish et al., 2003)</w:t>
      </w:r>
      <w:ins w:id="25" w:author="Vanessa Fladmark" w:date="2020-05-26T10:38:00Z">
        <w:r w:rsidR="00286A8E">
          <w:rPr>
            <w:rFonts w:eastAsia="Times New Roman" w:cstheme="minorHAnsi"/>
            <w:color w:val="000000"/>
            <w:lang w:val="en-CA"/>
          </w:rPr>
          <w:fldChar w:fldCharType="end"/>
        </w:r>
      </w:ins>
      <w:ins w:id="26" w:author="evgeny" w:date="2020-05-18T12:15:00Z">
        <w:del w:id="27" w:author="Vanessa Fladmark" w:date="2020-05-26T10:38:00Z">
          <w:r w:rsidR="009C36C9" w:rsidDel="00286A8E">
            <w:rPr>
              <w:rFonts w:eastAsia="Times New Roman" w:cstheme="minorHAnsi"/>
              <w:color w:val="000000"/>
              <w:lang w:val="en-CA"/>
            </w:rPr>
            <w:delText>(ref.)</w:delText>
          </w:r>
        </w:del>
      </w:ins>
      <w:ins w:id="28" w:author="Brian" w:date="2020-05-05T23:59:00Z">
        <w:r w:rsidR="00BE54A2">
          <w:rPr>
            <w:rFonts w:eastAsia="Times New Roman" w:cstheme="minorHAnsi"/>
            <w:color w:val="000000"/>
            <w:lang w:val="en-CA"/>
          </w:rPr>
          <w:t xml:space="preserve">, for example, </w:t>
        </w:r>
      </w:ins>
      <w:del w:id="29" w:author="Brian" w:date="2020-05-05T23:59:00Z">
        <w:r w:rsidDel="00BE54A2">
          <w:rPr>
            <w:rFonts w:eastAsia="Times New Roman" w:cstheme="minorHAnsi"/>
            <w:color w:val="000000"/>
            <w:lang w:val="en-CA"/>
          </w:rPr>
          <w:delText xml:space="preserve"> </w:delText>
        </w:r>
        <w:r w:rsidR="00CB61B8" w:rsidDel="00BE54A2">
          <w:rPr>
            <w:rFonts w:eastAsia="Times New Roman" w:cstheme="minorHAnsi"/>
            <w:color w:val="000000"/>
            <w:lang w:val="en-CA"/>
          </w:rPr>
          <w:delText>Therefore,</w:delText>
        </w:r>
      </w:del>
      <w:del w:id="30" w:author="evgeny" w:date="2020-05-18T12:16:00Z">
        <w:r w:rsidR="00CB61B8" w:rsidDel="009C36C9">
          <w:rPr>
            <w:rFonts w:eastAsia="Times New Roman" w:cstheme="minorHAnsi"/>
            <w:color w:val="000000"/>
            <w:lang w:val="en-CA"/>
          </w:rPr>
          <w:delText xml:space="preserve"> while </w:delText>
        </w:r>
      </w:del>
      <w:r w:rsidR="00CB61B8">
        <w:rPr>
          <w:rFonts w:eastAsia="Times New Roman" w:cstheme="minorHAnsi"/>
          <w:color w:val="000000"/>
          <w:lang w:val="en-CA"/>
        </w:rPr>
        <w:t>pink and chum salmon are both planktivorous during early marine life</w:t>
      </w:r>
      <w:ins w:id="31" w:author="evgeny" w:date="2020-05-18T12:16:00Z">
        <w:r w:rsidR="009C36C9">
          <w:rPr>
            <w:rFonts w:eastAsia="Times New Roman" w:cstheme="minorHAnsi"/>
            <w:color w:val="000000"/>
            <w:lang w:val="en-CA"/>
          </w:rPr>
          <w:t xml:space="preserve"> and therefore </w:t>
        </w:r>
      </w:ins>
      <w:del w:id="32" w:author="evgeny" w:date="2020-05-18T12:16:00Z">
        <w:r w:rsidR="00CB61B8" w:rsidDel="009C36C9">
          <w:rPr>
            <w:rFonts w:eastAsia="Times New Roman" w:cstheme="minorHAnsi"/>
            <w:color w:val="000000"/>
            <w:lang w:val="en-CA"/>
          </w:rPr>
          <w:delText>, these salmon species</w:delText>
        </w:r>
      </w:del>
      <w:r w:rsidR="00CB61B8">
        <w:rPr>
          <w:rFonts w:eastAsia="Times New Roman" w:cstheme="minorHAnsi"/>
          <w:color w:val="000000"/>
          <w:lang w:val="en-CA"/>
        </w:rPr>
        <w:t xml:space="preserve"> have the potential to </w:t>
      </w:r>
      <w:ins w:id="33" w:author="evgeny" w:date="2020-05-18T12:16:00Z">
        <w:r w:rsidR="009C36C9">
          <w:rPr>
            <w:rFonts w:eastAsia="Times New Roman" w:cstheme="minorHAnsi"/>
            <w:color w:val="000000"/>
            <w:lang w:val="en-CA"/>
          </w:rPr>
          <w:t xml:space="preserve">either </w:t>
        </w:r>
      </w:ins>
      <w:r w:rsidR="00CB61B8">
        <w:rPr>
          <w:rFonts w:eastAsia="Times New Roman" w:cstheme="minorHAnsi"/>
          <w:color w:val="000000"/>
          <w:lang w:val="en-CA"/>
        </w:rPr>
        <w:t xml:space="preserve">compete for food or occupy different </w:t>
      </w:r>
      <w:commentRangeStart w:id="34"/>
      <w:r w:rsidR="00CB61B8">
        <w:rPr>
          <w:rFonts w:eastAsia="Times New Roman" w:cstheme="minorHAnsi"/>
          <w:color w:val="000000"/>
          <w:lang w:val="en-CA"/>
        </w:rPr>
        <w:t xml:space="preserve">trophic niches </w:t>
      </w:r>
      <w:commentRangeEnd w:id="34"/>
      <w:r w:rsidR="00001741">
        <w:rPr>
          <w:rStyle w:val="CommentReference"/>
        </w:rPr>
        <w:commentReference w:id="34"/>
      </w:r>
      <w:r w:rsidR="00CB61B8">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{"citationItems":[{"id":"ITEM-1","itemData":{"DOI":"10.1007/978-94-017-9014-7_26","ISBN":"9789401790147","abstract":"In this chapter, we fi rst trace the history of the concept of ecological niche and see how its meanings varied with the search for a theory of ecology. The niche concept has its roots in the Darwinian view of ecosystems that are structured by the struggle for survival and, originally, the niche was perceived as an invariant place within the ecosystem, that would preexist the assembly of the ecosystem. The concept then slipped towards a sense in which the niche, no longer a pre-existing ecosystem structure, eventually became a variable that would in turn have to be explained by the competitive exclusion principle and the coevolution of species. This concept, while more operational from an empirical point of view than the previous one, suffered from an ill-founded defi nition. A recent refoundation by Chase &amp; Leibold enabled to overcome some of the defi nitional diffi culties.","author":[{"dropping-particle":"","family":"Pocheville","given":"Arnaud","non-dropping-particle":"","parse-names":false,"suffix":""}],"container-title":"Handbook of Evolutionary Thinking in the Sciences","id":"ITEM-1","issue":"January","issued":{"date-parts":[["2015"]]},"number-of-pages":"547-586","title":"The ecological niche: History and recent controversies","type":"book"},"uris":["http://www.mendeley.com/documents/?uuid=3ca7c713-2f39-402d-b2d6-7eb3b4416c1d"]}],"mendeley":{"formattedCitation":"(Pocheville, 2015)","plainTextFormattedCitation":"(Pocheville, 2015)","previouslyFormattedCitation":"(Pocheville, 2015)"},"properties":{"noteIndex":0},"schema":"https://github.com/citation-style-language/schema/raw/master/csl-citation.json"}</w:instrText>
      </w:r>
      <w:r w:rsidR="00CB61B8">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(Pocheville, 2015)</w:t>
      </w:r>
      <w:r w:rsidR="00CB61B8">
        <w:rPr>
          <w:rStyle w:val="FootnoteReference"/>
          <w:rFonts w:eastAsia="Times New Roman" w:cstheme="minorHAnsi"/>
          <w:color w:val="000000"/>
          <w:lang w:val="en-CA"/>
        </w:rPr>
        <w:fldChar w:fldCharType="end"/>
      </w:r>
      <w:r w:rsidR="00CB61B8">
        <w:rPr>
          <w:rFonts w:eastAsia="Times New Roman" w:cstheme="minorHAnsi"/>
          <w:color w:val="000000"/>
          <w:lang w:val="en-CA"/>
        </w:rPr>
        <w:t>.</w:t>
      </w:r>
    </w:p>
    <w:p w14:paraId="60D813FA" w14:textId="5C833DF4" w:rsidR="008E06FB" w:rsidRDefault="008E06FB" w:rsidP="00266C78">
      <w:pPr>
        <w:spacing w:line="480" w:lineRule="auto"/>
        <w:rPr>
          <w:ins w:id="35" w:author="Vanessa Fladmark" w:date="2020-05-24T11:09:00Z"/>
          <w:rFonts w:eastAsia="Times New Roman" w:cstheme="minorHAnsi"/>
          <w:color w:val="000000"/>
          <w:lang w:val="en-CA"/>
        </w:rPr>
      </w:pPr>
    </w:p>
    <w:p w14:paraId="31EC9534" w14:textId="75479AEC" w:rsidR="008E06FB" w:rsidRDefault="008E06FB" w:rsidP="00266C78">
      <w:pPr>
        <w:spacing w:line="480" w:lineRule="auto"/>
        <w:rPr>
          <w:rFonts w:eastAsia="Times New Roman" w:cstheme="minorHAnsi"/>
          <w:color w:val="000000"/>
          <w:lang w:val="en-CA"/>
        </w:rPr>
      </w:pPr>
      <w:ins w:id="36" w:author="Vanessa Fladmark" w:date="2020-05-24T11:09:00Z">
        <w:r>
          <w:rPr>
            <w:rFonts w:eastAsia="Times New Roman" w:cstheme="minorHAnsi"/>
            <w:color w:val="000000"/>
            <w:lang w:val="en-CA"/>
          </w:rPr>
          <w:tab/>
          <w:t>Niche can be defined as a combination of the conditions allowing a species to satisfy the minimum requirements of survival and the impact of the species on environmental conditions</w:t>
        </w:r>
      </w:ins>
      <w:ins w:id="37" w:author="Vanessa Fladmark" w:date="2020-05-26T16:01:00Z">
        <w:r w:rsidR="003E451F">
          <w:rPr>
            <w:rFonts w:eastAsia="Times New Roman" w:cstheme="minorHAnsi"/>
            <w:color w:val="000000"/>
            <w:lang w:val="en-CA"/>
          </w:rPr>
          <w:t xml:space="preserve"> </w:t>
        </w:r>
      </w:ins>
      <w:ins w:id="38" w:author="Vanessa Fladmark" w:date="2020-05-26T16:02:00Z">
        <w:r w:rsidR="003E451F">
          <w:rPr>
            <w:rFonts w:eastAsia="Times New Roman" w:cstheme="minorHAnsi"/>
            <w:color w:val="000000"/>
            <w:lang w:val="en-CA"/>
          </w:rPr>
          <w:fldChar w:fldCharType="begin" w:fldLock="1"/>
        </w:r>
      </w:ins>
      <w:r w:rsidR="003E451F">
        <w:rPr>
          <w:rFonts w:eastAsia="Times New Roman" w:cstheme="minorHAnsi"/>
          <w:color w:val="000000"/>
          <w:lang w:val="en-CA"/>
        </w:rPr>
        <w:instrText>ADDIN CSL_CITATION {"citationItems":[{"id":"ITEM-1","itemData":{"author":[{"dropping-particle":"","family":"Chase","given":"Jonathan M.","non-dropping-particle":"","parse-names":false,"suffix":""},{"dropping-particle":"","family":"Leibold","given":"Mathew A.","non-dropping-particle":"","parse-names":false,"suffix":""}],"container-title":"Ecological Niches: Linking Classical and Contemporary Approaches","id":"ITEM-1","issued":{"date-parts":[["2003"]]},"page":"1-18","title":"Introduction: History, context, and purpose","type":"chapter"},"uris":["http://www.mendeley.com/documents/?uuid=4251dea6-c6fb-446f-9f50-c5d489985707"]}],"mendeley":{"formattedCitation":"(Chase &amp; Leibold, 2003)","plainTextFormattedCitation":"(Chase &amp; Leibold, 2003)","previouslyFormattedCitation":"(Chase &amp; Leibold, 2003)"},"properties":{"noteIndex":0},"schema":"https://github.com/citation-style-language/schema/raw/master/csl-citation.json"}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(Chase &amp; Leibold, 2003)</w:t>
      </w:r>
      <w:ins w:id="39" w:author="Vanessa Fladmark" w:date="2020-05-26T16:02:00Z">
        <w:r w:rsidR="003E451F">
          <w:rPr>
            <w:rFonts w:eastAsia="Times New Roman" w:cstheme="minorHAnsi"/>
            <w:color w:val="000000"/>
            <w:lang w:val="en-CA"/>
          </w:rPr>
          <w:fldChar w:fldCharType="end"/>
        </w:r>
      </w:ins>
      <w:ins w:id="40" w:author="Vanessa Fladmark" w:date="2020-05-24T11:09:00Z">
        <w:r>
          <w:rPr>
            <w:rFonts w:eastAsia="Times New Roman" w:cstheme="minorHAnsi"/>
            <w:color w:val="000000"/>
            <w:lang w:val="en-CA"/>
          </w:rPr>
          <w:t>. Therefore, “trophic niche” can be considered the prey resources consumed to meet energetic demands and the effect of species foraging on the zooplankton community and other species</w:t>
        </w:r>
      </w:ins>
      <w:ins w:id="41" w:author="Vanessa Fladmark" w:date="2020-05-26T16:16:00Z">
        <w:r w:rsidR="000A705A">
          <w:rPr>
            <w:rFonts w:eastAsia="Times New Roman" w:cstheme="minorHAnsi"/>
            <w:color w:val="000000"/>
            <w:lang w:val="en-CA"/>
          </w:rPr>
          <w:t xml:space="preserve"> </w:t>
        </w:r>
        <w:r w:rsidR="000A705A">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{"citationItems":[{"id":"ITEM-1","itemData":{"abstract":"The ecological niche of a population is dynamic and will be affected by changes in the ecosystem and as a population migrates. An ontogenetic niche shift can also occur as organisms grow and can include changes in morphology, habitat, and feeding behaviour. Although they are the two most abundant salmon species, and are further augmented through hatchery stocking, it is unclear the degree to which the niches of juvenile pink salmon (Oncorhynchus gorbuscha) and chum salmon (O. keta) overlap. Furthermore, juvenile pink salmon and chum salmon undergo a period of rapid growth during their first summer at sea and it is unclear how their ecological niche changes with their ontogeny. Understanding the foodweb dynamics of juvenile salmon in the coastal marine environment is important because a large proportion of the overall mortality of salmon is thought to occur during their first summer at sea. The purpose of this study is to determine the degree to which the niches of juvenile pink salmon and chum salmon overlap, how their trophic position and food source changes as they grow into a new ontogenetic niche, and how these processes are affected by ocean conditions. I expected that years of poorer feeding conditions and increased competition would result in reduced trophic position and greater overlap of the niches of juvenile pink salmon and chum salmon. I hypothesized that juvenile salmon would shift their diet to a more offshore-based foodweb as they grew and that their trophic position would increase with size, but that the shift would be stronger when feeding conditions were improved. Statistical analysis showed evidence that the overlap of the niches of pink salmon and chum salmon increased when the abundance of salmon was high. Contrary to expectations, the trophic position of salmon appeared to decrease under favourable conditions. The trophic position of both pink salmon and chum salmon was higher in the southern portion of the study area, and increased when juvenile abundance was high. I suggest that the higher trophic position among juvenile salmon when there is more competition might result from increased reliance on gelatinous zooplankton, which are carnivorous, but a nutritionally poor food choice compared to other common prey items. The ontogenetic shift from summer to fall among juvenile salmon included a shift to a more offshore-based diet and a higher trophic position. In the northern portion of the study area, which was comprised of the south…","author":[{"dropping-particle":"","family":"Jenkins","given":"Erica","non-dropping-particle":"","parse-names":false,"suffix":""}],"id":"ITEM-1","issued":{"date-parts":[["2011"]]},"number-of-pages":"129","title":"Trophic niche and foodweb dynamics within and among juvenile salmon species in years of contrasting ocean conditions","type":"thesis"},"uris":["http://www.mendeley.com/documents/?uuid=9e76f61a-2980-4b13-84ec-d38333ec2e9e"]}],"mendeley":{"formattedCitation":"(Jenkins, 2011)","plainTextFormattedCitation":"(Jenkins, 2011)","previouslyFormattedCitation":"(Jenkins, 2011)"},"properties":{"noteIndex":0},"schema":"https://github.com/citation-style-language/schema/raw/master/csl-citation.json"}</w:instrText>
      </w:r>
      <w:r w:rsidR="000A705A">
        <w:rPr>
          <w:rFonts w:eastAsia="Times New Roman" w:cstheme="minorHAnsi"/>
          <w:color w:val="000000"/>
          <w:lang w:val="en-CA"/>
        </w:rPr>
        <w:fldChar w:fldCharType="separate"/>
      </w:r>
      <w:r w:rsidR="000A705A" w:rsidRPr="000A705A">
        <w:rPr>
          <w:rFonts w:eastAsia="Times New Roman" w:cstheme="minorHAnsi"/>
          <w:noProof/>
          <w:color w:val="000000"/>
          <w:lang w:val="en-CA"/>
        </w:rPr>
        <w:t>(Jenkins, 2011)</w:t>
      </w:r>
      <w:ins w:id="42" w:author="Vanessa Fladmark" w:date="2020-05-26T16:16:00Z">
        <w:r w:rsidR="000A705A">
          <w:rPr>
            <w:rFonts w:eastAsia="Times New Roman" w:cstheme="minorHAnsi"/>
            <w:color w:val="000000"/>
            <w:lang w:val="en-CA"/>
          </w:rPr>
          <w:fldChar w:fldCharType="end"/>
        </w:r>
      </w:ins>
      <w:ins w:id="43" w:author="Vanessa Fladmark" w:date="2020-05-24T11:09:00Z">
        <w:r>
          <w:rPr>
            <w:rFonts w:eastAsia="Times New Roman" w:cstheme="minorHAnsi"/>
            <w:color w:val="000000"/>
            <w:lang w:val="en-CA"/>
          </w:rPr>
          <w:t>. Essentially, trophic niche is an organism’s role within the food web, it can be dynamic over time and coexisting species cannot occupy the same niche or one species will outcompete the other</w:t>
        </w:r>
      </w:ins>
      <w:ins w:id="44" w:author="Vanessa Fladmark" w:date="2020-05-26T16:07:00Z">
        <w:r w:rsidR="003E451F">
          <w:rPr>
            <w:rFonts w:eastAsia="Times New Roman" w:cstheme="minorHAnsi"/>
            <w:color w:val="000000"/>
            <w:lang w:val="en-CA"/>
          </w:rPr>
          <w:t xml:space="preserve"> </w:t>
        </w:r>
        <w:r w:rsidR="003E451F">
          <w:rPr>
            <w:rFonts w:eastAsia="Times New Roman" w:cstheme="minorHAnsi"/>
            <w:color w:val="000000"/>
            <w:lang w:val="en-CA"/>
          </w:rPr>
          <w:fldChar w:fldCharType="begin" w:fldLock="1"/>
        </w:r>
      </w:ins>
      <w:r w:rsidR="000A705A">
        <w:rPr>
          <w:rFonts w:eastAsia="Times New Roman" w:cstheme="minorHAnsi"/>
          <w:color w:val="000000"/>
          <w:lang w:val="en-CA"/>
        </w:rPr>
        <w:instrText>ADDIN CSL_CITATION {"citationItems":[{"id":"ITEM-1","itemData":{"author":[{"dropping-particle":"","family":"Hardin","given":"Garrett","non-dropping-particle":"","parse-names":false,"suffix":""}],"container-title":"Science","id":"ITEM-1","issued":{"date-parts":[["1960"]]},"page":"1292-1297","title":"The Competitive Exclusion Principle","type":"article-journal","volume":"131"},"uris":["http://www.mendeley.com/documents/?uuid=21f7081a-e3b0-4f9e-9948-b150d35b5f4b"]}],"mendeley":{"formattedCitation":"(Hardin, 1960)","plainTextFormattedCitation":"(Hardin, 1960)","previouslyFormattedCitation":"(Hardin, 1960)"},"properties":{"noteIndex":0},"schema":"https://github.com/citation-style-language/schema/raw/master/csl-citation.json"}</w:instrText>
      </w:r>
      <w:r w:rsidR="003E451F">
        <w:rPr>
          <w:rFonts w:eastAsia="Times New Roman" w:cstheme="minorHAnsi"/>
          <w:color w:val="000000"/>
          <w:lang w:val="en-CA"/>
        </w:rPr>
        <w:fldChar w:fldCharType="separate"/>
      </w:r>
      <w:r w:rsidR="003E451F" w:rsidRPr="003E451F">
        <w:rPr>
          <w:rFonts w:eastAsia="Times New Roman" w:cstheme="minorHAnsi"/>
          <w:noProof/>
          <w:color w:val="000000"/>
          <w:lang w:val="en-CA"/>
        </w:rPr>
        <w:t>(Hardin, 1960)</w:t>
      </w:r>
      <w:ins w:id="45" w:author="Vanessa Fladmark" w:date="2020-05-26T16:07:00Z">
        <w:r w:rsidR="003E451F">
          <w:rPr>
            <w:rFonts w:eastAsia="Times New Roman" w:cstheme="minorHAnsi"/>
            <w:color w:val="000000"/>
            <w:lang w:val="en-CA"/>
          </w:rPr>
          <w:fldChar w:fldCharType="end"/>
        </w:r>
      </w:ins>
      <w:ins w:id="46" w:author="Vanessa Fladmark" w:date="2020-05-24T11:09:00Z">
        <w:r>
          <w:rPr>
            <w:rFonts w:eastAsia="Times New Roman" w:cstheme="minorHAnsi"/>
            <w:color w:val="000000"/>
            <w:lang w:val="en-CA"/>
          </w:rPr>
          <w:t>.</w:t>
        </w:r>
      </w:ins>
    </w:p>
    <w:p w14:paraId="233AD0DF" w14:textId="77777777" w:rsidR="00CA6BD3" w:rsidRDefault="00CA6BD3" w:rsidP="00266C78">
      <w:pPr>
        <w:spacing w:line="480" w:lineRule="auto"/>
        <w:rPr>
          <w:rFonts w:eastAsia="Times New Roman" w:cstheme="minorHAnsi"/>
          <w:color w:val="000000"/>
          <w:lang w:val="en-CA"/>
        </w:rPr>
      </w:pPr>
    </w:p>
    <w:p w14:paraId="5E714821" w14:textId="0972A188" w:rsidR="000D2776" w:rsidRDefault="00CB61B8" w:rsidP="00266C78">
      <w:pPr>
        <w:spacing w:line="480" w:lineRule="auto"/>
        <w:rPr>
          <w:rFonts w:eastAsia="Times New Roman" w:cstheme="minorHAnsi"/>
          <w:color w:val="000000"/>
          <w:lang w:val="en-CA"/>
        </w:rPr>
      </w:pPr>
      <w:r>
        <w:rPr>
          <w:rFonts w:eastAsia="Times New Roman" w:cstheme="minorHAnsi"/>
          <w:color w:val="000000"/>
          <w:lang w:val="en-CA"/>
        </w:rPr>
        <w:tab/>
      </w:r>
      <w:r w:rsidR="000D2776">
        <w:rPr>
          <w:rFonts w:eastAsia="Times New Roman" w:cstheme="minorHAnsi"/>
          <w:color w:val="000000"/>
          <w:lang w:val="en-CA"/>
        </w:rPr>
        <w:t>Pink salmon are</w:t>
      </w:r>
      <w:r w:rsidR="008E06FB">
        <w:rPr>
          <w:rFonts w:eastAsia="Times New Roman" w:cstheme="minorHAnsi"/>
          <w:color w:val="000000"/>
          <w:lang w:val="en-CA"/>
        </w:rPr>
        <w:t xml:space="preserve"> </w:t>
      </w:r>
      <w:ins w:id="47" w:author="Vanessa Fladmark" w:date="2020-05-24T11:10:00Z">
        <w:r w:rsidR="008E06FB">
          <w:rPr>
            <w:rFonts w:eastAsia="Times New Roman" w:cstheme="minorHAnsi"/>
            <w:color w:val="000000"/>
            <w:lang w:val="en-CA"/>
          </w:rPr>
          <w:t xml:space="preserve">an example of </w:t>
        </w:r>
      </w:ins>
      <w:r w:rsidR="000D2776">
        <w:rPr>
          <w:rFonts w:eastAsia="Times New Roman" w:cstheme="minorHAnsi"/>
          <w:color w:val="000000"/>
          <w:lang w:val="en-CA"/>
        </w:rPr>
        <w:t>dominant competitors for food resources, actively feeding on the crustacean zooplankton of all sizes, and in high abundance years, pink salmon can cause trophic cascades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{"citationItems":[{"id":"ITEM-1","itemData":{"DOI":"10.1111/fog.12276","ISSN":"13652419","abstract":"We examined the hypothesis of top-down (predator) control of plankton populations around the Aleutian Islands and in the southern Bering Sea using a 15 year time series (2000–2014) of plankton populations sampled during summer by Continuous Plankton Recorders. Our analyses reveal opposing biennial patterns in abundances of large phytoplankton and copepods. This pattern is likely caused by the predation pressure on copepods from biennially abundant eastern Kamchatka Pink Salmon that results in a trophic cascade. In odd years, Pink Salmon are exceptionally abundant, large copepod abundance is low, and abundance of large diatoms grazed by copepods is high. Furthermore, large copepod abundance was inversely correlated, and diatom abundance was positively correlated, with Pink Salmon abundance. In addition to influencing the abundance of diatoms and large copepods we also report an effect on phytoplankton taxonomic composition. We find regional differences in the expression of these effects with alternating odd/even year patterns being strongest in the central Southern Bering Sea and eastern Aleutians and reduced, or absent, in the western Aleutians. When the abundance of 2013 Pink Salmon was unexpectedly low, there were consequent changes in the plankton populations, with highest recorded numbers in the time series of large copepods and microzooplankton (hard-shelled ciliates). These findings emphasise the importance of variability in predator abundance and its effect across the ecosystem, which in this case was greater than physical oceanographic variability.","author":[{"dropping-particle":"","family":"Batten","given":"Sonia Dawn","non-dropping-particle":"","parse-names":false,"suffix":""},{"dropping-particle":"","family":"Ruggerone","given":"Gregory T.","non-dropping-particle":"","parse-names":false,"suffix":""},{"dropping-particle":"","family":"Ortiz","given":"Ivonne","non-dropping-particle":"","parse-names":false,"suffix":""}],"container-title":"Fisheries Oceanography","id":"ITEM-1","issue":"6","issued":{"date-parts":[["2018"]]},"page":"548-559","title":"Pink Salmon induce a trophic cascade in plankton populations in the southern Bering Sea and around the Aleutian Islands","type":"article-journal","volume":"27"},"uris":["http://www.mendeley.com/documents/?uuid=ef1076ea-d7b8-40dd-a04e-ca078a06f130"]},{"id":"ITEM-2","itemData":{"DOI":"10.1007/s11160-004-6927-0","ISSN":"09603166","abstract":"Relatively little is known about fish species interactions in offshore areas of the world's oceans because adequate experimental controls are typically unavailable in such vast areas. However, pink salmon (Oncorhynchus gorbuscha) are numerous and have an alternating-year pattern of abundance that provides a natural experimental control to test for interspecific competition in the North Pacific Ocean and Bering Sea. Since a number of studies have recently examined pink salmon interactions with other salmon, we reviewed them in an effort to describe patterns of interaction over broad regions of the ocean. Research consistently indicated that pink salmon significantly altered prey abundance of other salmon species (e.g., zooplankton, squid), leading to altered diet, reduced total prey consumption and growth, delayed maturation, and reduced survival, depending on species and locale. Reduced survival was observed in chum salmon (O. keta) and Chinook salmon (O. tshawytscha) originating from Puget Sound and in Bristol Bay sockeye salmon (O. nerka). Growth of pink salmon was not measurably affected by other salmon species, but their growth was sometimes inversely related to their own abundance. In all marine studies, pink salmon affected other species through exploitation of prey resources rather than interference. Interspecific competition was observed in nearshore and offshore waters of the North Pacific Ocean and Bering Sea, and one study documented competition between species originating from different continents. Climate change had variable effects on competition. In the North Pacific Ocean, competition was observed before and after the ocean regime shift in 1977 that significantly altered abundances of many marine species, whereas a study in the Pacific Northwest reported a shift from predation- to competition-based mortality in response to the 1982/1983 El Nino. Key traits of pink salmon that influenced competition with other salmonids included great abundance, high consumption rates and rapid growth, degree of diet overlap or consumption of lower trophic level prey, and early migration timing into the ocean. The consistent pattern of findings from multiple regions of the ocean provides evidence that interspecific competition can significantly influence salmon population dynamics and that pink salmon may be the dominant competitor among salmon in marine waters. © Springer 2005.","author":[{"dropping-particle":"","family":"Ruggerone","given":"Gregory T.","non-dropping-particle":"","parse-names":false,"suffix":""},{"dropping-particle":"","family":"Nielsen","given":"Jennifer L.","non-dropping-particle":"","parse-names":false,"suffix":""}],"container-title":"Reviews in Fish Biology and Fisheries","id":"ITEM-2","issue":"3","issued":{"date-parts":[["2004"]]},"page":"371-390","title":"Evidence for competitive dominance of Pink salmon (Oncorhynchus gorbuscha) over other Salmonids in the North Pacific Ocean","type":"article-journal","volume":"14"},"uris":["http://www.mendeley.com/documents/?uuid=d629c253-4e31-42ea-8131-30d273ed0c10"]}],"mendeley":{"formattedCitation":"(Batten et al., 2018; Ruggerone &amp; Nielsen, 2004)","plainTextFormattedCitation":"(Batten et al., 2018; Ruggerone &amp; Nielsen, 2004)","previouslyFormattedCitation":"(Batten et al., 2018; Ruggerone &amp; Nielsen, 2004)"},"properties":{"noteIndex":0},"schema":"https://github.com/citation-style-language/schema/raw/master/csl-citation.json"}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(Batten et al., 2018; Ruggerone &amp; Nielsen, 2004)</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Pr>
          <w:rFonts w:eastAsia="Times New Roman" w:cstheme="minorHAnsi"/>
          <w:color w:val="000000"/>
          <w:lang w:val="en-CA"/>
        </w:rPr>
        <w:t xml:space="preserve"> </w:t>
      </w:r>
      <w:commentRangeStart w:id="48"/>
      <w:r w:rsidR="003B6DBD">
        <w:rPr>
          <w:rFonts w:eastAsia="Times New Roman" w:cstheme="minorHAnsi"/>
          <w:color w:val="000000"/>
          <w:lang w:val="en-CA"/>
        </w:rPr>
        <w:t>Emerging studies on competition have</w:t>
      </w:r>
      <w:r>
        <w:rPr>
          <w:rFonts w:eastAsia="Times New Roman" w:cstheme="minorHAnsi"/>
          <w:color w:val="000000"/>
          <w:lang w:val="en-CA"/>
        </w:rPr>
        <w:t xml:space="preserve"> shown pink salmon to negatively affect the growth and survival of other salmonids, herring, sea birds and killer whales</w:t>
      </w:r>
      <w:commentRangeEnd w:id="48"/>
      <w:r w:rsidR="0028260B">
        <w:rPr>
          <w:rStyle w:val="CommentReference"/>
        </w:rPr>
        <w:commentReference w:id="48"/>
      </w:r>
      <w:r w:rsidR="00864DB4">
        <w:rPr>
          <w:rFonts w:eastAsia="Times New Roman" w:cstheme="minorHAnsi"/>
          <w:color w:val="000000"/>
          <w:lang w:val="en-CA"/>
        </w:rPr>
        <w:t xml:space="preserve"> </w:t>
      </w:r>
      <w:ins w:id="49" w:author="Vanessa Fladmark" w:date="2020-05-19T09:19:00Z">
        <w:r w:rsidR="000374C3">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{"citationItems":[{"id":"ITEM-1","itemData":{"author":[{"dropping-particle":"","family":"Beamish","given":"R.J.","non-dropping-particle":"","parse-names":false,"suffix":""},{"dropping-particle":"","family":"Sweeting","given":"Ruston M","non-dropping-particle":"","parse-names":false,"suffix":""},{"dropping-particle":"","family":"Neville","given":"Chrys M","non-dropping-particle":"","parse-names":false,"suffix":""},{"dropping-particle":"","family":"Lange","given":"Krista L","non-dropping-particle":"","parse-names":false,"suffix":""}],"container-title":"NPAFC Doc. 1284","id":"ITEM-1","issue":"January","issued":{"date-parts":[["2010"]]},"title":"Competitive Interactions Between Pink Salmon and Other Juvenile Pacific Salmon in the Strait of Georgia","type":"article-journal"},"uris":["http://www.mendeley.com/documents/?uuid=0c80a2ec-e515-442a-a676-e9d290e11111"]},{"id":"ITEM-2","itemData":{"DOI":"10.1007/s11160-011-9225-7","ISSN":"09603166","abstract":"This paper updates previous reviews of the 1993 stock decline of Pacific herring (Clupea pallasi) in Prince William Sound, Alaska, and focuses on hypotheses about subsequent poor recovery. Recent age structured assessment modeling with covariate analysis indicates that the population dynamics of the sound's herring are influenced by oceanic factors, nutrition, and, most substantially, hatchery releases of juvenile pink salmon. For the 1993 decline, poor nutrition remains the most probable cause with disease a secondary response. Concerning poor recovery, we examined 16 potential factors and found three to be causal: oceanic factors, poor nutrition, and hatchery releases of juvenile pink salmon. Absences of strong year classes at both Sitka and Prince William Sound after 1993 indicate the action of large-scale ocean processes. Beyond regional-scale environmental factors, two factors specific to the sound influence the population dynamics of herring and are likely impeding recovery. First, pink salmon fry releases have increased to about 600 million annually and may disrupt feeding in young herring, which require adequate nutrition for growth and overwintering survival. Juvenile pink salmon and age-1 herring co-occur in nearshore areas of bays in late spring and summer, and available data on dietary overlap indicates potential competition between the age-1 juvenile herring and juvenile pink salmon. Field studies demonstrate that juvenile herring reduce food intake substantially in the presence of juvenile pink salmon. Second, overwintering humpback whales may consume potentially large amounts of adult herring, but further studies must confirm to what extent whale predation reduces herring biomass. © 2011 The Author(s).","author":[{"dropping-particle":"","family":"Pearson","given":"Walter H.","non-dropping-particle":"","parse-names":false,"suffix":""},{"dropping-particle":"","family":"Deriso","given":"Richard B.","non-dropping-particle":"","parse-names":false,"suffix":""},{"dropping-particle":"","family":"Elston","given":"Ralph A.","non-dropping-particle":"","parse-names":false,"suffix":""},{"dropping-particle":"","family":"Hook","given":"Sharon E.","non-dropping-particle":"","parse-names":false,"suffix":""},{"dropping-particle":"","family":"Parker","given":"Keith R.","non-dropping-particle":"","parse-names":false,"suffix":""},{"dropping-particle":"","family":"Anderson","given":"Jack W.","non-dropping-particle":"","parse-names":false,"suffix":""}],"container-title":"Reviews in Fish Biology and Fisheries","id":"ITEM-2","issue":"1","issued":{"date-parts":[["2012"]]},"page":"95-135","title":"Hypotheses concerning the decline and poor recovery of Pacific herring in Prince William Sound, Alaska","type":"article-journal","volume":"22"},"uris":["http://www.mendeley.com/documents/?uuid=6095532c-c946-4196-a80f-2521203fe768"]},{"id":"ITEM-3","itemData":{"DOI":"10.1073/pnas.1720577115","ISSN":"10916490","abstract":"Pink salmon (Oncorhynchus gorbuscha) in the North Pacific Ocean have flourished since the 1970s, with growth in wild populations augmented by rising hatchery production. As their abundance has grown, so too has evidence that they are having important effects on other species and on ocean ecosystems. In alternating years of high abundance, they can initiate pelagic trophic cascades in the northern North Pacific Ocean and Bering Sea and depress the availability of common prey resources of other species of salmon, resident seabirds, and other pelagic species. We now propose that the geographic scale of ecosystem disservices of pink salmon is far greater due to a 15,000-kilometer transhemispheric teleconnection in a Pacific Ocean macrosystem maintained by short-tailed shearwaters (Ardenna tenuirostris), seabirds that migrate annually between their nesting grounds in the South Pacific Ocean and wintering grounds in the North Pacific Ocean. Over this century, the frequency and magnitude of mass mortalities of shearwaters as they arrive in Australia, and their abundance and productivity, have been related to the abundance of pink salmon. This has influenced human social, economic, and cultural traditions there, and has the potential to alter the role shearwaters play in insular terrestrial ecology. We can view the unique biennial pulses of pink salmon as a large, replicated, natural experiment that offers basin-scale opportunities to better learn how these ecosystems function. By exploring trophic interaction chains driven by pink salmon, we may achieve a deeper conservation conscientiousness for these northern open oceans.","author":[{"dropping-particle":"","family":"Springer","given":"Alan M.","non-dropping-particle":"","parse-names":false,"suffix":""},{"dropping-particle":"","family":"Vliet","given":"Gus B.","non-dropping-particle":"Van","parse-names":false,"suffix":""},{"dropping-particle":"","family":"Bool","given":"Natalie","non-dropping-particle":"","parse-names":false,"suffix":""},{"dropping-particle":"","family":"Crowley","given":"Mike","non-dropping-particle":"","parse-names":false,"suffix":""},{"dropping-particle":"","family":"Fullagar","given":"Peter","non-dropping-particle":"","parse-names":false,"suffix":""},{"dropping-particle":"","family":"Lea","given":"Mary Anne","non-dropping-particle":"","parse-names":false,"suffix":""},{"dropping-particle":"","family":"Monash","given":"Ross","non-dropping-particle":"","parse-names":false,"suffix":""},{"dropping-particle":"","family":"Price","given":"Cassandra","non-dropping-particle":"","parse-names":false,"suffix":""},{"dropping-particle":"","family":"Vertigan","given":"Caitlin","non-dropping-particle":"","parse-names":false,"suffix":""},{"dropping-particle":"","family":"Woehler","given":"Eric J.","non-dropping-particle":"","parse-names":false,"suffix":""}],"container-title":"Proceedings of the National Academy of Sciences of the United States of America","id":"ITEM-3","issue":"22","issued":{"date-parts":[["2018"]]},"page":"E5038-E5045","title":"Transhemispheric ecosystem disservices of pink salmon in a Pacific Ocean macrosystem","type":"article-journal","volume":"115"},"uris":["http://www.mendeley.com/documents/?uuid=55e93191-23f2-4e75-9bbf-db432b36988e"]},{"id":"ITEM-4","itemData":{"DOI":"10.3354/meps12835","ISSN":"01718630","abstract":"We report on an unprecedented, synchronized biennial pattern of birth and mortality in an apex predator inhabiting the eastern North Pacific Ocean — the critically endangered southern resident killer whale Orcinus orca. From 1998−2017, mortality of newborn and older whales was 3.6 times higher (61 versus 17 whales) and successful births 50% lower (16 versus 32 whales) in even years than in odd years as the population decreased from 92 to only 76 whales. Percent mortality was 3.1 times higher in even years during the recent 20 yr period of population decline than during an earlier 22 yr period (1976−1997) of population increase and relative high abundance, whereas mortality in recent odd years was 43% lower. Recognized potential mechanisms of decline (low abundance of a key prey species, Chinook salmon Oncorhynchus tshawytscha, toxic contaminants, and ship noise) cannot explain this biennial pattern. We present evidence that the causal mechanism is indirectly linked to pink salmon (O. gorbuscha), which exhibit a unique and extreme biennial pattern of abundance and interact strongly with other species in marine ecosystems in the North Pacific. Further investigation of this unique biennial pattern in southern resident killer whales is needed to inform recovery efforts for the population.","author":[{"dropping-particle":"","family":"Ruggerone","given":"Gregory T.","non-dropping-particle":"","parse-names":false,"suffix":""},{"dropping-particle":"","family":"Springer","given":"Alan M.","non-dropping-particle":"","parse-names":false,"suffix":""},{"dropping-particle":"","family":"Shaul","given":"Leon D.","non-dropping-particle":"","parse-names":false,"suffix":""},{"dropping-particle":"","family":"Vliet","given":"Gus B.","non-dropping-particle":"van","parse-names":false,"suffix":""}],"container-title":"Marine Ecology Progress Series","id":"ITEM-4","issue":"1","issued":{"date-parts":[["2019"]]},"page":"291-296","title":"Unprecedented biennial pattern of birth and mortality in an endangered apex predator, the southern resident killer whale, in the eastern North Pacific Ocean","type":"article-journal","volume":"608"},"uris":["http://www.mendeley.com/documents/?uuid=fae5cf49-c070-4f74-bf46-931ec6f727a8"]}],"mendeley":{"formattedCitation":"(Beamish et al., 2010; Pearson et al., 2012; Ruggerone et al., 2019; Springer et al., 2018)","plainTextFormattedCitation":"(Beamish et al., 2010; Pearson et al., 2012; Ruggerone et al., 2019; Springer et al., 2018)","previouslyFormattedCitation":"(Beamish et al., 2010; Pearson et al., 2012; Ruggerone et al., 2019; Springer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(Beamish et al., 2010; Pearson et al., 2012; Ruggerone et al., 2019; Springer et al., 2018)</w:t>
      </w:r>
      <w:ins w:id="50" w:author="Vanessa Fladmark" w:date="2020-05-19T09:19:00Z">
        <w:r w:rsidR="000374C3">
          <w:rPr>
            <w:rFonts w:eastAsia="Times New Roman" w:cstheme="minorHAnsi"/>
            <w:color w:val="000000"/>
            <w:lang w:val="en-CA"/>
          </w:rPr>
          <w:fldChar w:fldCharType="end"/>
        </w:r>
      </w:ins>
      <w:r w:rsidR="003B6DBD">
        <w:rPr>
          <w:rFonts w:eastAsia="Times New Roman" w:cstheme="minorHAnsi"/>
          <w:color w:val="000000"/>
          <w:lang w:val="en-CA"/>
        </w:rPr>
        <w:t>.</w:t>
      </w:r>
      <w:r w:rsidR="000D2776">
        <w:rPr>
          <w:rFonts w:eastAsia="Times New Roman" w:cstheme="minorHAnsi"/>
          <w:color w:val="000000"/>
          <w:lang w:val="en-CA"/>
        </w:rPr>
        <w:t xml:space="preserve"> Chum salmon, on the other hand, have more adaptable feeding strategies, with the tendency to prey shift towards gelatinous zooplankton in response to competition or limited food resources</w:t>
      </w:r>
      <w:r w:rsidR="00E10448">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Oceanography","id":"ITEM-1","issue":"2","issued":{"date-parts":[["1996"]]},"page":"89-99","title":"Change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Sea","type":"article-journal","volume":"5"},"uris":["http://www.mendeley.com/documents/?uuid=15fa9f3c-94d3-4200-89d5-a3db81aa7209"]},{"id":"ITEM-2","itemData":{"DOI":"10.1007/s11284-008-0559-0","ISSN":"09123814","abstract":"Increasing interest in the marine trophic dynamics of Pacific salmon has been motivated by the recognition of their sensitivity to changing climate and to the competitive effects of hatchery fish on wild stocks. It has become more common to use stable isotopes to supplement traditional diet studies of salmon in the ocean; however, there have been no integrated syntheses of these data to determine whether stable isotope analyses support the existing conventional wisdom of feeding strategies of the Pacific salmon. We performed a meta-analysis of stable isotope data to examine the extent of trophic partitioning among five species of Pacific salmon during their marine lives. Pink, sockeye, and chum salmon showed very high overlap in resource use and there was no consistent evidence for chum relying on alternative food webs dominated by gelatinous zooplankton. δ15N showed that Chinook and coho salmon fed at trophic levels higher than the other three species. In addition, these two species were distinctly enriched in 13C, suggesting more extensive use of coastal food webs compared to the more depleted (pelagic) signatures of pink, sockeye, and chum salmon. This paper presents the first synthesis of stable isotope work on Pacific salmon and provides δ15N and δ13C values applicable to research on the fate of the marine derived nutrients these organisms transport to freshwater and riparian ecosystems. © 2008 The Ecological Society of Japan.","author":[{"dropping-particle":"","family":"Johnson","given":"Susan P.","non-dropping-particle":"","parse-names":false,"suffix":""},{"dropping-particle":"","family":"Schindler","given":"Daniel E.","non-dropping-particle":"","parse-names":false,"suffix":""}],"container-title":"Ecological Research","id":"ITEM-2","issue":"4","issued":{"date-parts":[["2009"]]},"page":"855-863","title":"Trophic ecology of Pacific salmon (Oncorhynchus spp.) in the ocean: A synthesis of stable isotope research","type":"article-journal","volume":"24"},"uris":["http://www.mendeley.com/documents/?uuid=f253d530-868a-4ae0-8135-3e075f44ece6"]}],"mendeley":{"formattedCitation":"(Johnson &amp; Schindler, 2009; Tadokoro et al., 1996)","plainTextFormattedCitation":"(Johnson &amp; Schindler, 2009; Tadokoro et al., 1996)","previouslyFormattedCitation":"(Johnson &amp; Schindler, 2009;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(Johnson &amp; Schindler, 2009; Tadokoro et al., 1996)</w:t>
      </w:r>
      <w:r w:rsidR="00674289">
        <w:rPr>
          <w:rStyle w:val="FootnoteReference"/>
          <w:rFonts w:eastAsia="Times New Roman" w:cstheme="minorHAnsi"/>
          <w:color w:val="000000"/>
          <w:lang w:val="en-CA"/>
        </w:rPr>
        <w:fldChar w:fldCharType="end"/>
      </w:r>
      <w:r w:rsidR="000D2776">
        <w:rPr>
          <w:rFonts w:eastAsia="Times New Roman" w:cstheme="minorHAnsi"/>
          <w:color w:val="000000"/>
          <w:lang w:val="en-CA"/>
        </w:rPr>
        <w:t>.</w:t>
      </w:r>
      <w:r w:rsidR="00E10448">
        <w:rPr>
          <w:rFonts w:eastAsia="Times New Roman" w:cstheme="minorHAnsi"/>
          <w:color w:val="000000"/>
          <w:lang w:val="en-CA"/>
        </w:rPr>
        <w:t xml:space="preserve"> </w:t>
      </w:r>
      <w:ins w:id="51" w:author="Brian" w:date="2020-05-05T23:54:00Z">
        <w:r w:rsidR="0028260B">
          <w:rPr>
            <w:rFonts w:eastAsia="Times New Roman" w:cstheme="minorHAnsi"/>
            <w:color w:val="000000"/>
            <w:lang w:val="en-CA"/>
          </w:rPr>
          <w:t xml:space="preserve">Chum salmon have a substantially larger </w:t>
        </w:r>
      </w:ins>
      <w:ins w:id="52" w:author="Brian" w:date="2020-05-05T23:55:00Z">
        <w:r w:rsidR="0028260B">
          <w:rPr>
            <w:rFonts w:eastAsia="Times New Roman" w:cstheme="minorHAnsi"/>
            <w:color w:val="000000"/>
            <w:lang w:val="en-CA"/>
          </w:rPr>
          <w:t>stomach</w:t>
        </w:r>
      </w:ins>
      <w:ins w:id="53" w:author="Brian" w:date="2020-05-05T23:54:00Z">
        <w:r w:rsidR="0028260B">
          <w:rPr>
            <w:rFonts w:eastAsia="Times New Roman" w:cstheme="minorHAnsi"/>
            <w:color w:val="000000"/>
            <w:lang w:val="en-CA"/>
          </w:rPr>
          <w:t xml:space="preserve"> </w:t>
        </w:r>
      </w:ins>
      <w:ins w:id="54" w:author="Brian" w:date="2020-05-05T23:55:00Z">
        <w:r w:rsidR="0028260B">
          <w:rPr>
            <w:rFonts w:eastAsia="Times New Roman" w:cstheme="minorHAnsi"/>
            <w:color w:val="000000"/>
            <w:lang w:val="en-CA"/>
          </w:rPr>
          <w:t>than other salmon which enables them to specialize on large gelatinous prey</w:t>
        </w:r>
      </w:ins>
      <w:ins w:id="55" w:author="Vanessa Fladmark" w:date="2020-05-19T09:52:00Z">
        <w:r w:rsidR="00ED6720">
          <w:rPr>
            <w:rFonts w:eastAsia="Times New Roman" w:cstheme="minorHAnsi"/>
            <w:color w:val="000000"/>
            <w:lang w:val="en-CA"/>
          </w:rPr>
          <w:t xml:space="preserve"> to meet their energetic </w:t>
        </w:r>
      </w:ins>
      <w:ins w:id="56" w:author="Vanessa Fladmark" w:date="2020-05-24T11:09:00Z">
        <w:r w:rsidR="008E06FB">
          <w:rPr>
            <w:rFonts w:eastAsia="Times New Roman" w:cstheme="minorHAnsi"/>
            <w:color w:val="000000"/>
            <w:lang w:val="en-CA"/>
          </w:rPr>
          <w:t>requirements</w:t>
        </w:r>
      </w:ins>
      <w:ins w:id="57" w:author="Brian" w:date="2020-05-05T23:55:00Z">
        <w:r w:rsidR="0028260B">
          <w:rPr>
            <w:rFonts w:eastAsia="Times New Roman" w:cstheme="minorHAnsi"/>
            <w:color w:val="000000"/>
            <w:lang w:val="en-CA"/>
          </w:rPr>
          <w:t xml:space="preserve"> </w:t>
        </w:r>
      </w:ins>
      <w:ins w:id="58" w:author="Vanessa Fladmark" w:date="2020-05-19T09:21:00Z">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{"citationItems":[{"id":"ITEM-1","itemData":{"DOI":"10.1139/z97-112","ISSN":"00084301","abstract":"The stomach (but not the intestine) of chum salmon (Oncorhynchus keta) is greatly enlarged relative to that of other species of Pacific salmon. This permits the exploitation of gelatinous zooplankton (jellyfish, etenophores, and salps), an abundant but low-energy prey unused by other species of salmon, as a major food source. The unique gut structure of chum salmon therefore allows efficient feeding on a little-exploited branch of the food web and reduces interspecific trophic competition. The development of this remarkable anatomical specialization suggests that salmon abundances were previously high enough that the resulting trophic competition led to evolutionary selection to reduce trophic competition. As total salmon abundances in the North Pacific are now probably the highest of this century, the carrying capacity of the ocean rather than that of fresh water could limit overall salmon production if abundances are once again approaching pre-exploitation levels.","author":[{"dropping-particle":"","family":"Welch","given":"D. W.","non-dropping-particle":"","parse-names":false,"suffix":""}],"container-title":"Canadian Journal of Zoology","id":"ITEM-1","issue":"6","issued":{"date-parts":[["1997"]]},"page":"936-942","title":"Anatomical specialization in the gut of Pacific salmon (Oncorhynchus): Evidence for oceanic limits to salmon production?","type":"article-journal","volume":"75"},"uris":["http://www.mendeley.com/documents/?uuid=9483a6f4-fa3d-4ae9-8984-35d99dfafdbe"]}],"mendeley":{"formattedCitation":"(Welch, 1997)","plainTextFormattedCitation":"(Welch, 1997)","previouslyFormattedCitation":"(Welch, 1997)"},"properties":{"noteIndex":0},"schema":"https://github.com/citation-style-language/schema/raw/master/csl-citation.json"}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(Welch, 1997)</w:t>
      </w:r>
      <w:ins w:id="59" w:author="Vanessa Fladmark" w:date="2020-05-19T09:21:00Z">
        <w:r w:rsidR="000374C3">
          <w:rPr>
            <w:rFonts w:eastAsia="Times New Roman" w:cstheme="minorHAnsi"/>
            <w:color w:val="000000"/>
            <w:lang w:val="en-CA"/>
          </w:rPr>
          <w:fldChar w:fldCharType="end"/>
        </w:r>
        <w:r w:rsidR="000374C3">
          <w:rPr>
            <w:rFonts w:eastAsia="Times New Roman" w:cstheme="minorHAnsi"/>
            <w:color w:val="000000"/>
            <w:lang w:val="en-CA"/>
          </w:rPr>
          <w:t>.</w:t>
        </w:r>
      </w:ins>
      <w:commentRangeStart w:id="60"/>
      <w:del w:id="61" w:author="Vanessa Fladmark" w:date="2020-05-19T09:21:00Z">
        <w:r w:rsidR="003B6DBD" w:rsidDel="000374C3">
          <w:rPr>
            <w:rFonts w:eastAsia="Times New Roman" w:cstheme="minorHAnsi"/>
            <w:color w:val="000000"/>
            <w:lang w:val="en-CA"/>
          </w:rPr>
          <w:delText xml:space="preserve">Competitive pressures for food resources has even led to a specialization of the stomach size of chum salmon being substantially larger than other salmonids to specialize on large gelatinous prey in an evolutionary attempt to </w:delText>
        </w:r>
        <w:commentRangeStart w:id="62"/>
        <w:commentRangeStart w:id="63"/>
        <w:r w:rsidR="003B6DBD" w:rsidDel="000374C3">
          <w:rPr>
            <w:rFonts w:eastAsia="Times New Roman" w:cstheme="minorHAnsi"/>
            <w:color w:val="000000"/>
            <w:lang w:val="en-CA"/>
          </w:rPr>
          <w:delText xml:space="preserve">capture </w:delText>
        </w:r>
        <w:commentRangeEnd w:id="60"/>
        <w:r w:rsidR="0028260B" w:rsidDel="000374C3">
          <w:rPr>
            <w:rStyle w:val="CommentReference"/>
          </w:rPr>
          <w:commentReference w:id="60"/>
        </w:r>
        <w:commentRangeEnd w:id="62"/>
        <w:r w:rsidR="00245286" w:rsidDel="000374C3">
          <w:rPr>
            <w:rStyle w:val="CommentReference"/>
          </w:rPr>
          <w:commentReference w:id="62"/>
        </w:r>
        <w:commentRangeEnd w:id="63"/>
        <w:r w:rsidR="009C36C9" w:rsidDel="000374C3">
          <w:rPr>
            <w:rStyle w:val="CommentReference"/>
          </w:rPr>
          <w:commentReference w:id="63"/>
        </w:r>
      </w:del>
    </w:p>
    <w:p w14:paraId="3AE91519" w14:textId="77777777" w:rsidR="00CB61B8" w:rsidRDefault="00CB61B8" w:rsidP="00266C78">
      <w:pPr>
        <w:spacing w:line="480" w:lineRule="auto"/>
        <w:rPr>
          <w:rFonts w:eastAsia="Times New Roman" w:cstheme="minorHAnsi"/>
          <w:color w:val="000000"/>
          <w:lang w:val="en-CA"/>
        </w:rPr>
      </w:pPr>
    </w:p>
    <w:p w14:paraId="1ADB2445" w14:textId="4F03323B" w:rsidR="000D2776" w:rsidRDefault="000D2776" w:rsidP="00266C78">
      <w:pPr>
        <w:spacing w:line="480" w:lineRule="auto"/>
        <w:rPr>
          <w:rFonts w:eastAsia="Times New Roman" w:cstheme="minorHAnsi"/>
          <w:color w:val="000000"/>
          <w:lang w:val="en-CA"/>
        </w:rPr>
      </w:pPr>
      <w:r>
        <w:rPr>
          <w:rFonts w:eastAsia="Times New Roman" w:cstheme="minorHAnsi"/>
          <w:color w:val="000000"/>
          <w:lang w:val="en-CA"/>
        </w:rPr>
        <w:tab/>
        <w:t>The zooplankton communities migrating salmon encounter are largely determined by bottom up effects</w:t>
      </w:r>
      <w:r w:rsidR="00EE43A3">
        <w:rPr>
          <w:rFonts w:eastAsia="Times New Roman" w:cstheme="minorHAnsi"/>
          <w:color w:val="000000"/>
          <w:lang w:val="en-CA"/>
        </w:rPr>
        <w:t xml:space="preserve"> such as</w:t>
      </w:r>
      <w:r>
        <w:rPr>
          <w:rFonts w:eastAsia="Times New Roman" w:cstheme="minorHAnsi"/>
          <w:color w:val="000000"/>
          <w:lang w:val="en-CA"/>
        </w:rPr>
        <w:t xml:space="preserve"> mixing, nutrients, temperature, salinity</w:t>
      </w:r>
      <w:r w:rsidR="00EE43A3">
        <w:rPr>
          <w:rFonts w:eastAsia="Times New Roman" w:cstheme="minorHAnsi"/>
          <w:color w:val="000000"/>
          <w:lang w:val="en-CA"/>
        </w:rPr>
        <w:t>,</w:t>
      </w:r>
      <w:r>
        <w:rPr>
          <w:rFonts w:eastAsia="Times New Roman" w:cstheme="minorHAnsi"/>
          <w:color w:val="000000"/>
          <w:lang w:val="en-CA"/>
        </w:rPr>
        <w:t xml:space="preserve"> and phytoplankton</w:t>
      </w:r>
      <w:r w:rsidR="00EE43A3">
        <w:rPr>
          <w:rFonts w:eastAsia="Times New Roman" w:cstheme="minorHAnsi"/>
          <w:color w:val="000000"/>
          <w:lang w:val="en-CA"/>
        </w:rPr>
        <w:t xml:space="preserve"> productivity</w:t>
      </w:r>
      <w:r w:rsidR="00A4783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{"citationItems":[{"id":"ITEM-1","itemData":{"author":[{"dropping-particle":"","family":"Mackas","given":"D L","non-dropping-particle":"","parse-names":false,"suffix":""},{"dropping-particle":"","family":"Thomson","given":"R E","non-dropping-particle":"","parse-names":false,"suffix":""},{"dropping-particle":"","family":"Galbraith","given":"M","non-dropping-particle":"","parse-names":false,"suffix":""}],"container-title":"Canadian Journal of Fisheries and Aquatic Sciences","id":"ITEM-1","issue":"4","issued":{"date-parts":[["2001"]]},"page":"685-702","title":"Changes in the zooplankton community of the British Columbia continental margin, 1985-1999, and their covariation with oceanographic conditions","type":"article-journal","volume":"58"},"uris":["http://www.mendeley.com/documents/?uuid=3c22a382-87e7-4ad1-838d-628903334f85"]}],"mendeley":{"formattedCitation":"(Mackas et al., 2001)","plainTextFormattedCitation":"(Mackas et al., 2001)","previouslyFormattedCitation":"(Mackas et al., 2001)"},"properties":{"noteIndex":0},"schema":"https://github.com/citation-style-language/schema/raw/master/csl-citation.json"}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(Mackas et al., 2001)</w:t>
      </w:r>
      <w:r w:rsidR="00674289">
        <w:rPr>
          <w:rStyle w:val="FootnoteReference"/>
          <w:rFonts w:eastAsia="Times New Roman" w:cstheme="minorHAnsi"/>
          <w:color w:val="000000"/>
          <w:lang w:val="en-CA"/>
        </w:rPr>
        <w:fldChar w:fldCharType="end"/>
      </w:r>
      <w:r>
        <w:rPr>
          <w:rFonts w:eastAsia="Times New Roman" w:cstheme="minorHAnsi"/>
          <w:color w:val="000000"/>
          <w:lang w:val="en-CA"/>
        </w:rPr>
        <w:t>. In southern British Columbia,</w:t>
      </w:r>
      <w:ins w:id="64" w:author="Vanessa Fladmark" w:date="2020-05-19T09:54:00Z">
        <w:r w:rsidR="00ED6720">
          <w:rPr>
            <w:rFonts w:eastAsia="Times New Roman" w:cstheme="minorHAnsi"/>
            <w:color w:val="000000"/>
            <w:lang w:val="en-CA"/>
          </w:rPr>
          <w:t xml:space="preserve"> the majority of pink and chum salmon originate from the </w:t>
        </w:r>
      </w:ins>
      <w:ins w:id="65" w:author="Vanessa Fladmark" w:date="2020-05-19T09:55:00Z">
        <w:r w:rsidR="00ED6720">
          <w:rPr>
            <w:rFonts w:eastAsia="Times New Roman" w:cstheme="minorHAnsi"/>
            <w:color w:val="000000"/>
            <w:lang w:val="en-CA"/>
          </w:rPr>
          <w:t>Fraser River and the</w:t>
        </w:r>
      </w:ins>
      <w:del w:id="66" w:author="Vanessa Fladmark" w:date="2020-05-19T09:55:00Z">
        <w:r w:rsidDel="00ED6720">
          <w:rPr>
            <w:rFonts w:eastAsia="Times New Roman" w:cstheme="minorHAnsi"/>
            <w:color w:val="000000"/>
            <w:lang w:val="en-CA"/>
          </w:rPr>
          <w:delText xml:space="preserve"> </w:delText>
        </w:r>
        <w:commentRangeStart w:id="67"/>
        <w:r w:rsidDel="00ED6720">
          <w:rPr>
            <w:rFonts w:eastAsia="Times New Roman" w:cstheme="minorHAnsi"/>
            <w:color w:val="000000"/>
            <w:lang w:val="en-CA"/>
          </w:rPr>
          <w:delText>most</w:delText>
        </w:r>
      </w:del>
      <w:r>
        <w:rPr>
          <w:rFonts w:eastAsia="Times New Roman" w:cstheme="minorHAnsi"/>
          <w:color w:val="000000"/>
          <w:lang w:val="en-CA"/>
        </w:rPr>
        <w:t xml:space="preserve"> juvenile</w:t>
      </w:r>
      <w:ins w:id="68" w:author="Vanessa Fladmark" w:date="2020-05-19T09:56:00Z">
        <w:r w:rsidR="00ED6720">
          <w:rPr>
            <w:rFonts w:eastAsia="Times New Roman" w:cstheme="minorHAnsi"/>
            <w:color w:val="000000"/>
            <w:lang w:val="en-CA"/>
          </w:rPr>
          <w:t>s</w:t>
        </w:r>
      </w:ins>
      <w:del w:id="69" w:author="Vanessa Fladmark" w:date="2020-05-19T09:56:00Z">
        <w:r w:rsidDel="00ED6720">
          <w:rPr>
            <w:rFonts w:eastAsia="Times New Roman" w:cstheme="minorHAnsi"/>
            <w:color w:val="000000"/>
            <w:lang w:val="en-CA"/>
          </w:rPr>
          <w:delText xml:space="preserve"> salmon</w:delText>
        </w:r>
      </w:del>
      <w:r>
        <w:rPr>
          <w:rFonts w:eastAsia="Times New Roman" w:cstheme="minorHAnsi"/>
          <w:color w:val="000000"/>
          <w:lang w:val="en-CA"/>
        </w:rPr>
        <w:t xml:space="preserve"> migrate </w:t>
      </w:r>
      <w:commentRangeEnd w:id="67"/>
      <w:r w:rsidR="00072E9D">
        <w:rPr>
          <w:rStyle w:val="CommentReference"/>
        </w:rPr>
        <w:commentReference w:id="67"/>
      </w:r>
      <w:r>
        <w:rPr>
          <w:rFonts w:eastAsia="Times New Roman" w:cstheme="minorHAnsi"/>
          <w:color w:val="000000"/>
          <w:lang w:val="en-CA"/>
        </w:rPr>
        <w:t>northward through the Strait of Georgia, a seasonally stratified and productive region</w:t>
      </w:r>
      <w:ins w:id="70" w:author="Vanessa Fladmark" w:date="2020-05-19T10:37:00Z">
        <w:r w:rsidR="004415A1">
          <w:rPr>
            <w:rFonts w:eastAsia="Times New Roman" w:cstheme="minorHAnsi"/>
            <w:color w:val="000000"/>
            <w:lang w:val="en-CA"/>
          </w:rPr>
          <w:t xml:space="preserve"> </w:t>
        </w:r>
        <w:r w:rsidR="004415A1">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{"citationItems":[{"id":"ITEM-1","itemData":{"author":[{"dropping-particle":"","family":"DFO","given":"","non-dropping-particle":"","parse-names":false,"suffix":""}],"id":"ITEM-1","issued":{"date-parts":[["2020"]]},"number-of-pages":"561","title":"Salmon Southern BC Integrated Fisheries Management Plan","type":"report"},"uris":["http://www.mendeley.com/documents/?uuid=5945668f-3081-4769-87f8-fe65c16bfd30"]}],"mendeley":{"formattedCitation":"(DFO, 2020)","plainTextFormattedCitation":"(DFO, 2020)","previouslyFormattedCitation":"(DFO, 2020)"},"properties":{"noteIndex":0},"schema":"https://github.com/citation-style-language/schema/raw/master/csl-citation.json"}</w:instrText>
      </w:r>
      <w:r w:rsidR="004415A1">
        <w:rPr>
          <w:rFonts w:eastAsia="Times New Roman" w:cstheme="minorHAnsi"/>
          <w:color w:val="000000"/>
          <w:lang w:val="en-CA"/>
        </w:rPr>
        <w:fldChar w:fldCharType="separate"/>
      </w:r>
      <w:r w:rsidR="00DB41F8" w:rsidRPr="00DB41F8">
        <w:rPr>
          <w:rFonts w:eastAsia="Times New Roman" w:cstheme="minorHAnsi"/>
          <w:noProof/>
          <w:color w:val="000000"/>
          <w:lang w:val="en-CA"/>
        </w:rPr>
        <w:t>(DFO, 2020)</w:t>
      </w:r>
      <w:ins w:id="71" w:author="Vanessa Fladmark" w:date="2020-05-19T10:37:00Z">
        <w:r w:rsidR="004415A1">
          <w:rPr>
            <w:rFonts w:eastAsia="Times New Roman" w:cstheme="minorHAnsi"/>
            <w:color w:val="000000"/>
            <w:lang w:val="en-CA"/>
          </w:rPr>
          <w:fldChar w:fldCharType="end"/>
        </w:r>
      </w:ins>
      <w:ins w:id="72" w:author="Vanessa Fladmark" w:date="2020-05-19T10:29:00Z">
        <w:r w:rsidR="004415A1">
          <w:rPr>
            <w:rFonts w:eastAsia="Times New Roman" w:cstheme="minorHAnsi"/>
            <w:color w:val="000000"/>
            <w:lang w:val="en-CA"/>
          </w:rPr>
          <w:t>.</w:t>
        </w:r>
      </w:ins>
      <w:del w:id="73" w:author="Vanessa Fladmark" w:date="2020-05-19T10:29:00Z">
        <w:r w:rsidDel="004415A1">
          <w:rPr>
            <w:rFonts w:eastAsia="Times New Roman" w:cstheme="minorHAnsi"/>
            <w:color w:val="000000"/>
            <w:lang w:val="en-CA"/>
          </w:rPr>
          <w:delText xml:space="preserve">, </w:delText>
        </w:r>
      </w:del>
      <w:ins w:id="74" w:author="Brian" w:date="2020-05-06T08:53:00Z">
        <w:del w:id="75" w:author="Vanessa Fladmark" w:date="2020-05-19T10:29:00Z">
          <w:r w:rsidR="002F6E95" w:rsidDel="004415A1">
            <w:rPr>
              <w:rFonts w:eastAsia="Times New Roman" w:cstheme="minorHAnsi"/>
              <w:color w:val="000000"/>
              <w:lang w:val="en-CA"/>
            </w:rPr>
            <w:delText xml:space="preserve">before entering </w:delText>
          </w:r>
        </w:del>
      </w:ins>
      <w:del w:id="76" w:author="Vanessa Fladmark" w:date="2020-05-19T10:29:00Z">
        <w:r w:rsidDel="004415A1">
          <w:rPr>
            <w:rFonts w:eastAsia="Times New Roman" w:cstheme="minorHAnsi"/>
            <w:color w:val="000000"/>
            <w:lang w:val="en-CA"/>
          </w:rPr>
          <w:delText>then salmon reach the Discovery Islands</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RPr="004415A1" w:rsidDel="004415A1">
          <w:rPr>
            <w:rFonts w:eastAsia="Times New Roman" w:cstheme="minorHAnsi"/>
            <w:color w:val="000000"/>
            <w:lang w:val="en-CA"/>
          </w:rPr>
          <w:delInstrText>ADDIN CSL_CITATION {"citationItems":[{"id":"ITEM-1","itemData":{"DOI":"10.1080/19425120.2016.1223231","ISSN":"19425120","abstract":"The Strait of Georgia, British Columbia, provides important feeding and rearing habitat for forage fish, such as Pacific Herring Clupea pallasii and Eulachon Thaleichthys pacificus as well as all species of North American Pacific salmon Oncorhynchus spp. during their juvenile out-migration. In recent decades, this region has undergone large-scale physical and biological changes. Pacific Herring and Pacific salmon populations have experienced dramatic population fluctuations, while Eulachon have failed to recover from precipitous declines in the 1990s. Archival records of stomach content data from the 1960s, collected primarily from juvenile Pacific salmon, Pacific Herring, and Eulachon, allowed us to investigate diet variability in these species 60 years ago. Consistent with contemporary reports, we found that all species except Eulachon had generalist diets. In contrast to recent studies finding that Pacific Herring are the most important fish prey, Eulachon were the most frequently consumed fish, occurring in 28% of all piscivorous fish stomachs. This suggests that Pacific Herring are an important component of some Pacific salmon diets now, but only because lipid-rich Eulachon are no longer available. Chinook Salmon O. tshawytscha and Coho Salmon O. kisutch had the most similar diets, in part because of their greater piscivory. Species, length, and month and year of capture showed some explanatory power in differentiating the diets of the fish, although they explained less than 10% of total diet variation. Historical data, such as those presented here, offer a unique opportunity to investigate temporal differences in foraging ecology, informing management on how changes in the Strait of Georgia ecosystem may impact the trophic interactions between species.","author":[{"dropping-particle":"","family":"Osgood","given":"Geoffrey J.","non-dropping-particle":"","parse-names":false,"suffix":""},{"dropping-particle":"","family":"Kennedy","given":"Laura A.","non-dropping-particle":"","parse-names":false,"suffix":""},{"dropping-particle":"","family":"Holden","given":"Jessica J.","non-dropping-particle":"","parse-names":false,"suffix":""},{"dropping-particle":"","family":"Hertz","given":"Eric","non-dropping-particle":"","parse-names":false,"suffix":""},{"dropping-particle":"","family":"McKinnell","given":"Skip","non-dropping-particle":"","parse-names":false,"suffix":""},{"dropping-particle":"","family":"Juanes","given":"Francis","non-dropping-particle":"","parse-names":false,"suffix":""}],"container-title":"Marine and Coastal Fisheries","id":"ITEM-1","issue":"1","issued":{"date-parts":[["2016"]]},"page":"580-594","publisher":"Taylor &amp; Francis","title":"Historical diets of forage fish and juvenile pacific salmon in the strait of Georgia, 1966-1968","type":"article-journal","volume":"8"},"uris":["http://www.mendeley.com/documents/?uuid=7bc55408-0a3e-4d74-9ab8-72e4a32e1b0d"]}],"mendeley":{"formattedCitation":"(Osgood et al. 2016)","plainTextFormattedCitation":"(Osgood et al. 2016)","previouslyFormattedCitation":"(Osgood et al. 2016)"},"properties":{"noteIndex":0},"schema":"https://github.com/citation-style-language/schema/raw/master/csl-citation.json"}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4415A1" w:rsidDel="004415A1">
          <w:rPr>
            <w:rFonts w:eastAsia="Times New Roman" w:cstheme="minorHAnsi"/>
            <w:bCs/>
            <w:noProof/>
            <w:color w:val="000000"/>
          </w:rPr>
          <w:delText>(Osgood et al. 2016)</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A complex archipelago, the Discovery Islands has tidally mixed waters and </w:delText>
        </w:r>
        <w:commentRangeStart w:id="77"/>
        <w:r w:rsidDel="004415A1">
          <w:rPr>
            <w:rFonts w:eastAsia="Times New Roman" w:cstheme="minorHAnsi"/>
            <w:color w:val="000000"/>
            <w:lang w:val="en-CA"/>
          </w:rPr>
          <w:delText xml:space="preserve">high freshwater influence </w:delText>
        </w:r>
        <w:commentRangeEnd w:id="77"/>
        <w:r w:rsidR="002F6E95" w:rsidDel="004415A1">
          <w:rPr>
            <w:rStyle w:val="CommentReference"/>
          </w:rPr>
          <w:commentReference w:id="77"/>
        </w:r>
        <w:r w:rsidDel="004415A1">
          <w:rPr>
            <w:rFonts w:eastAsia="Times New Roman" w:cstheme="minorHAnsi"/>
            <w:color w:val="000000"/>
            <w:lang w:val="en-CA"/>
          </w:rPr>
          <w:delText>and research has shown most of this area to be food-limiting for sockeye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{"citationItems":[{"id":"ITEM-1","itemData":{"DOI":"10.1111/fog.12471","ISSN":"1054-6006","author":[{"dropping-particle":"","family":"James","given":"Samantha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Oceanography","id":"ITEM-1","issued":{"date-parts":[["2020"]]},"page":"0-2","title":"Running the trophic gauntlet: Empirical support for reduced foraging success in juvenile salmon in tidally mixed coastal waters","type":"article-journal"},"uris":["http://www.mendeley.com/documents/?uuid=69ad6056-1032-44d7-8281-cd92486becc4"]}],"mendeley":{"formattedCitation":"(James et al. 2020)","plainTextFormattedCitation":"(James et al. 2020)","previouslyFormattedCitation":"(James et al. 2020)"},"properties":{"noteIndex":0},"schema":"https://github.com/citation-style-language/schema/raw/master/csl-citation.json"}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(James et al. 2020)</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 xml:space="preserve">. Furthering the difficulty of </w:delText>
        </w:r>
      </w:del>
      <w:ins w:id="78" w:author="Brian" w:date="2020-05-06T08:53:00Z">
        <w:del w:id="79" w:author="Vanessa Fladmark" w:date="2020-05-19T10:29:00Z">
          <w:r w:rsidR="002F6E95" w:rsidDel="004415A1">
            <w:rPr>
              <w:rFonts w:eastAsia="Times New Roman" w:cstheme="minorHAnsi"/>
              <w:color w:val="000000"/>
              <w:lang w:val="en-CA"/>
            </w:rPr>
            <w:delText xml:space="preserve">their northward </w:delText>
          </w:r>
        </w:del>
      </w:ins>
      <w:del w:id="80" w:author="Vanessa Fladmark" w:date="2020-05-19T10:29:00Z">
        <w:r w:rsidDel="004415A1">
          <w:rPr>
            <w:rFonts w:eastAsia="Times New Roman" w:cstheme="minorHAnsi"/>
            <w:color w:val="000000"/>
            <w:lang w:val="en-CA"/>
          </w:rPr>
          <w:delText xml:space="preserve">this migration, the deep and narrow Johnstone Strait is </w:delText>
        </w:r>
      </w:del>
      <w:ins w:id="81" w:author="Brian" w:date="2020-05-06T08:55:00Z">
        <w:del w:id="82" w:author="Vanessa Fladmark" w:date="2020-05-19T10:29:00Z">
          <w:r w:rsidR="002F6E95" w:rsidDel="004415A1">
            <w:rPr>
              <w:rFonts w:eastAsia="Times New Roman" w:cstheme="minorHAnsi"/>
              <w:color w:val="000000"/>
              <w:lang w:val="en-CA"/>
            </w:rPr>
            <w:delText xml:space="preserve">north of the DIS is </w:delText>
          </w:r>
        </w:del>
      </w:ins>
      <w:del w:id="83" w:author="Vanessa Fladmark" w:date="2020-05-19T10:29:00Z">
        <w:r w:rsidDel="004415A1">
          <w:rPr>
            <w:rFonts w:eastAsia="Times New Roman" w:cstheme="minorHAnsi"/>
            <w:color w:val="000000"/>
            <w:lang w:val="en-CA"/>
          </w:rPr>
          <w:delText xml:space="preserve">also well-mixed and </w:delText>
        </w:r>
        <w:commentRangeStart w:id="84"/>
        <w:r w:rsidDel="004415A1">
          <w:rPr>
            <w:rFonts w:eastAsia="Times New Roman" w:cstheme="minorHAnsi"/>
            <w:color w:val="000000"/>
            <w:lang w:val="en-CA"/>
          </w:rPr>
          <w:delText>a “trophic gauntlet” for sockeye salmon, and potentially for pink and chum salmon</w:delText>
        </w:r>
        <w:r w:rsidR="00265460" w:rsidDel="004415A1">
          <w:rPr>
            <w:rFonts w:eastAsia="Times New Roman" w:cstheme="minorHAnsi"/>
            <w:color w:val="000000"/>
            <w:lang w:val="en-CA"/>
          </w:rPr>
          <w:delText xml:space="preserve"> </w:delText>
        </w:r>
        <w:r w:rsidR="00674289" w:rsidDel="004415A1">
          <w:rPr>
            <w:rStyle w:val="FootnoteReference"/>
            <w:rFonts w:eastAsia="Times New Roman" w:cstheme="minorHAnsi"/>
            <w:color w:val="000000"/>
            <w:lang w:val="en-CA"/>
          </w:rPr>
          <w:fldChar w:fldCharType="begin" w:fldLock="1"/>
        </w:r>
        <w:r w:rsidR="00DF7973" w:rsidDel="004415A1">
          <w:rPr>
            <w:rFonts w:eastAsia="Times New Roman" w:cstheme="minorHAnsi"/>
            <w:color w:val="000000"/>
            <w:lang w:val="en-CA"/>
          </w:rPr>
          <w:del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salmon","type":"article-journal","volume":"23"},"uris":["http://www.mendeley.com/documents/?uuid=450dba1f-2d53-42ad-be71-9cfe900303a6"]}],"mendeley":{"formattedCitation":"(Mckinnell et al. 2014)","plainTextFormattedCitation":"(Mckinnell et al. 2014)","previouslyFormattedCitation":"(Mckinnell et al. 2014)"},"properties":{"noteIndex":0},"schema":"https://github.com/citation-style-language/schema/raw/master/csl-citation.json"}</w:delInstrText>
        </w:r>
        <w:r w:rsidR="00674289" w:rsidDel="004415A1">
          <w:rPr>
            <w:rStyle w:val="FootnoteReference"/>
            <w:rFonts w:eastAsia="Times New Roman" w:cstheme="minorHAnsi"/>
            <w:color w:val="000000"/>
            <w:lang w:val="en-CA"/>
          </w:rPr>
          <w:fldChar w:fldCharType="separate"/>
        </w:r>
        <w:r w:rsidR="00674289" w:rsidRPr="00674289" w:rsidDel="004415A1">
          <w:rPr>
            <w:rFonts w:eastAsia="Times New Roman" w:cstheme="minorHAnsi"/>
            <w:bCs/>
            <w:noProof/>
            <w:color w:val="000000"/>
          </w:rPr>
          <w:delText>(Mckinnell et al. 2014)</w:delText>
        </w:r>
        <w:r w:rsidR="00674289" w:rsidDel="004415A1">
          <w:rPr>
            <w:rStyle w:val="FootnoteReference"/>
            <w:rFonts w:eastAsia="Times New Roman" w:cstheme="minorHAnsi"/>
            <w:color w:val="000000"/>
            <w:lang w:val="en-CA"/>
          </w:rPr>
          <w:fldChar w:fldCharType="end"/>
        </w:r>
        <w:r w:rsidDel="004415A1">
          <w:rPr>
            <w:rFonts w:eastAsia="Times New Roman" w:cstheme="minorHAnsi"/>
            <w:color w:val="000000"/>
            <w:lang w:val="en-CA"/>
          </w:rPr>
          <w:delText>.</w:delText>
        </w:r>
        <w:commentRangeEnd w:id="84"/>
        <w:r w:rsidR="002F6E95" w:rsidDel="004415A1">
          <w:rPr>
            <w:rStyle w:val="CommentReference"/>
          </w:rPr>
          <w:commentReference w:id="84"/>
        </w:r>
      </w:del>
      <w:r>
        <w:rPr>
          <w:rFonts w:eastAsia="Times New Roman" w:cstheme="minorHAnsi"/>
          <w:color w:val="000000"/>
          <w:lang w:val="en-CA"/>
        </w:rPr>
        <w:t xml:space="preserve"> </w:t>
      </w:r>
      <w:ins w:id="85" w:author="Vanessa Fladmark" w:date="2020-05-19T09:58:00Z">
        <w:r w:rsidR="00ED6720">
          <w:rPr>
            <w:rFonts w:eastAsia="Times New Roman" w:cstheme="minorHAnsi"/>
            <w:color w:val="000000"/>
            <w:lang w:val="en-CA"/>
          </w:rPr>
          <w:t>North of the Strait of Ge</w:t>
        </w:r>
      </w:ins>
      <w:ins w:id="86" w:author="Vanessa Fladmark" w:date="2020-05-19T09:59:00Z">
        <w:r w:rsidR="00ED6720">
          <w:rPr>
            <w:rFonts w:eastAsia="Times New Roman" w:cstheme="minorHAnsi"/>
            <w:color w:val="000000"/>
            <w:lang w:val="en-CA"/>
          </w:rPr>
          <w:t xml:space="preserve">orgia </w:t>
        </w:r>
      </w:ins>
      <w:ins w:id="87" w:author="Vanessa Fladmark" w:date="2020-05-19T10:04:00Z">
        <w:r w:rsidR="00063D72">
          <w:rPr>
            <w:rFonts w:eastAsia="Times New Roman" w:cstheme="minorHAnsi"/>
            <w:color w:val="000000"/>
            <w:lang w:val="en-CA"/>
          </w:rPr>
          <w:t>are</w:t>
        </w:r>
      </w:ins>
      <w:ins w:id="88" w:author="Vanessa Fladmark" w:date="2020-05-19T09:59:00Z">
        <w:r w:rsidR="00ED6720">
          <w:rPr>
            <w:rFonts w:eastAsia="Times New Roman" w:cstheme="minorHAnsi"/>
            <w:color w:val="000000"/>
            <w:lang w:val="en-CA"/>
          </w:rPr>
          <w:t xml:space="preserve"> the complex</w:t>
        </w:r>
      </w:ins>
      <w:ins w:id="89" w:author="Vanessa Fladmark" w:date="2020-05-19T10:02:00Z">
        <w:r w:rsidR="00063D72">
          <w:rPr>
            <w:rFonts w:eastAsia="Times New Roman" w:cstheme="minorHAnsi"/>
            <w:color w:val="000000"/>
            <w:lang w:val="en-CA"/>
          </w:rPr>
          <w:t xml:space="preserve"> and</w:t>
        </w:r>
      </w:ins>
      <w:ins w:id="90" w:author="Vanessa Fladmark" w:date="2020-05-19T09:59:00Z">
        <w:r w:rsidR="00ED6720">
          <w:rPr>
            <w:rFonts w:eastAsia="Times New Roman" w:cstheme="minorHAnsi"/>
            <w:color w:val="000000"/>
            <w:lang w:val="en-CA"/>
          </w:rPr>
          <w:t xml:space="preserve"> tidally mixed </w:t>
        </w:r>
      </w:ins>
      <w:ins w:id="91" w:author="Vanessa Fladmark" w:date="2020-05-19T10:04:00Z">
        <w:r w:rsidR="00063D72">
          <w:rPr>
            <w:rFonts w:eastAsia="Times New Roman" w:cstheme="minorHAnsi"/>
            <w:color w:val="000000"/>
            <w:lang w:val="en-CA"/>
          </w:rPr>
          <w:t>areas</w:t>
        </w:r>
      </w:ins>
      <w:ins w:id="92" w:author="Vanessa Fladmark" w:date="2020-05-19T09:59:00Z">
        <w:r w:rsidR="00ED6720">
          <w:rPr>
            <w:rFonts w:eastAsia="Times New Roman" w:cstheme="minorHAnsi"/>
            <w:color w:val="000000"/>
            <w:lang w:val="en-CA"/>
          </w:rPr>
          <w:t xml:space="preserve"> of </w:t>
        </w:r>
      </w:ins>
      <w:ins w:id="93" w:author="Vanessa Fladmark" w:date="2020-05-19T10:06:00Z">
        <w:r w:rsidR="00063D72">
          <w:rPr>
            <w:rFonts w:eastAsia="Times New Roman" w:cstheme="minorHAnsi"/>
            <w:color w:val="000000"/>
            <w:lang w:val="en-CA"/>
          </w:rPr>
          <w:t xml:space="preserve">the </w:t>
        </w:r>
      </w:ins>
      <w:ins w:id="94" w:author="Vanessa Fladmark" w:date="2020-05-19T09:59:00Z">
        <w:r w:rsidR="00ED6720">
          <w:rPr>
            <w:rFonts w:eastAsia="Times New Roman" w:cstheme="minorHAnsi"/>
            <w:color w:val="000000"/>
            <w:lang w:val="en-CA"/>
          </w:rPr>
          <w:t xml:space="preserve">Discovery Islands and Johnstone Strait, </w:t>
        </w:r>
      </w:ins>
      <w:ins w:id="95" w:author="Vanessa Fladmark" w:date="2020-05-19T10:06:00Z">
        <w:r w:rsidR="00063D72">
          <w:rPr>
            <w:rFonts w:eastAsia="Times New Roman" w:cstheme="minorHAnsi"/>
            <w:color w:val="000000"/>
            <w:lang w:val="en-CA"/>
          </w:rPr>
          <w:t>which</w:t>
        </w:r>
      </w:ins>
      <w:ins w:id="96" w:author="Vanessa Fladmark" w:date="2020-05-19T09:59:00Z">
        <w:r w:rsidR="00ED6720">
          <w:rPr>
            <w:rFonts w:eastAsia="Times New Roman" w:cstheme="minorHAnsi"/>
            <w:color w:val="000000"/>
            <w:lang w:val="en-CA"/>
          </w:rPr>
          <w:t xml:space="preserve"> </w:t>
        </w:r>
      </w:ins>
      <w:ins w:id="97" w:author="Vanessa Fladmark" w:date="2020-05-19T10:00:00Z">
        <w:r w:rsidR="00ED6720">
          <w:rPr>
            <w:rFonts w:eastAsia="Times New Roman" w:cstheme="minorHAnsi"/>
            <w:color w:val="000000"/>
            <w:lang w:val="en-CA"/>
          </w:rPr>
          <w:t>differ in oceanographic properties and zooplankton communities</w:t>
        </w:r>
      </w:ins>
      <w:ins w:id="98" w:author="Vanessa Fladmark" w:date="2020-05-26T16:48: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776754">
        <w:rPr>
          <w:rFonts w:eastAsia="Times New Roman" w:cstheme="minorHAnsi"/>
          <w:color w:val="000000"/>
          <w:lang w:val="en-CA"/>
        </w:rPr>
        <w: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id":"ITEM-2","itemData":{"author":[{"dropping-particle":"","family":"Mahara","given":"Natalie","non-dropping-particle":"","parse-names":false,"suffix":""}],"id":"ITEM-2","issued":{"date-parts":[["2018"]]},"number-of-pages":"91","title":"Zooplankton Community Composition Across a Range of Productivity Regimes in Coastal British Columbia","type":"thesis"},"uris":["http://www.mendeley.com/documents/?uuid=620d8be9-e6eb-4ba3-b5d2-6b09389d1e7b"]}],"mendeley":{"formattedCitation":"(Khangaonkar et al., 2017; Mahara, 2018)","plainTextFormattedCitation":"(Khangaonkar et al., 2017; Mahara, 2018)","previouslyFormattedCitation":"(Khangaonkar et al., 2017; Mahara, 2018)"},"properties":{"noteIndex":0},"schema":"https://github.com/citation-style-language/schema/raw/master/csl-citation.json"}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(Khangaonkar et al., 2017; Mahara, 2018)</w:t>
      </w:r>
      <w:ins w:id="99" w:author="Vanessa Fladmark" w:date="2020-05-26T16:48:00Z">
        <w:r w:rsidR="00776754">
          <w:rPr>
            <w:rFonts w:eastAsia="Times New Roman" w:cstheme="minorHAnsi"/>
            <w:color w:val="000000"/>
            <w:lang w:val="en-CA"/>
          </w:rPr>
          <w:fldChar w:fldCharType="end"/>
        </w:r>
      </w:ins>
      <w:ins w:id="100" w:author="Vanessa Fladmark" w:date="2020-05-19T10:00:00Z">
        <w:r w:rsidR="00ED6720">
          <w:rPr>
            <w:rFonts w:eastAsia="Times New Roman" w:cstheme="minorHAnsi"/>
            <w:color w:val="000000"/>
            <w:lang w:val="en-CA"/>
          </w:rPr>
          <w:t xml:space="preserve">. </w:t>
        </w:r>
      </w:ins>
      <w:ins w:id="101" w:author="Vanessa Fladmark" w:date="2020-05-19T10:07:00Z">
        <w:r w:rsidR="00063D72">
          <w:rPr>
            <w:rFonts w:eastAsia="Times New Roman" w:cstheme="minorHAnsi"/>
            <w:color w:val="000000"/>
            <w:lang w:val="en-CA"/>
          </w:rPr>
          <w:t xml:space="preserve">Recent studies have hypothesized these regions to be a </w:t>
        </w:r>
      </w:ins>
      <w:ins w:id="102" w:author="Vanessa Fladmark" w:date="2020-05-19T10:23:00Z">
        <w:r w:rsidR="00814F85">
          <w:rPr>
            <w:rFonts w:eastAsia="Times New Roman" w:cstheme="minorHAnsi"/>
            <w:color w:val="000000"/>
            <w:lang w:val="en-CA"/>
          </w:rPr>
          <w:t>“</w:t>
        </w:r>
      </w:ins>
      <w:ins w:id="103" w:author="Vanessa Fladmark" w:date="2020-05-19T10:07:00Z">
        <w:r w:rsidR="00063D72">
          <w:rPr>
            <w:rFonts w:eastAsia="Times New Roman" w:cstheme="minorHAnsi"/>
            <w:color w:val="000000"/>
            <w:lang w:val="en-CA"/>
          </w:rPr>
          <w:t>trophic gauntlet</w:t>
        </w:r>
      </w:ins>
      <w:ins w:id="104" w:author="Vanessa Fladmark" w:date="2020-05-19T10:23:00Z">
        <w:r w:rsidR="00814F85">
          <w:rPr>
            <w:rFonts w:eastAsia="Times New Roman" w:cstheme="minorHAnsi"/>
            <w:color w:val="000000"/>
            <w:lang w:val="en-CA"/>
          </w:rPr>
          <w:t>”</w:t>
        </w:r>
      </w:ins>
      <w:ins w:id="105" w:author="Vanessa Fladmark" w:date="2020-05-19T10:07:00Z">
        <w:r w:rsidR="00063D72">
          <w:rPr>
            <w:rFonts w:eastAsia="Times New Roman" w:cstheme="minorHAnsi"/>
            <w:color w:val="000000"/>
            <w:lang w:val="en-CA"/>
          </w:rPr>
          <w:t xml:space="preserve"> for juvenile salmon, </w:t>
        </w:r>
      </w:ins>
      <w:ins w:id="106" w:author="Vanessa Fladmark" w:date="2020-05-19T10:20:00Z">
        <w:r w:rsidR="00814F85">
          <w:rPr>
            <w:rFonts w:eastAsia="Times New Roman" w:cstheme="minorHAnsi"/>
            <w:color w:val="000000"/>
            <w:lang w:val="en-CA"/>
          </w:rPr>
          <w:t xml:space="preserve">sockeye salmon were indeed food limited in </w:t>
        </w:r>
      </w:ins>
      <w:ins w:id="107" w:author="Vanessa Fladmark" w:date="2020-05-19T10:23:00Z">
        <w:r w:rsidR="00814F85">
          <w:rPr>
            <w:rFonts w:eastAsia="Times New Roman" w:cstheme="minorHAnsi"/>
            <w:color w:val="000000"/>
            <w:lang w:val="en-CA"/>
          </w:rPr>
          <w:t xml:space="preserve">these </w:t>
        </w:r>
      </w:ins>
      <w:ins w:id="108" w:author="Vanessa Fladmark" w:date="2020-05-19T10:20:00Z">
        <w:r w:rsidR="00814F85">
          <w:rPr>
            <w:rFonts w:eastAsia="Times New Roman" w:cstheme="minorHAnsi"/>
            <w:color w:val="000000"/>
            <w:lang w:val="en-CA"/>
          </w:rPr>
          <w:t xml:space="preserve">tidally mixed waters, consuming &lt;0.5% </w:t>
        </w:r>
      </w:ins>
      <w:ins w:id="109" w:author="Vanessa Fladmark" w:date="2020-05-19T10:23:00Z">
        <w:r w:rsidR="00814F85">
          <w:rPr>
            <w:rFonts w:eastAsia="Times New Roman" w:cstheme="minorHAnsi"/>
            <w:color w:val="000000"/>
            <w:lang w:val="en-CA"/>
          </w:rPr>
          <w:t xml:space="preserve">of their </w:t>
        </w:r>
      </w:ins>
      <w:ins w:id="110" w:author="Vanessa Fladmark" w:date="2020-05-19T10:20:00Z">
        <w:r w:rsidR="00814F85">
          <w:rPr>
            <w:rFonts w:eastAsia="Times New Roman" w:cstheme="minorHAnsi"/>
            <w:color w:val="000000"/>
            <w:lang w:val="en-CA"/>
          </w:rPr>
          <w:t>body weight</w:t>
        </w:r>
      </w:ins>
      <w:ins w:id="111" w:author="Vanessa Fladmark" w:date="2020-05-26T16:49:00Z">
        <w:r w:rsidR="00776754">
          <w:rPr>
            <w:rFonts w:eastAsia="Times New Roman" w:cstheme="minorHAnsi"/>
            <w:color w:val="000000"/>
            <w:lang w:val="en-CA"/>
          </w:rPr>
          <w:t xml:space="preserve"> </w:t>
        </w:r>
        <w:r w:rsidR="00776754">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{"citationItems":[{"id":"ITEM-1","itemData":{"DOI":"10.1111/fog.12063","ISSN":"13652419","abstract":"In spite of a relatively optimistic pre-season forecast, the total return of adult sockeye salmon (Oncorhynchus nerka) to the Fraser River (British Columbia, Canada) in 2009 was the lowest recorded since quantitative records began in the late 1940s. A plausible mechanism is proposed that links a sequence of extreme oceanic and climatic events to poor marine survival. It began with record-setting snow packs in the coastal mountain range during the winter of 2007 that led to the development of unprecedented oceanographic conditions in the spring of 2007 from Queen Charlotte Strait in central British Columbia to Southeast Alaska. When combined with equally extreme atmospheric anomalies in the region in the spring of 2007, with a winter wind regime persisting through July, a coastal surface ocean with characteristics that are known to be associated with lower marine survival was established. Most of the sockeye salmon that were expected to return to the Fraser River as adults in 2009 passed through this atypical ocean as juveniles on their migration to the open ocean in 2007. A trophic gauntlet hypothesis is proposed as a new paradigm to describe the oceanic environment faced by sockeye salmon after they emigrate northward from the Strait of Georgia. The hypothesis identifies a new type of high nutrient low chlorophyll region that can explain how oceanographic extremes at critical locations along the migration route beyond the Strait of Georgia can reduce marine survival in some years. © 2014 John Wiley &amp; Sons Ltd.","author":[{"dropping-particle":"","family":"Mckinnell","given":"Skip","non-dropping-particle":"","parse-names":false,"suffix":""},{"dropping-particle":"","family":"Curchitser","given":"Enrique","non-dropping-particle":"","parse-names":false,"suffix":""},{"dropping-particle":"","family":"Groot","given":"Kees","non-dropping-particle":"","parse-names":false,"suffix":""},{"dropping-particle":"","family":"Kaeriyama","given":"Masahide","non-dropping-particle":"","parse-names":false,"suffix":""},{"dropping-particle":"","family":"Trudel","given":"Marc","non-dropping-particle":"","parse-names":false,"suffix":""}],"container-title":"Fisheries Oceanography","id":"ITEM-1","issue":"4","issued":{"date-parts":[["2014"]]},"page":"322-341","title":"Oceanic and atmospheric extremes motivate a new hypothesis for variable marine survival of Fraser River sockeye salmon","type":"article-journal","volume":"23"},"uris":["http://www.mendeley.com/documents/?uuid=450dba1f-2d53-42ad-be71-9cfe900303a6"]},{"id":"ITEM-2","itemData":{"DOI":"10.1111/fog.12471","ISSN":"1054-6006","abstract":"The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Oceanography","id":"ITEM-2","issue":"3","issued":{"date-parts":[["2020"]]},"page":"0-2","title":"Running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 Mckinnell et al., 2014)","plainTextFormattedCitation":"(James et al., 2020; Mckinnell et al., 2014)","previouslyFormattedCitation":"(James et al., 2020; Mckinnell et al., 2014)"},"properties":{"noteIndex":0},"schema":"https://github.com/citation-style-language/schema/raw/master/csl-citation.json"}</w:instrText>
      </w:r>
      <w:r w:rsidR="00776754">
        <w:rPr>
          <w:rFonts w:eastAsia="Times New Roman" w:cstheme="minorHAnsi"/>
          <w:color w:val="000000"/>
          <w:lang w:val="en-CA"/>
        </w:rPr>
        <w:fldChar w:fldCharType="separate"/>
      </w:r>
      <w:r w:rsidR="00776754" w:rsidRPr="00776754">
        <w:rPr>
          <w:rFonts w:eastAsia="Times New Roman" w:cstheme="minorHAnsi"/>
          <w:noProof/>
          <w:color w:val="000000"/>
          <w:lang w:val="en-CA"/>
        </w:rPr>
        <w:t>(James et al., 2020; Mckinnell et al., 2014)</w:t>
      </w:r>
      <w:ins w:id="112" w:author="Vanessa Fladmark" w:date="2020-05-26T16:49:00Z">
        <w:r w:rsidR="00776754">
          <w:rPr>
            <w:rFonts w:eastAsia="Times New Roman" w:cstheme="minorHAnsi"/>
            <w:color w:val="000000"/>
            <w:lang w:val="en-CA"/>
          </w:rPr>
          <w:fldChar w:fldCharType="end"/>
        </w:r>
      </w:ins>
      <w:ins w:id="113" w:author="Vanessa Fladmark" w:date="2020-05-19T10:20:00Z">
        <w:r w:rsidR="00814F85">
          <w:rPr>
            <w:rFonts w:eastAsia="Times New Roman" w:cstheme="minorHAnsi"/>
            <w:color w:val="000000"/>
            <w:lang w:val="en-CA"/>
          </w:rPr>
          <w:t xml:space="preserve">. Since pink and chum salmon </w:t>
        </w:r>
      </w:ins>
      <w:ins w:id="114" w:author="Vanessa Fladmark" w:date="2020-05-19T10:21:00Z">
        <w:r w:rsidR="00814F85">
          <w:rPr>
            <w:rFonts w:eastAsia="Times New Roman" w:cstheme="minorHAnsi"/>
            <w:color w:val="000000"/>
            <w:lang w:val="en-CA"/>
          </w:rPr>
          <w:t>have similar foraging and migration</w:t>
        </w:r>
      </w:ins>
      <w:ins w:id="115" w:author="Vanessa Fladmark" w:date="2020-05-19T10:24:00Z">
        <w:r w:rsidR="00814F85">
          <w:rPr>
            <w:rFonts w:eastAsia="Times New Roman" w:cstheme="minorHAnsi"/>
            <w:color w:val="000000"/>
            <w:lang w:val="en-CA"/>
          </w:rPr>
          <w:t xml:space="preserve"> </w:t>
        </w:r>
      </w:ins>
      <w:ins w:id="116" w:author="Vanessa Fladmark" w:date="2020-05-19T10:26:00Z">
        <w:r w:rsidR="00814F85">
          <w:rPr>
            <w:rFonts w:eastAsia="Times New Roman" w:cstheme="minorHAnsi"/>
            <w:color w:val="000000"/>
            <w:lang w:val="en-CA"/>
          </w:rPr>
          <w:t xml:space="preserve">as </w:t>
        </w:r>
      </w:ins>
      <w:ins w:id="117" w:author="Vanessa Fladmark" w:date="2020-05-19T10:24:00Z">
        <w:r w:rsidR="00814F85">
          <w:rPr>
            <w:rFonts w:eastAsia="Times New Roman" w:cstheme="minorHAnsi"/>
            <w:color w:val="000000"/>
            <w:lang w:val="en-CA"/>
          </w:rPr>
          <w:t>sockeye</w:t>
        </w:r>
      </w:ins>
      <w:ins w:id="118" w:author="Vanessa Fladmark" w:date="2020-05-19T10:21:00Z">
        <w:r w:rsidR="00814F85">
          <w:rPr>
            <w:rFonts w:eastAsia="Times New Roman" w:cstheme="minorHAnsi"/>
            <w:color w:val="000000"/>
            <w:lang w:val="en-CA"/>
          </w:rPr>
          <w:t xml:space="preserve">, </w:t>
        </w:r>
      </w:ins>
      <w:ins w:id="119" w:author="Vanessa Fladmark" w:date="2020-05-19T10:25:00Z">
        <w:r w:rsidR="00814F85">
          <w:rPr>
            <w:rFonts w:eastAsia="Times New Roman" w:cstheme="minorHAnsi"/>
            <w:color w:val="000000"/>
            <w:lang w:val="en-CA"/>
          </w:rPr>
          <w:t>pink and chum</w:t>
        </w:r>
      </w:ins>
      <w:ins w:id="120" w:author="Vanessa Fladmark" w:date="2020-05-19T10:21:00Z">
        <w:r w:rsidR="00814F85">
          <w:rPr>
            <w:rFonts w:eastAsia="Times New Roman" w:cstheme="minorHAnsi"/>
            <w:color w:val="000000"/>
            <w:lang w:val="en-CA"/>
          </w:rPr>
          <w:t xml:space="preserve"> </w:t>
        </w:r>
      </w:ins>
      <w:ins w:id="121" w:author="Vanessa Fladmark" w:date="2020-05-19T10:25:00Z">
        <w:r w:rsidR="00814F85">
          <w:rPr>
            <w:rFonts w:eastAsia="Times New Roman" w:cstheme="minorHAnsi"/>
            <w:color w:val="000000"/>
            <w:lang w:val="en-CA"/>
          </w:rPr>
          <w:t xml:space="preserve">likely </w:t>
        </w:r>
      </w:ins>
      <w:ins w:id="122" w:author="Vanessa Fladmark" w:date="2020-05-19T10:21:00Z">
        <w:r w:rsidR="00814F85">
          <w:rPr>
            <w:rFonts w:eastAsia="Times New Roman" w:cstheme="minorHAnsi"/>
            <w:color w:val="000000"/>
            <w:lang w:val="en-CA"/>
          </w:rPr>
          <w:t xml:space="preserve">also experience </w:t>
        </w:r>
      </w:ins>
      <w:ins w:id="123" w:author="Vanessa Fladmark" w:date="2020-05-19T10:23:00Z">
        <w:r w:rsidR="00814F85">
          <w:rPr>
            <w:rFonts w:eastAsia="Times New Roman" w:cstheme="minorHAnsi"/>
            <w:color w:val="000000"/>
            <w:lang w:val="en-CA"/>
          </w:rPr>
          <w:t>th</w:t>
        </w:r>
      </w:ins>
      <w:ins w:id="124" w:author="Vanessa Fladmark" w:date="2020-05-19T10:24:00Z">
        <w:r w:rsidR="00814F85">
          <w:rPr>
            <w:rFonts w:eastAsia="Times New Roman" w:cstheme="minorHAnsi"/>
            <w:color w:val="000000"/>
            <w:lang w:val="en-CA"/>
          </w:rPr>
          <w:t>is</w:t>
        </w:r>
      </w:ins>
      <w:ins w:id="125" w:author="Vanessa Fladmark" w:date="2020-05-19T10:21:00Z">
        <w:r w:rsidR="00814F85">
          <w:rPr>
            <w:rFonts w:eastAsia="Times New Roman" w:cstheme="minorHAnsi"/>
            <w:color w:val="000000"/>
            <w:lang w:val="en-CA"/>
          </w:rPr>
          <w:t xml:space="preserve"> gauntlet, impact</w:t>
        </w:r>
      </w:ins>
      <w:ins w:id="126" w:author="Vanessa Fladmark" w:date="2020-05-19T10:22:00Z">
        <w:r w:rsidR="00814F85">
          <w:rPr>
            <w:rFonts w:eastAsia="Times New Roman" w:cstheme="minorHAnsi"/>
            <w:color w:val="000000"/>
            <w:lang w:val="en-CA"/>
          </w:rPr>
          <w:t xml:space="preserve">ing </w:t>
        </w:r>
      </w:ins>
      <w:ins w:id="127" w:author="Vanessa Fladmark" w:date="2020-05-19T10:24:00Z">
        <w:r w:rsidR="00814F85">
          <w:rPr>
            <w:rFonts w:eastAsia="Times New Roman" w:cstheme="minorHAnsi"/>
            <w:color w:val="000000"/>
            <w:lang w:val="en-CA"/>
          </w:rPr>
          <w:t>competi</w:t>
        </w:r>
      </w:ins>
      <w:ins w:id="128" w:author="Vanessa Fladmark" w:date="2020-05-19T10:25:00Z">
        <w:r w:rsidR="00814F85">
          <w:rPr>
            <w:rFonts w:eastAsia="Times New Roman" w:cstheme="minorHAnsi"/>
            <w:color w:val="000000"/>
            <w:lang w:val="en-CA"/>
          </w:rPr>
          <w:t>tion,</w:t>
        </w:r>
      </w:ins>
      <w:ins w:id="129" w:author="Vanessa Fladmark" w:date="2020-05-19T10:21:00Z">
        <w:r w:rsidR="00814F85">
          <w:rPr>
            <w:rFonts w:eastAsia="Times New Roman" w:cstheme="minorHAnsi"/>
            <w:color w:val="000000"/>
            <w:lang w:val="en-CA"/>
          </w:rPr>
          <w:t xml:space="preserve"> growth and survival</w:t>
        </w:r>
      </w:ins>
      <w:ins w:id="130" w:author="Vanessa Fladmark" w:date="2020-05-19T10:22:00Z">
        <w:r w:rsidR="00814F85">
          <w:rPr>
            <w:rFonts w:eastAsia="Times New Roman" w:cstheme="minorHAnsi"/>
            <w:color w:val="000000"/>
            <w:lang w:val="en-CA"/>
          </w:rPr>
          <w:t>.</w:t>
        </w:r>
      </w:ins>
      <w:ins w:id="131" w:author="Vanessa Fladmark" w:date="2020-05-19T10:27:00Z">
        <w:r w:rsidR="00814F85">
          <w:rPr>
            <w:rFonts w:eastAsia="Times New Roman" w:cstheme="minorHAnsi"/>
            <w:color w:val="000000"/>
            <w:lang w:val="en-CA"/>
          </w:rPr>
          <w:t xml:space="preserve"> </w:t>
        </w:r>
      </w:ins>
      <w:r>
        <w:rPr>
          <w:rFonts w:eastAsia="Times New Roman" w:cstheme="minorHAnsi"/>
          <w:color w:val="000000"/>
          <w:lang w:val="en-CA"/>
        </w:rPr>
        <w:t xml:space="preserve">Along this route situated between Vancouver Island and mainland B.C., salmon then migrate through Queen Charlotte Strait, where they may be able to </w:t>
      </w:r>
      <w:ins w:id="132" w:author="evgeny" w:date="2020-05-18T12:20:00Z">
        <w:r w:rsidR="005F1EA6">
          <w:rPr>
            <w:rFonts w:eastAsia="Times New Roman" w:cstheme="minorHAnsi"/>
            <w:color w:val="000000"/>
            <w:lang w:val="en-CA"/>
          </w:rPr>
          <w:t xml:space="preserve">forage successfully and </w:t>
        </w:r>
      </w:ins>
      <w:r>
        <w:rPr>
          <w:rFonts w:eastAsia="Times New Roman" w:cstheme="minorHAnsi"/>
          <w:color w:val="000000"/>
          <w:lang w:val="en-CA"/>
        </w:rPr>
        <w:t>replenish</w:t>
      </w:r>
      <w:ins w:id="133" w:author="Vanessa Fladmark" w:date="2020-05-19T09:57:00Z">
        <w:r w:rsidR="00ED6720">
          <w:rPr>
            <w:rFonts w:eastAsia="Times New Roman" w:cstheme="minorHAnsi"/>
            <w:color w:val="000000"/>
            <w:lang w:val="en-CA"/>
          </w:rPr>
          <w:t xml:space="preserve"> from</w:t>
        </w:r>
      </w:ins>
      <w:r>
        <w:rPr>
          <w:rFonts w:eastAsia="Times New Roman" w:cstheme="minorHAnsi"/>
          <w:color w:val="000000"/>
          <w:lang w:val="en-CA"/>
        </w:rPr>
        <w:t xml:space="preserve"> </w:t>
      </w:r>
      <w:ins w:id="134" w:author="evgeny" w:date="2020-05-18T12:20:00Z">
        <w:r w:rsidR="005F1EA6">
          <w:rPr>
            <w:rFonts w:eastAsia="Times New Roman" w:cstheme="minorHAnsi"/>
            <w:color w:val="000000"/>
            <w:lang w:val="en-CA"/>
          </w:rPr>
          <w:t xml:space="preserve">experienced </w:t>
        </w:r>
      </w:ins>
      <w:del w:id="135" w:author="evgeny" w:date="2020-05-18T12:20:00Z">
        <w:r w:rsidDel="005F1EA6">
          <w:rPr>
            <w:rFonts w:eastAsia="Times New Roman" w:cstheme="minorHAnsi"/>
            <w:color w:val="000000"/>
            <w:lang w:val="en-CA"/>
          </w:rPr>
          <w:delText xml:space="preserve">and </w:delText>
        </w:r>
      </w:del>
      <w:ins w:id="136" w:author="evgeny" w:date="2020-05-18T12:20:00Z">
        <w:r w:rsidR="005F1EA6">
          <w:rPr>
            <w:rFonts w:eastAsia="Times New Roman" w:cstheme="minorHAnsi"/>
            <w:color w:val="000000"/>
            <w:lang w:val="en-CA"/>
          </w:rPr>
          <w:t>food shortage</w:t>
        </w:r>
      </w:ins>
      <w:ins w:id="137" w:author="evgeny" w:date="2020-05-18T12:21:00Z">
        <w:r w:rsidR="005F1EA6">
          <w:rPr>
            <w:rFonts w:eastAsia="Times New Roman" w:cstheme="minorHAnsi"/>
            <w:color w:val="000000"/>
            <w:lang w:val="en-CA"/>
          </w:rPr>
          <w:t>s</w:t>
        </w:r>
      </w:ins>
      <w:ins w:id="138" w:author="Vanessa Fladmark" w:date="2020-05-19T09:57:00Z">
        <w:r w:rsidR="00ED6720">
          <w:rPr>
            <w:rFonts w:eastAsia="Times New Roman" w:cstheme="minorHAnsi"/>
            <w:color w:val="000000"/>
            <w:lang w:val="en-CA"/>
          </w:rPr>
          <w:t xml:space="preserve"> </w:t>
        </w:r>
      </w:ins>
      <w:del w:id="139" w:author="evgeny" w:date="2020-05-18T12:20:00Z">
        <w:r w:rsidDel="005F1EA6">
          <w:rPr>
            <w:rFonts w:eastAsia="Times New Roman" w:cstheme="minorHAnsi"/>
            <w:color w:val="000000"/>
            <w:lang w:val="en-CA"/>
          </w:rPr>
          <w:delText>forage successfully</w:delText>
        </w:r>
        <w:r w:rsidR="00FA68F1" w:rsidDel="005F1EA6">
          <w:rPr>
            <w:rFonts w:eastAsia="Times New Roman" w:cstheme="minorHAnsi"/>
            <w:color w:val="000000"/>
            <w:lang w:val="en-CA"/>
          </w:rPr>
          <w:delText xml:space="preserve"> </w:delText>
        </w:r>
      </w:del>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{"citationItems":[{"id":"ITEM-1","itemData":{"abstract":"This report summarizes physical and lower trophic level data collected in Hecate Strait and Queen Charlotte Sound. The purpose is to: 1) organize those portions of the physical, water chemistry, phytoplankton, and zooplankton data base which will be required for the development of lower trophic level simulation models for Hecate Strait, 2) summarize appropriate lower trophic level data (physical, water chemistry, phytoplankton, and zooplankton) to produce best estimates of interannual and decadal seasonal patterns, and 3) quantify the extent of spatial variability that may exist within the Hecate Strait Region. The report is laid out in four sections: 1) physical climatic and oceanographic factors, 2) nutrients, 3) chlorophyll and primary production, and 4) zooplankton. There was considerable between-site variability in precipitation (wetter along the mainland coast); sunlight (more hours of bright sunlight in southern Queen Charlotte Sound and northwestern Hecate Strait); sea surface temperatures (cooler near Queen Charlotte Strait); and sea surface salinity (fresher near the mainland coast). There were also some striking long-term trends and low frequency oscillations in physical conditions. In general, the data suggest that global warming has significantly increased winter and spring temperatures, but not summer or fall temperatures in the region. There were no between-site (Dixon Entrance, Hecate Strait, and Queen Charlotte Sound) differences in nutrient concentrations. During the summer, the depth of the upper wind- mixed layer varied between 10 to 30 m, and summer concentrations of NO3 , PO4 and SiO2 were low between 0-5 m, about doubled between 5-15 m and then gradually increased with water depth. Winter concentrations were higher than in the summer. Chlorophyll a concentrations measured from surface waters (&lt;10 m deep) at three locations (Dixon Entrance, Hecate Strait, and Queen Charlotte Sound) were similar between years and between sites. During the summer, surface (0-20 m) chlorophyll a concentrations averaged about 2 µg·L-1, increased significantly between 20-30 m and decreased below 30-40 m. During the winter, chlorophyll a concentrations were consistently much lower. Zooplankton biomasses from Hecate Strait and Queen Charlotte Sound were statistically similar and higher than from Dixon Entrance. Long-term time trends for the years 1957-2001 suggested that some of the variability in zooplankton biomass may have been related to the periodici…","author":[{"dropping-particle":"","family":"Mcqueen","given":"D.","non-dropping-particle":"","parse-names":false,"suffix":""},{"dropping-particle":"","family":"Ware","given":"D.","non-dropping-particle":"","parse-names":false,"suffix":""}],"id":"ITEM-1","issued":{"date-parts":[["2006"]]},"page":"133","title":"Handbook of Physical, Chemical, Phytoplankton, and Zooplankton Data from Hecate Strait, Dixon Entrance, Goose Island Bank and Queen Charlotte Sound","type":"article-journal"},"uris":["http://www.mendeley.com/documents/?uuid=15fa1a49-3852-41fa-b118-09c43bf7b53d"]}],"mendeley":{"formattedCitation":"(Mcqueen &amp; Ware, 2006)","plainTextFormattedCitation":"(Mcqueen &amp; Ware, 2006)","previouslyFormattedCitation":"(Mcqueen &amp; Ware, 2006)"},"properties":{"noteIndex":0},"schema":"https://github.com/citation-style-language/schema/raw/master/csl-citation.json"}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(Mcqueen &amp; Ware, 2006)</w:t>
      </w:r>
      <w:r w:rsidR="00674289">
        <w:rPr>
          <w:rStyle w:val="FootnoteReference"/>
          <w:rFonts w:eastAsia="Times New Roman" w:cstheme="minorHAnsi"/>
          <w:color w:val="000000"/>
          <w:lang w:val="en-CA"/>
        </w:rPr>
        <w:fldChar w:fldCharType="end"/>
      </w:r>
      <w:r>
        <w:rPr>
          <w:rFonts w:eastAsia="Times New Roman" w:cstheme="minorHAnsi"/>
          <w:color w:val="000000"/>
          <w:lang w:val="en-CA"/>
        </w:rPr>
        <w:t xml:space="preserve">. </w:t>
      </w:r>
    </w:p>
    <w:p w14:paraId="640B29C8" w14:textId="77777777" w:rsidR="000D2776" w:rsidRDefault="000D2776" w:rsidP="00266C78">
      <w:pPr>
        <w:spacing w:line="480" w:lineRule="auto"/>
        <w:rPr>
          <w:rFonts w:eastAsia="Times New Roman" w:cstheme="minorHAnsi"/>
          <w:color w:val="000000"/>
          <w:lang w:val="en-CA"/>
        </w:rPr>
      </w:pPr>
    </w:p>
    <w:p w14:paraId="1B4EB8C6" w14:textId="11237822" w:rsidR="000D2776" w:rsidRPr="0046516F" w:rsidRDefault="000D2776" w:rsidP="00266C78">
      <w:pPr>
        <w:spacing w:line="480" w:lineRule="auto"/>
        <w:rPr>
          <w:rFonts w:eastAsia="Times New Roman" w:cstheme="minorHAnsi"/>
          <w:lang w:val="en-CA"/>
        </w:rPr>
      </w:pPr>
      <w:r>
        <w:rPr>
          <w:rFonts w:eastAsia="Times New Roman" w:cstheme="minorHAnsi"/>
          <w:color w:val="000000"/>
          <w:lang w:val="en-CA"/>
        </w:rPr>
        <w:tab/>
      </w:r>
      <w:commentRangeStart w:id="140"/>
      <w:r w:rsidRPr="003C4653">
        <w:rPr>
          <w:rFonts w:eastAsia="Times New Roman" w:cstheme="minorHAnsi"/>
          <w:color w:val="000000"/>
          <w:lang w:val="en-CA"/>
        </w:rPr>
        <w:t>The</w:t>
      </w:r>
      <w:commentRangeEnd w:id="140"/>
      <w:r w:rsidR="00245286">
        <w:rPr>
          <w:rStyle w:val="CommentReference"/>
        </w:rPr>
        <w:commentReference w:id="140"/>
      </w:r>
      <w:r w:rsidRPr="003C4653">
        <w:rPr>
          <w:rFonts w:eastAsia="Times New Roman" w:cstheme="minorHAnsi"/>
          <w:color w:val="000000"/>
          <w:lang w:val="en-CA"/>
        </w:rPr>
        <w:t xml:space="preserve"> conditions salmon encounter in this region of B.C. will likely be</w:t>
      </w:r>
      <w:ins w:id="141" w:author="Vanessa Fladmark" w:date="2020-05-25T09:35:00Z">
        <w:r w:rsidR="00804ABE">
          <w:rPr>
            <w:rFonts w:eastAsia="Times New Roman" w:cstheme="minorHAnsi"/>
            <w:color w:val="000000"/>
            <w:lang w:val="en-CA"/>
          </w:rPr>
          <w:t xml:space="preserve"> </w:t>
        </w:r>
      </w:ins>
      <w:ins w:id="142" w:author="Vanessa Fladmark" w:date="2020-05-25T09:36:00Z">
        <w:r w:rsidR="00804ABE">
          <w:rPr>
            <w:rFonts w:eastAsia="Times New Roman" w:cstheme="minorHAnsi"/>
            <w:color w:val="000000"/>
            <w:lang w:val="en-CA"/>
          </w:rPr>
          <w:t xml:space="preserve">representative of </w:t>
        </w:r>
      </w:ins>
      <w:commentRangeStart w:id="143"/>
      <w:del w:id="144" w:author="Vanessa Fladmark" w:date="2020-05-25T09:35:00Z">
        <w:r w:rsidRPr="003C4653" w:rsidDel="00804ABE">
          <w:rPr>
            <w:rFonts w:eastAsia="Times New Roman" w:cstheme="minorHAnsi"/>
            <w:color w:val="000000"/>
            <w:lang w:val="en-CA"/>
          </w:rPr>
          <w:delText xml:space="preserve"> comparable to</w:delText>
        </w:r>
        <w:commentRangeEnd w:id="143"/>
        <w:r w:rsidR="00245286" w:rsidDel="00804ABE">
          <w:rPr>
            <w:rStyle w:val="CommentReference"/>
          </w:rPr>
          <w:commentReference w:id="143"/>
        </w:r>
        <w:r w:rsidRPr="003C4653" w:rsidDel="00804ABE">
          <w:rPr>
            <w:rFonts w:eastAsia="Times New Roman" w:cstheme="minorHAnsi"/>
            <w:color w:val="000000"/>
            <w:lang w:val="en-CA"/>
          </w:rPr>
          <w:delText xml:space="preserve"> </w:delText>
        </w:r>
      </w:del>
      <w:r w:rsidRPr="003C4653">
        <w:rPr>
          <w:rFonts w:eastAsia="Times New Roman" w:cstheme="minorHAnsi"/>
          <w:color w:val="000000"/>
          <w:lang w:val="en-CA"/>
        </w:rPr>
        <w:t>environments they will continue to migrate through, along the coast into the Gulf of Alaska</w:t>
      </w:r>
      <w:r w:rsidR="001E4D0E">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{"citationItems":[{"id":"ITEM-1","itemData":{"author":[{"dropping-particle":"","family":"Brodeur","given":"Richard D. a","non-dropping-particle":"","parse-names":false,"suffix":""},{"dropping-particle":"","family":"Daly","given":"Elizabeth A.","non-dropping-particle":"","parse-names":false,"suffix":""},{"dropping-particle":"V.","family":"Sturdevant","given":"Molly","non-dropping-particle":"","parse-names":false,"suffix":""},{"dropping-particle":"","family":"Miller","given":"Todd W.","non-dropping-particle":"","parse-names":false,"suffix":""},{"dropping-particle":"","family":"Moss","given":"Jamal H.","non-dropping-particle":"","parse-names":false,"suffix":""},{"dropping-particle":"","family":"Thiess","given":"Mary E.","non-dropping-particle":"","parse-names":false,"suffix":""},{"dropping-particle":"","family":"Trudel","given":"Marc","non-dropping-particle":"","parse-names":false,"suffix":""},{"dropping-particle":"","family":"Weitkamp","given":"Laurie A.","non-dropping-particle":"","parse-names":false,"suffix":""},{"dropping-particle":"","family":"Armstrong","given":"Janet","non-dropping-particle":"","parse-names":false,"suffix":""},{"dropping-particle":"","family":"Norton","given":"Elizabeth C.","non-dropping-particle":"","parse-names":false,"suffix":""}],"container-title":"American Fisheries Society Symposium","id":"ITEM-1","issue":"February 2015","issued":{"date-parts":[["2007"]]},"page":"183","title":"Regional comparisons of juvenile salmon feeding in coastal marine waters off the West Coast of North America","type":"article-journal","volume":"57"},"uris":["http://www.mendeley.com/documents/?uuid=a58c203a-2ec5-4048-847b-1688919c7394"]}],"mendeley":{"formattedCitation":"(R. D. a Brodeur et al., 2007)","plainTextFormattedCitation":"(R. D. a Brodeur et al., 2007)","previouslyFormattedCitation":"(R. D. a Brodeur et al., 2007)"},"properties":{"noteIndex":0},"schema":"https://github.com/citation-style-language/schema/raw/master/csl-citation.json"}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1215CF" w:rsidRPr="001215CF">
        <w:rPr>
          <w:rFonts w:eastAsia="Times New Roman" w:cstheme="minorHAnsi"/>
          <w:bCs/>
          <w:noProof/>
          <w:color w:val="000000"/>
        </w:rPr>
        <w:t>(R. D. a Brodeur et al., 2007)</w:t>
      </w:r>
      <w:r w:rsidR="00674289">
        <w:rPr>
          <w:rStyle w:val="FootnoteReference"/>
          <w:rFonts w:eastAsia="Times New Roman" w:cstheme="minorHAnsi"/>
          <w:color w:val="000000"/>
          <w:lang w:val="en-CA"/>
        </w:rPr>
        <w:fldChar w:fldCharType="end"/>
      </w:r>
      <w:r w:rsidR="001E4D0E">
        <w:rPr>
          <w:rFonts w:eastAsia="Times New Roman" w:cstheme="minorHAnsi"/>
          <w:color w:val="000000"/>
          <w:lang w:val="en-CA"/>
        </w:rPr>
        <w:t xml:space="preserve">. </w:t>
      </w:r>
      <w:ins w:id="145" w:author="Vanessa Fladmark" w:date="2020-05-25T14:00:00Z">
        <w:r w:rsidR="00F65A95">
          <w:rPr>
            <w:rFonts w:eastAsia="Times New Roman" w:cstheme="minorHAnsi"/>
            <w:color w:val="000000"/>
            <w:lang w:val="en-CA"/>
          </w:rPr>
          <w:t xml:space="preserve">For example, Southeast Alaska has </w:t>
        </w:r>
      </w:ins>
      <w:ins w:id="146" w:author="Vanessa Fladmark" w:date="2020-05-25T14:02:00Z">
        <w:r w:rsidR="00F65A95">
          <w:rPr>
            <w:rFonts w:eastAsia="Times New Roman" w:cstheme="minorHAnsi"/>
            <w:color w:val="000000"/>
            <w:lang w:val="en-CA"/>
          </w:rPr>
          <w:t xml:space="preserve">a </w:t>
        </w:r>
      </w:ins>
      <w:ins w:id="147" w:author="Vanessa Fladmark" w:date="2020-05-25T14:00:00Z">
        <w:r w:rsidR="00F65A95">
          <w:rPr>
            <w:rFonts w:eastAsia="Times New Roman" w:cstheme="minorHAnsi"/>
            <w:color w:val="000000"/>
            <w:lang w:val="en-CA"/>
          </w:rPr>
          <w:t xml:space="preserve">similar </w:t>
        </w:r>
      </w:ins>
      <w:ins w:id="148" w:author="Vanessa Fladmark" w:date="2020-05-25T14:01:00Z">
        <w:r w:rsidR="00F65A95">
          <w:rPr>
            <w:rFonts w:eastAsia="Times New Roman" w:cstheme="minorHAnsi"/>
            <w:color w:val="000000"/>
            <w:lang w:val="en-CA"/>
          </w:rPr>
          <w:t xml:space="preserve">coastal oceanography, with inlets, channels, archipelagos, and high amounts of tidal mixing </w:t>
        </w:r>
      </w:ins>
      <w:ins w:id="149" w:author="Vanessa Fladmark" w:date="2020-05-25T14:02:00Z">
        <w:r w:rsidR="00F65A95">
          <w:rPr>
            <w:rFonts w:eastAsia="Times New Roman" w:cstheme="minorHAnsi"/>
            <w:color w:val="000000"/>
            <w:lang w:val="en-CA"/>
          </w:rPr>
          <w:t>that can influence salmon diets</w:t>
        </w:r>
      </w:ins>
      <w:ins w:id="150" w:author="Vanessa Fladmark" w:date="2020-06-02T10:10:00Z">
        <w:r w:rsidR="001215CF">
          <w:rPr>
            <w:rFonts w:eastAsia="Times New Roman" w:cstheme="minorHAnsi"/>
            <w:color w:val="000000"/>
            <w:lang w:val="en-CA"/>
          </w:rPr>
          <w:t xml:space="preserve"> </w:t>
        </w:r>
      </w:ins>
      <w:ins w:id="151" w:author="Vanessa Fladmark" w:date="2020-06-02T10:12:00Z">
        <w:r w:rsidR="001215CF">
          <w:rPr>
            <w:rFonts w:eastAsia="Times New Roman" w:cstheme="minorHAnsi"/>
            <w:color w:val="000000"/>
            <w:lang w:val="en-CA"/>
          </w:rPr>
          <w:fldChar w:fldCharType="begin" w:fldLock="1"/>
        </w:r>
      </w:ins>
      <w:r w:rsidR="001215CF">
        <w:rPr>
          <w:rFonts w:eastAsia="Times New Roman" w:cstheme="minorHAnsi"/>
          <w:color w:val="000000"/>
          <w:lang w:val="en-CA"/>
        </w:rPr>
        <w:instrText>ADDIN CSL_CITATION {"citationItems":[{"id":"ITEM-1","itemData":{"DOI":"10.1111/j.1365-2699.2008.01994.x","ISSN":"03050270","abstract":"We provide an overview of the physical oceanographic and geological processes that affect marine biological habitats and production in the marine waters throughout the archipelago and continental shelf of Southeast Alaska. Given the paucity of regional data, our overview summarizes work done in adjacent regions of the Gulf of Alaska shelf and basin, and draws on research carried out in similar settings elsewhere. The geological setting, which critically influences the regional meteorology and oceanography, includes a narrow continental shelf, deep channels that permeate the archipelago, fjords, glaciers and a rugged, mountainous coast. The large-scale meteorology is influenced primarily by seasonal variations in the intensity and position of the Aleutian Low. Winds, freshwater runoff, tides and cross-shelf exchange control the regional oceanography. The large-scale flow field advects mass, heat, salt, nutrients and planktonic organisms northward from British Columbia (and even further south) to the northern Gulf of Alaska along the slope, shelf, and within the channels of Southeast Alaska. The deep channels permeating the island archipelago and narrow continental shelf facilitate communication between basin and interior waters. Water properties and flow fields are subject to large annual variations in response to similarly large variations in winds and coastal freshwater discharge. The complex geological setting leads to large spatial heterogeneity in the physical processes controlling the local circulation fields and mixing, thereby creating numerous and diverse marine biological habitats. These various circulation and mixing processes modify substantially Southeast Alaska water masses and thus influence marine ecosystem processes downstream over the northern and western Gulf of Alaska shelf. © 2008 Blackwell Publishing Ltd.","author":[{"dropping-particle":"","family":"Weingartner","given":"Thomas","non-dropping-particle":"","parse-names":false,"suffix":""},{"dropping-particle":"","family":"Eisner","given":"Lisa","non-dropping-particle":"","parse-names":false,"suffix":""},{"dropping-particle":"","family":"Eckert","given":"Ginny L.","non-dropping-particle":"","parse-names":false,"suffix":""},{"dropping-particle":"","family":"Danielson","given":"Seth","non-dropping-particle":"","parse-names":false,"suffix":""}],"container-title":"Journal of Biogeography","id":"ITEM-1","issue":"3","issued":{"date-parts":[["2009"]]},"page":"387-400","title":"Southeast Alaska: Oceanographic habitats and linkages","type":"article-journal","volume":"36"},"uris":["http://www.mendeley.com/documents/?uuid=b77842cb-8178-4e07-b63d-69559b0f0b41"]}],"mendeley":{"formattedCitation":"(Weingartner et al., 2009)","plainTextFormattedCitation":"(Weingartner et al., 2009)","previouslyFormattedCitation":"(Weingartner et al., 2009)"},"properties":{"noteIndex":0},"schema":"https://github.com/citation-style-language/schema/raw/master/csl-citation.json"}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(Weingartner et al., 2009)</w:t>
      </w:r>
      <w:ins w:id="152" w:author="Vanessa Fladmark" w:date="2020-06-02T10:12:00Z">
        <w:r w:rsidR="001215CF">
          <w:rPr>
            <w:rFonts w:eastAsia="Times New Roman" w:cstheme="minorHAnsi"/>
            <w:color w:val="000000"/>
            <w:lang w:val="en-CA"/>
          </w:rPr>
          <w:fldChar w:fldCharType="end"/>
        </w:r>
      </w:ins>
      <w:ins w:id="153" w:author="Vanessa Fladmark" w:date="2020-05-25T14:02:00Z">
        <w:r w:rsidR="00F65A95">
          <w:rPr>
            <w:rFonts w:eastAsia="Times New Roman" w:cstheme="minorHAnsi"/>
            <w:color w:val="000000"/>
            <w:lang w:val="en-CA"/>
          </w:rPr>
          <w:t>.</w:t>
        </w:r>
      </w:ins>
      <w:ins w:id="154" w:author="Vanessa Fladmark" w:date="2020-05-25T14:01:00Z">
        <w:r w:rsidR="00F65A95">
          <w:rPr>
            <w:rFonts w:eastAsia="Times New Roman" w:cstheme="minorHAnsi"/>
            <w:color w:val="000000"/>
            <w:lang w:val="en-CA"/>
          </w:rPr>
          <w:t xml:space="preserve"> </w:t>
        </w:r>
      </w:ins>
      <w:del w:id="155" w:author="Vanessa Fladmark" w:date="2020-05-25T14:00:00Z">
        <w:r w:rsidRPr="003C4653" w:rsidDel="00F65A95">
          <w:rPr>
            <w:rFonts w:eastAsia="Times New Roman" w:cstheme="minorHAnsi"/>
            <w:color w:val="000000"/>
            <w:lang w:val="en-CA"/>
          </w:rPr>
          <w:delText>Coastal ocean conditions can vary from high freshwater inputs to purely oceanic, sheltered inlets to exposed areas, rocky shores to eelgrass habitats and high to low productivity levels</w:delText>
        </w:r>
        <w:r w:rsidR="004A33F6" w:rsidDel="00F65A95">
          <w:rPr>
            <w:rFonts w:eastAsia="Times New Roman" w:cstheme="minorHAnsi"/>
            <w:color w:val="000000"/>
            <w:lang w:val="en-CA"/>
          </w:rPr>
          <w:delText xml:space="preserve"> </w:delText>
        </w:r>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{"citationItems":[{"id":"ITEM-1","itemData":{"DOI":"10.1016/j.dsr2.2019.06.007","ISSN":"09670645","abstract":"Ecologically important juvenile groundfishes and salmon co-occur in the upper water column of the eastern Gulf of Alaska during the summer, a period when growth is critical to their survival. We quantified fine-scale spatial and trophic overlap of juvenile groundfishes (arrowtooth flounder, Pacific cod, walleye pollock, and rockfish) and salmon (piscivorous coho and Chinook as well as planktivorous pink, chum, and sockeye) to examine trophic structuring and potential survival bottlenecks for these fishes in the Gulf of Alaska between 2010 and 2014. In general, juvenile groundfish catches had low coherence with station environmental variables with the exception that across the years, rockfish were correlated with deeper station bottom depths. Juvenile salmon catches were correlated with station environmental variables such as shallower station depth and where the pycnocline was closer to the surface, higher chlorophyll levels, and lower salinities. The overall fish community in 2011 was disorganized compared to 2010 and 2012–2014 based on higher ordination stress and had poorer environmental correlations. Fine-scale spatial overlap among juvenile groundfishes and salmon populations was highest in 2011 and 2012 and lowest in 2013 and 2014. Juvenile rockfish had the least spatial overlap with the juvenile salmon due to their offshore distribution. Fine-scale diet overlap between juvenile groundfishes and planktivorous juvenile salmon species ranged from 0% to 78%, was highest in 2012, and was lowest in 2011. Fine-scale diet overlap among juvenile groundfishes and piscivorous juvenile salmon occurred but was typically lower than that with planktivorous juvenile salmon. Additionally, juvenile groundfishes were directly consumed by juvenile salmon. Neither the abundance nor stomach fullness of the juvenile planktivorous groundfishes or salmon correlated with station-level zooplankton biomass in 2012–13, suggesting a lack of a resource bottleneck for these planktivores in these 2 years. Juvenile groundfishes were less frequently caught at stations where the highest catches of juvenile piscivorous salmon occurred, which could be due to predation. Overall, during years when juvenile groundfishes survival was high, juvenile salmon survival was also high, suggesting sufficient food resources in the GOA. Alternatively, when food resources are low in the GOA, as seen in 2011, competition for resources by groundfish and salmon was likely, and both appeared to be nega…","author":[{"dropping-particle":"","family":"Daly","given":"Elizabeth A.","non-dropping-particle":"","parse-names":false,"suffix":""},{"dropping-particle":"","family":"Moss","given":"Jamal H.","non-dropping-particle":"","parse-names":false,"suffix":""},{"dropping-particle":"","family":"Fergusson","given":"E.","non-dropping-particle":"","parse-names":false,"suffix":""},{"dropping-particle":"","family":"Brodeur","given":"Richard D.","non-dropping-particle":"","parse-names":false,"suffix":""}],"container-title":"Deep-Sea Research Part II: Topical Studies in Oceanography","id":"ITEM-1","issue":"June","issued":{"date-parts":[["2019"]]},"page":"150-162","publisher":"Elsevier Ltd","title":"Potential for resource competition between juvenile groundfishes and salmon in the eastern Gulf of Alaska","type":"article-journal","volume":"165"},"uris":["http://www.mendeley.com/documents/?uuid=ba5b6db6-98c4-460b-94ef-9c03998e3dd6"]}],"mendeley":{"formattedCitation":"(Daly, Moss, Fergusson, &amp; Brodeur, 2019)","plainTextFormattedCitation":"(Daly, Moss, Fergusson, &amp; Brodeur, 2019)","previouslyFormattedCitation":"(Daly, Moss, Fergusson, and Brodeur 2019)"},"properties":{"noteIndex":0},"schema":"https://github.com/citation-style-language/schema/raw/master/csl-citation.json"}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noProof/>
            <w:color w:val="000000"/>
            <w:lang w:val="en-CA"/>
          </w:rPr>
          <w:delText>(Daly, Moss, Fergusson, &amp; Brodeur, 2019)</w:delText>
        </w:r>
        <w:r w:rsidR="00674289" w:rsidDel="00F65A95">
          <w:rPr>
            <w:rStyle w:val="FootnoteReference"/>
            <w:rFonts w:eastAsia="Times New Roman" w:cstheme="minorHAnsi"/>
            <w:color w:val="000000"/>
            <w:lang w:val="en-CA"/>
          </w:rPr>
          <w:fldChar w:fldCharType="end"/>
        </w:r>
        <w:r w:rsidRPr="003C4653" w:rsidDel="00F65A95">
          <w:rPr>
            <w:rFonts w:eastAsia="Times New Roman" w:cstheme="minorHAnsi"/>
            <w:color w:val="000000"/>
            <w:lang w:val="en-CA"/>
          </w:rPr>
          <w:delText xml:space="preserve">. </w:delText>
        </w:r>
      </w:del>
      <w:r w:rsidRPr="003C4653">
        <w:rPr>
          <w:rFonts w:eastAsia="Times New Roman" w:cstheme="minorHAnsi"/>
          <w:color w:val="000000"/>
          <w:lang w:val="en-CA"/>
        </w:rPr>
        <w:t xml:space="preserve">Therefore, not only does the Discovery Islands and Johnstone Strait region represent an important section of the salmon migration route, but is a microcosm of coastal conditions, </w:t>
      </w:r>
      <w:ins w:id="156" w:author="Vanessa Fladmark" w:date="2020-05-25T14:03:00Z">
        <w:r w:rsidR="00F65A95">
          <w:rPr>
            <w:rFonts w:eastAsia="Times New Roman" w:cstheme="minorHAnsi"/>
            <w:color w:val="000000"/>
            <w:lang w:val="en-CA"/>
          </w:rPr>
          <w:t>and may represent a foraging challenge for pink and chum salmon</w:t>
        </w:r>
      </w:ins>
      <w:ins w:id="157" w:author="Vanessa Fladmark" w:date="2020-05-25T14:04:00Z">
        <w:r w:rsidR="00F65A95">
          <w:rPr>
            <w:rFonts w:eastAsia="Times New Roman" w:cstheme="minorHAnsi"/>
            <w:color w:val="000000"/>
            <w:lang w:val="en-CA"/>
          </w:rPr>
          <w:t xml:space="preserve">, that </w:t>
        </w:r>
      </w:ins>
      <w:ins w:id="158" w:author="Vanessa Fladmark" w:date="2020-05-27T10:10:00Z">
        <w:r w:rsidR="00912321">
          <w:rPr>
            <w:rFonts w:eastAsia="Times New Roman" w:cstheme="minorHAnsi"/>
            <w:color w:val="000000"/>
            <w:lang w:val="en-CA"/>
          </w:rPr>
          <w:t>c</w:t>
        </w:r>
      </w:ins>
      <w:ins w:id="159" w:author="Vanessa Fladmark" w:date="2020-05-25T14:04:00Z">
        <w:r w:rsidR="00F65A95">
          <w:rPr>
            <w:rFonts w:eastAsia="Times New Roman" w:cstheme="minorHAnsi"/>
            <w:color w:val="000000"/>
            <w:lang w:val="en-CA"/>
          </w:rPr>
          <w:t>ould impact their survival.</w:t>
        </w:r>
      </w:ins>
      <w:del w:id="160" w:author="Vanessa Fladmark" w:date="2020-05-25T14:03:00Z">
        <w:r w:rsidRPr="003C4653" w:rsidDel="00F65A95">
          <w:rPr>
            <w:rFonts w:eastAsia="Times New Roman" w:cstheme="minorHAnsi"/>
            <w:color w:val="000000"/>
            <w:lang w:val="en-CA"/>
          </w:rPr>
          <w:delText xml:space="preserve">transitioning from </w:delText>
        </w:r>
        <w:commentRangeStart w:id="161"/>
        <w:r w:rsidRPr="003C4653" w:rsidDel="00F65A95">
          <w:rPr>
            <w:rFonts w:eastAsia="Times New Roman" w:cstheme="minorHAnsi"/>
            <w:color w:val="000000"/>
            <w:lang w:val="en-CA"/>
          </w:rPr>
          <w:delText>warm, fresh, stratified channels</w:delText>
        </w:r>
        <w:commentRangeEnd w:id="161"/>
        <w:r w:rsidR="00245286" w:rsidDel="00F65A95">
          <w:rPr>
            <w:rStyle w:val="CommentReference"/>
          </w:rPr>
          <w:commentReference w:id="161"/>
        </w:r>
        <w:r w:rsidRPr="003C4653" w:rsidDel="00F65A95">
          <w:rPr>
            <w:rFonts w:eastAsia="Times New Roman" w:cstheme="minorHAnsi"/>
            <w:color w:val="000000"/>
            <w:lang w:val="en-CA"/>
          </w:rPr>
          <w:delText xml:space="preserve"> to a cold, saline, well-mixed, deep strait</w:delText>
        </w:r>
        <w:r w:rsidR="00DB6F78" w:rsidDel="00F65A95">
          <w:rPr>
            <w:rFonts w:eastAsia="Times New Roman" w:cstheme="minorHAnsi"/>
            <w:color w:val="000000"/>
            <w:lang w:val="en-CA"/>
          </w:rPr>
          <w:delText xml:space="preserve"> </w:delText>
        </w:r>
        <w:commentRangeStart w:id="162"/>
        <w:r w:rsidR="00674289" w:rsidDel="00F65A95">
          <w:rPr>
            <w:rStyle w:val="FootnoteReference"/>
            <w:rFonts w:eastAsia="Times New Roman" w:cstheme="minorHAnsi"/>
            <w:color w:val="000000"/>
            <w:lang w:val="en-CA"/>
          </w:rPr>
          <w:fldChar w:fldCharType="begin" w:fldLock="1"/>
        </w:r>
        <w:r w:rsidR="00DB41F8" w:rsidRPr="00F65A95" w:rsidDel="00F65A95">
          <w:rPr>
            <w:rFonts w:eastAsia="Times New Roman" w:cstheme="minorHAnsi"/>
            <w:color w:val="000000"/>
            <w:lang w:val="en-CA"/>
          </w:rPr>
          <w:delInstrText>ADDIN CSL_CITATION {"citationItems":[{"id":"ITEM-1","itemData":{"DOI":"10.1016/j.ocemod.2016.11.004","ISSN":"14635003","abstract":"The Salish Sea consisting of Puget Sound and Georgia Basin in U.S and Canadian waters has been the subject of several independent data collection and modeling studies. However, these interconnected basins and their hydrodynamic interactions have not received attention as a contiguous unit. The Strait of Juan de Fuca is the primary pathway through which Pacific Ocean water enters the Salish Sea but the role played by Johnstone Strait and the complex channels northeast of Vancouver Island, connecting the Salish Sea and the Pacific Ocean, on overall Salish Sea circulation has not been characterized. In this paper we present a modeling-based assessment of the two-layer circulation and transport through the multiple interconnected sub-basins within the Salish Sea including the effect of exchange via Johnstone Strait and Discovery Islands. The Salish Sea Model previously developed using the finite volume community ocean model (FVCOM) was expanded over the continental shelf for this assessment encircling Vancouver Island, including Discovery Islands, Johnstone Strait, Broughton Archipelago and the associated waterways. A computational technique was developed to allow summation of volume fluxes across arbitrary transects through unstructured finite volume cells. Tidally averaged volume fluxes were computed at multiple transects. The results were used to validate the classic model of Circulation in Embracing Sills for Puget Sound and to provide quantitative estimates of the lateral distribution of tidally averaged transport through the system. Sensitivity tests with and without exchanges through Johnstone Strait demonstrate that it is a pathway for Georgia Basin runoff and Fraser River water to exit the Salish Sea and for Pacific Ocean inflow. However the relative impact of this exchange on circulation and flushing in Puget Sound Basin is small.","author":[{"dropping-particle":"","family":"Khangaonkar","given":"Tarang","non-dropping-particle":"","parse-names":false,"suffix":""},{"dropping-particle":"","family":"Long","given":"Wen","non-dropping-particle":"","parse-names":false,"suffix":""},{"dropping-particle":"","family":"Xu","given":"Wenwei","non-dropping-particle":"","parse-names":false,"suffix":""}],"container-title":"Ocean Modelling","id":"ITEM-1","issued":{"date-parts":[["2017"]]},"page":"11-32","publisher":"Elsevier Ltd","title":"Assessment of circulation and inter-basin transport in the Salish Sea including Johnstone Strait and Discovery Islands pathways","type":"article-journal","volume":"109"},"uris":["http://www.mendeley.com/documents/?uuid=bfe0add7-ea6d-4607-9cd1-ae6d0d932d87"]}],"mendeley":{"formattedCitation":"(Khangaonkar et al., 2017)","plainTextFormattedCitation":"(Khangaonkar et al., 2017)","previouslyFormattedCitation":"(Khangaonkar, Long, and Xu 2017)"},"properties":{"noteIndex":0},"schema":"https://github.com/citation-style-language/schema/raw/master/csl-citation.json"}</w:delInstrText>
        </w:r>
        <w:r w:rsidR="00674289" w:rsidDel="00F65A95">
          <w:rPr>
            <w:rStyle w:val="FootnoteReference"/>
            <w:rFonts w:eastAsia="Times New Roman" w:cstheme="minorHAnsi"/>
            <w:color w:val="000000"/>
            <w:lang w:val="en-CA"/>
          </w:rPr>
          <w:fldChar w:fldCharType="separate"/>
        </w:r>
        <w:r w:rsidR="00DB41F8" w:rsidRPr="00F65A95" w:rsidDel="00F65A95">
          <w:rPr>
            <w:rFonts w:eastAsia="Times New Roman" w:cstheme="minorHAnsi"/>
            <w:bCs/>
            <w:noProof/>
            <w:color w:val="000000"/>
          </w:rPr>
          <w:delText>(Khangaonkar et al., 2017)</w:delText>
        </w:r>
        <w:r w:rsidR="00674289" w:rsidDel="00F65A95">
          <w:rPr>
            <w:rStyle w:val="FootnoteReference"/>
            <w:rFonts w:eastAsia="Times New Roman" w:cstheme="minorHAnsi"/>
            <w:color w:val="000000"/>
            <w:lang w:val="en-CA"/>
          </w:rPr>
          <w:fldChar w:fldCharType="end"/>
        </w:r>
        <w:commentRangeEnd w:id="162"/>
        <w:r w:rsidR="00245286" w:rsidDel="00F65A95">
          <w:rPr>
            <w:rStyle w:val="CommentReference"/>
          </w:rPr>
          <w:commentReference w:id="162"/>
        </w:r>
        <w:r w:rsidRPr="003C4653" w:rsidDel="00F65A95">
          <w:rPr>
            <w:rFonts w:eastAsia="Times New Roman" w:cstheme="minorHAnsi"/>
            <w:color w:val="000000"/>
            <w:lang w:val="en-CA"/>
          </w:rPr>
          <w:delText>.</w:delText>
        </w:r>
      </w:del>
    </w:p>
    <w:p w14:paraId="3613329C" w14:textId="77777777" w:rsidR="000D2776" w:rsidRDefault="000D2776" w:rsidP="00266C78">
      <w:pPr>
        <w:spacing w:line="480" w:lineRule="auto"/>
        <w:rPr>
          <w:rFonts w:eastAsia="Times New Roman" w:cstheme="minorHAnsi"/>
          <w:color w:val="000000"/>
          <w:lang w:val="en-CA"/>
        </w:rPr>
      </w:pPr>
    </w:p>
    <w:p w14:paraId="0A207490" w14:textId="20983264" w:rsidR="00C36020" w:rsidRPr="008D6D7B" w:rsidRDefault="000D2776" w:rsidP="00266C78">
      <w:pPr>
        <w:spacing w:line="480" w:lineRule="auto"/>
        <w:rPr>
          <w:ins w:id="163" w:author="Vanessa Fladmark" w:date="2020-05-25T17:22:00Z"/>
          <w:rFonts w:eastAsia="Times New Roman" w:cstheme="minorHAnsi"/>
          <w:color w:val="000000"/>
          <w:lang w:val="en-CA"/>
        </w:rPr>
      </w:pPr>
      <w:del w:id="164" w:author="Vanessa Fladmark" w:date="2020-05-25T17:35:00Z">
        <w:r w:rsidDel="00767845">
          <w:rPr>
            <w:rFonts w:eastAsia="Times New Roman" w:cstheme="minorHAnsi"/>
            <w:color w:val="000000"/>
            <w:lang w:val="en-CA"/>
          </w:rPr>
          <w:tab/>
          <w:delText>The purpose of this</w:delText>
        </w:r>
      </w:del>
      <w:ins w:id="165" w:author="Brian" w:date="2020-05-09T18:24:00Z">
        <w:del w:id="166" w:author="Vanessa Fladmark" w:date="2020-05-25T17:35:00Z">
          <w:r w:rsidR="00F53F3B" w:rsidDel="00767845">
            <w:rPr>
              <w:rFonts w:eastAsia="Times New Roman" w:cstheme="minorHAnsi"/>
              <w:color w:val="000000"/>
              <w:lang w:val="en-CA"/>
            </w:rPr>
            <w:delText>This</w:delText>
          </w:r>
        </w:del>
      </w:ins>
      <w:del w:id="167" w:author="Vanessa Fladmark" w:date="2020-05-25T17:35:00Z">
        <w:r w:rsidDel="00767845">
          <w:rPr>
            <w:rFonts w:eastAsia="Times New Roman" w:cstheme="minorHAnsi"/>
            <w:color w:val="000000"/>
            <w:lang w:val="en-CA"/>
          </w:rPr>
          <w:delText xml:space="preserve"> study </w:delText>
        </w:r>
      </w:del>
      <w:ins w:id="168" w:author="Brian" w:date="2020-05-09T18:24:00Z">
        <w:del w:id="169" w:author="Vanessa Fladmark" w:date="2020-05-25T17:35:00Z">
          <w:r w:rsidR="00F53F3B" w:rsidDel="00767845">
            <w:rPr>
              <w:rFonts w:eastAsia="Times New Roman" w:cstheme="minorHAnsi"/>
              <w:color w:val="000000"/>
              <w:lang w:val="en-CA"/>
            </w:rPr>
            <w:delText xml:space="preserve">aimed </w:delText>
          </w:r>
        </w:del>
      </w:ins>
      <w:del w:id="170" w:author="Vanessa Fladmark" w:date="2020-05-25T17:35:00Z">
        <w:r w:rsidDel="00767845">
          <w:rPr>
            <w:rFonts w:eastAsia="Times New Roman" w:cstheme="minorHAnsi"/>
            <w:color w:val="000000"/>
            <w:lang w:val="en-CA"/>
          </w:rPr>
          <w:delText xml:space="preserve">is </w:delText>
        </w:r>
      </w:del>
      <w:ins w:id="171" w:author="evgeny" w:date="2020-05-18T12:27:00Z">
        <w:del w:id="172" w:author="Vanessa Fladmark" w:date="2020-05-25T17:35:00Z">
          <w:r w:rsidR="00EE08B1" w:rsidDel="00767845">
            <w:rPr>
              <w:rFonts w:eastAsia="Times New Roman" w:cstheme="minorHAnsi"/>
              <w:color w:val="000000"/>
              <w:lang w:val="en-CA"/>
            </w:rPr>
            <w:delText xml:space="preserve">(a) </w:delText>
          </w:r>
        </w:del>
      </w:ins>
      <w:del w:id="173" w:author="Vanessa Fladmark" w:date="2020-05-25T17:35:00Z">
        <w:r w:rsidDel="00767845">
          <w:rPr>
            <w:rFonts w:eastAsia="Times New Roman" w:cstheme="minorHAnsi"/>
            <w:color w:val="000000"/>
            <w:lang w:val="en-CA"/>
          </w:rPr>
          <w:delText xml:space="preserve">to quantify </w:delText>
        </w:r>
      </w:del>
      <w:ins w:id="174" w:author="Brian" w:date="2020-05-06T09:33:00Z">
        <w:del w:id="175" w:author="Vanessa Fladmark" w:date="2020-05-25T17:35:00Z">
          <w:r w:rsidR="001F37CC" w:rsidDel="00767845">
            <w:rPr>
              <w:rFonts w:eastAsia="Times New Roman" w:cstheme="minorHAnsi"/>
              <w:color w:val="000000"/>
              <w:lang w:val="en-CA"/>
            </w:rPr>
            <w:delText xml:space="preserve">the </w:delText>
          </w:r>
        </w:del>
      </w:ins>
      <w:del w:id="176" w:author="Vanessa Fladmark" w:date="2020-05-25T17:35:00Z">
        <w:r w:rsidDel="00767845">
          <w:rPr>
            <w:rFonts w:eastAsia="Times New Roman" w:cstheme="minorHAnsi"/>
            <w:color w:val="000000"/>
            <w:lang w:val="en-CA"/>
          </w:rPr>
          <w:delText>diet</w:delText>
        </w:r>
      </w:del>
      <w:ins w:id="177" w:author="Brian" w:date="2020-05-06T09:33:00Z">
        <w:del w:id="178" w:author="Vanessa Fladmark" w:date="2020-05-25T17:35:00Z">
          <w:r w:rsidR="001F37CC" w:rsidDel="00767845">
            <w:rPr>
              <w:rFonts w:eastAsia="Times New Roman" w:cstheme="minorHAnsi"/>
              <w:color w:val="000000"/>
              <w:lang w:val="en-CA"/>
            </w:rPr>
            <w:delText>s</w:delText>
          </w:r>
        </w:del>
      </w:ins>
      <w:del w:id="179" w:author="Vanessa Fladmark" w:date="2020-05-25T17:35:00Z">
        <w:r w:rsidDel="00767845">
          <w:rPr>
            <w:rFonts w:eastAsia="Times New Roman" w:cstheme="minorHAnsi"/>
            <w:color w:val="000000"/>
            <w:lang w:val="en-CA"/>
          </w:rPr>
          <w:delText xml:space="preserve"> similarity between</w:delText>
        </w:r>
      </w:del>
      <w:ins w:id="180" w:author="Brian" w:date="2020-05-06T09:33:00Z">
        <w:del w:id="181" w:author="Vanessa Fladmark" w:date="2020-05-25T17:35:00Z">
          <w:r w:rsidR="001F37CC" w:rsidDel="00767845">
            <w:rPr>
              <w:rFonts w:eastAsia="Times New Roman" w:cstheme="minorHAnsi"/>
              <w:color w:val="000000"/>
              <w:lang w:val="en-CA"/>
            </w:rPr>
            <w:delText>of</w:delText>
          </w:r>
        </w:del>
      </w:ins>
      <w:del w:id="182" w:author="Vanessa Fladmark" w:date="2020-05-25T17:35:00Z">
        <w:r w:rsidDel="00767845">
          <w:rPr>
            <w:rFonts w:eastAsia="Times New Roman" w:cstheme="minorHAnsi"/>
            <w:color w:val="000000"/>
            <w:lang w:val="en-CA"/>
          </w:rPr>
          <w:delText xml:space="preserve"> juvenile pink and chum salmon across </w:delText>
        </w:r>
      </w:del>
      <w:ins w:id="183" w:author="Brian" w:date="2020-05-09T18:24:00Z">
        <w:del w:id="184" w:author="Vanessa Fladmark" w:date="2020-05-25T17:35:00Z">
          <w:r w:rsidR="00F53F3B" w:rsidDel="00767845">
            <w:rPr>
              <w:rFonts w:eastAsia="Times New Roman" w:cstheme="minorHAnsi"/>
              <w:color w:val="000000"/>
              <w:lang w:val="en-CA"/>
            </w:rPr>
            <w:delText xml:space="preserve">regions of </w:delText>
          </w:r>
        </w:del>
      </w:ins>
      <w:commentRangeStart w:id="185"/>
      <w:del w:id="186" w:author="Vanessa Fladmark" w:date="2020-05-25T17:35:00Z">
        <w:r w:rsidDel="00767845">
          <w:rPr>
            <w:rFonts w:eastAsia="Times New Roman" w:cstheme="minorHAnsi"/>
            <w:color w:val="000000"/>
            <w:lang w:val="en-CA"/>
          </w:rPr>
          <w:delText>high and low foraging opportunities</w:delText>
        </w:r>
      </w:del>
      <w:ins w:id="187" w:author="evgeny" w:date="2020-05-18T12:26:00Z">
        <w:del w:id="188" w:author="Vanessa Fladmark" w:date="2020-05-25T17:35:00Z">
          <w:r w:rsidR="00EE08B1" w:rsidDel="00767845">
            <w:rPr>
              <w:rFonts w:eastAsia="Times New Roman" w:cstheme="minorHAnsi"/>
              <w:color w:val="000000"/>
              <w:lang w:val="en-CA"/>
            </w:rPr>
            <w:delText>, describe their foraging strategies as well as trophic niches</w:delText>
          </w:r>
        </w:del>
      </w:ins>
      <w:ins w:id="189" w:author="evgeny" w:date="2020-05-18T12:22:00Z">
        <w:del w:id="190" w:author="Vanessa Fladmark" w:date="2020-05-25T17:35:00Z">
          <w:r w:rsidR="00EE08B1" w:rsidDel="00767845">
            <w:rPr>
              <w:rFonts w:eastAsia="Times New Roman" w:cstheme="minorHAnsi"/>
              <w:color w:val="000000"/>
              <w:lang w:val="en-CA"/>
            </w:rPr>
            <w:delText xml:space="preserve"> and</w:delText>
          </w:r>
        </w:del>
      </w:ins>
      <w:del w:id="191" w:author="Vanessa Fladmark" w:date="2020-05-25T17:35:00Z">
        <w:r w:rsidDel="00767845">
          <w:rPr>
            <w:rFonts w:eastAsia="Times New Roman" w:cstheme="minorHAnsi"/>
            <w:color w:val="000000"/>
            <w:lang w:val="en-CA"/>
          </w:rPr>
          <w:delText xml:space="preserve"> </w:delText>
        </w:r>
        <w:commentRangeEnd w:id="185"/>
        <w:r w:rsidR="001F37CC" w:rsidDel="00767845">
          <w:rPr>
            <w:rStyle w:val="CommentReference"/>
          </w:rPr>
          <w:commentReference w:id="185"/>
        </w:r>
        <w:commentRangeStart w:id="192"/>
        <w:r w:rsidDel="00767845">
          <w:rPr>
            <w:rFonts w:eastAsia="Times New Roman" w:cstheme="minorHAnsi"/>
            <w:color w:val="000000"/>
            <w:lang w:val="en-CA"/>
          </w:rPr>
          <w:delText xml:space="preserve">to </w:delText>
        </w:r>
      </w:del>
      <w:ins w:id="193" w:author="evgeny" w:date="2020-05-18T12:23:00Z">
        <w:del w:id="194" w:author="Vanessa Fladmark" w:date="2020-05-25T17:35:00Z">
          <w:r w:rsidR="00EE08B1" w:rsidDel="00767845">
            <w:rPr>
              <w:rFonts w:eastAsia="Times New Roman" w:cstheme="minorHAnsi"/>
              <w:color w:val="000000"/>
              <w:lang w:val="en-CA"/>
            </w:rPr>
            <w:delText>assess</w:delText>
          </w:r>
        </w:del>
      </w:ins>
      <w:del w:id="195" w:author="Vanessa Fladmark" w:date="2020-05-25T17:35:00Z">
        <w:r w:rsidDel="00767845">
          <w:rPr>
            <w:rFonts w:eastAsia="Times New Roman" w:cstheme="minorHAnsi"/>
            <w:color w:val="000000"/>
            <w:lang w:val="en-CA"/>
          </w:rPr>
          <w:delText>determine potential species competition</w:delText>
        </w:r>
        <w:commentRangeEnd w:id="192"/>
        <w:r w:rsidR="001F37CC" w:rsidDel="00767845">
          <w:rPr>
            <w:rStyle w:val="CommentReference"/>
          </w:rPr>
          <w:commentReference w:id="192"/>
        </w:r>
      </w:del>
      <w:ins w:id="196" w:author="evgeny" w:date="2020-05-18T12:24:00Z">
        <w:del w:id="197" w:author="Vanessa Fladmark" w:date="2020-05-25T17:35:00Z">
          <w:r w:rsidR="00EE08B1" w:rsidDel="00767845">
            <w:rPr>
              <w:rFonts w:eastAsia="Times New Roman" w:cstheme="minorHAnsi"/>
              <w:color w:val="000000"/>
              <w:lang w:val="en-CA"/>
            </w:rPr>
            <w:delText>;</w:delText>
          </w:r>
        </w:del>
      </w:ins>
      <w:ins w:id="198" w:author="evgeny" w:date="2020-05-18T12:27:00Z">
        <w:del w:id="199" w:author="Vanessa Fladmark" w:date="2020-05-25T17:35:00Z">
          <w:r w:rsidR="00EE08B1" w:rsidDel="00767845">
            <w:rPr>
              <w:rFonts w:eastAsia="Times New Roman" w:cstheme="minorHAnsi"/>
              <w:color w:val="000000"/>
              <w:lang w:val="en-CA"/>
            </w:rPr>
            <w:delText xml:space="preserve"> and </w:delText>
          </w:r>
        </w:del>
      </w:ins>
      <w:ins w:id="200" w:author="evgeny" w:date="2020-05-18T12:24:00Z">
        <w:del w:id="201" w:author="Vanessa Fladmark" w:date="2020-05-25T17:35:00Z">
          <w:r w:rsidR="00EE08B1" w:rsidDel="00767845">
            <w:rPr>
              <w:rFonts w:eastAsia="Times New Roman" w:cstheme="minorHAnsi"/>
              <w:color w:val="000000"/>
              <w:lang w:val="en-CA"/>
            </w:rPr>
            <w:delText xml:space="preserve">(b) to test if </w:delText>
          </w:r>
        </w:del>
      </w:ins>
      <w:del w:id="202" w:author="Vanessa Fladmark" w:date="2020-05-25T17:35:00Z">
        <w:r w:rsidDel="00767845">
          <w:rPr>
            <w:rFonts w:eastAsia="Times New Roman" w:cstheme="minorHAnsi"/>
            <w:color w:val="000000"/>
            <w:lang w:val="en-CA"/>
          </w:rPr>
          <w:delText xml:space="preserve">. </w:delText>
        </w:r>
        <w:commentRangeStart w:id="203"/>
        <w:r w:rsidDel="00767845">
          <w:rPr>
            <w:rFonts w:eastAsia="Times New Roman" w:cstheme="minorHAnsi"/>
            <w:color w:val="000000"/>
            <w:lang w:val="en-CA"/>
          </w:rPr>
          <w:delText>Further, is this</w:delText>
        </w:r>
      </w:del>
      <w:ins w:id="204" w:author="evgeny" w:date="2020-05-18T12:24:00Z">
        <w:del w:id="205" w:author="Vanessa Fladmark" w:date="2020-05-25T17:35:00Z">
          <w:r w:rsidR="00EE08B1" w:rsidDel="00767845">
            <w:rPr>
              <w:rFonts w:eastAsia="Times New Roman" w:cstheme="minorHAnsi"/>
              <w:color w:val="000000"/>
              <w:lang w:val="en-CA"/>
            </w:rPr>
            <w:delText>the</w:delText>
          </w:r>
        </w:del>
      </w:ins>
      <w:del w:id="206" w:author="Vanessa Fladmark" w:date="2020-05-25T17:35:00Z">
        <w:r w:rsidDel="00767845">
          <w:rPr>
            <w:rFonts w:eastAsia="Times New Roman" w:cstheme="minorHAnsi"/>
            <w:color w:val="000000"/>
            <w:lang w:val="en-CA"/>
          </w:rPr>
          <w:delText xml:space="preserve"> area of Discovery Islands and Johnstone Strait </w:delText>
        </w:r>
      </w:del>
      <w:ins w:id="207" w:author="evgeny" w:date="2020-05-18T12:24:00Z">
        <w:del w:id="208" w:author="Vanessa Fladmark" w:date="2020-05-25T17:35:00Z">
          <w:r w:rsidR="00EE08B1" w:rsidDel="00767845">
            <w:rPr>
              <w:rFonts w:eastAsia="Times New Roman" w:cstheme="minorHAnsi"/>
              <w:color w:val="000000"/>
              <w:lang w:val="en-CA"/>
            </w:rPr>
            <w:delText xml:space="preserve">can be classified as </w:delText>
          </w:r>
        </w:del>
      </w:ins>
      <w:del w:id="209" w:author="Vanessa Fladmark" w:date="2020-05-25T17:35:00Z">
        <w:r w:rsidDel="00767845">
          <w:rPr>
            <w:rFonts w:eastAsia="Times New Roman" w:cstheme="minorHAnsi"/>
            <w:color w:val="000000"/>
            <w:lang w:val="en-CA"/>
          </w:rPr>
          <w:delText>a trophic gauntlet for juvenile pink and chum salmon and what are the salmon foraging strategies and trophic niches in this area?</w:delText>
        </w:r>
        <w:commentRangeEnd w:id="203"/>
        <w:r w:rsidR="008D2E0A" w:rsidDel="00767845">
          <w:rPr>
            <w:rStyle w:val="CommentReference"/>
          </w:rPr>
          <w:commentReference w:id="203"/>
        </w:r>
        <w:r w:rsidDel="00767845">
          <w:rPr>
            <w:rFonts w:eastAsia="Times New Roman" w:cstheme="minorHAnsi"/>
            <w:color w:val="000000"/>
            <w:lang w:val="en-CA"/>
          </w:rPr>
          <w:delText xml:space="preserve"> </w:delText>
        </w:r>
        <w:commentRangeStart w:id="210"/>
        <w:commentRangeStart w:id="211"/>
        <w:r w:rsidRPr="003C4653" w:rsidDel="00767845">
          <w:rPr>
            <w:rFonts w:eastAsia="Times New Roman" w:cstheme="minorHAnsi"/>
            <w:color w:val="000000"/>
            <w:lang w:val="en-CA"/>
          </w:rPr>
          <w:delText xml:space="preserve">Analyzing the Discovery Islands and Johnstone Strait as a case study, this research will </w:delText>
        </w:r>
        <w:r w:rsidR="00426957" w:rsidDel="00767845">
          <w:rPr>
            <w:rFonts w:eastAsia="Times New Roman" w:cstheme="minorHAnsi"/>
            <w:color w:val="000000"/>
            <w:lang w:val="en-CA"/>
          </w:rPr>
          <w:delText>dive into juvenile pink and chum salmon competition and potential implications for early marine survival.</w:delText>
        </w:r>
        <w:commentRangeEnd w:id="210"/>
        <w:r w:rsidR="001F37CC" w:rsidDel="00767845">
          <w:rPr>
            <w:rStyle w:val="CommentReference"/>
          </w:rPr>
          <w:commentReference w:id="210"/>
        </w:r>
      </w:del>
      <w:commentRangeEnd w:id="211"/>
      <w:ins w:id="212" w:author="Vanessa Fladmark" w:date="2020-05-25T16:52:00Z">
        <w:r w:rsidR="0003790E">
          <w:rPr>
            <w:rFonts w:eastAsia="Times New Roman" w:cstheme="minorHAnsi"/>
            <w:color w:val="000000"/>
            <w:lang w:val="en-CA"/>
          </w:rPr>
          <w:tab/>
        </w:r>
        <w:r w:rsidR="003578BB">
          <w:rPr>
            <w:rFonts w:eastAsia="Times New Roman" w:cstheme="minorHAnsi"/>
            <w:color w:val="000000"/>
            <w:lang w:val="en-CA"/>
          </w:rPr>
          <w:t>This study aimed (a) to quantify</w:t>
        </w:r>
      </w:ins>
      <w:ins w:id="213" w:author="Vanessa Fladmark" w:date="2020-05-25T17:13:00Z">
        <w:r w:rsidR="00C36020">
          <w:rPr>
            <w:rFonts w:eastAsia="Times New Roman" w:cstheme="minorHAnsi"/>
            <w:color w:val="000000"/>
            <w:lang w:val="en-CA"/>
          </w:rPr>
          <w:t xml:space="preserve"> </w:t>
        </w:r>
      </w:ins>
      <w:ins w:id="214" w:author="Vanessa Fladmark" w:date="2020-05-25T16:52:00Z">
        <w:r w:rsidR="003578BB">
          <w:rPr>
            <w:rFonts w:eastAsia="Times New Roman" w:cstheme="minorHAnsi"/>
            <w:color w:val="000000"/>
            <w:lang w:val="en-CA"/>
          </w:rPr>
          <w:t xml:space="preserve">juvenile pink and chum salmon </w:t>
        </w:r>
      </w:ins>
      <w:ins w:id="215" w:author="Vanessa Fladmark" w:date="2020-05-25T17:13:00Z">
        <w:r w:rsidR="00C36020">
          <w:rPr>
            <w:rFonts w:eastAsia="Times New Roman" w:cstheme="minorHAnsi"/>
            <w:color w:val="000000"/>
            <w:lang w:val="en-CA"/>
          </w:rPr>
          <w:t xml:space="preserve">diets </w:t>
        </w:r>
      </w:ins>
      <w:ins w:id="216" w:author="Vanessa Fladmark" w:date="2020-05-25T16:52:00Z">
        <w:r w:rsidR="003578BB">
          <w:rPr>
            <w:rFonts w:eastAsia="Times New Roman" w:cstheme="minorHAnsi"/>
            <w:color w:val="000000"/>
            <w:lang w:val="en-CA"/>
          </w:rPr>
          <w:t>in</w:t>
        </w:r>
      </w:ins>
      <w:ins w:id="217" w:author="Vanessa Fladmark" w:date="2020-05-25T16:59:00Z">
        <w:r w:rsidR="003578BB">
          <w:rPr>
            <w:rFonts w:eastAsia="Times New Roman" w:cstheme="minorHAnsi"/>
            <w:color w:val="000000"/>
            <w:lang w:val="en-CA"/>
          </w:rPr>
          <w:t xml:space="preserve"> </w:t>
        </w:r>
      </w:ins>
      <w:ins w:id="218" w:author="Vanessa Fladmark" w:date="2020-05-25T17:13:00Z">
        <w:r w:rsidR="00C36020">
          <w:rPr>
            <w:rFonts w:eastAsia="Times New Roman" w:cstheme="minorHAnsi"/>
            <w:color w:val="000000"/>
            <w:lang w:val="en-CA"/>
          </w:rPr>
          <w:t>the</w:t>
        </w:r>
      </w:ins>
      <w:ins w:id="219" w:author="Vanessa Fladmark" w:date="2020-05-25T17:12:00Z">
        <w:r w:rsidR="00C36020">
          <w:rPr>
            <w:rFonts w:eastAsia="Times New Roman" w:cstheme="minorHAnsi"/>
            <w:color w:val="000000"/>
            <w:lang w:val="en-CA"/>
          </w:rPr>
          <w:t xml:space="preserve"> </w:t>
        </w:r>
      </w:ins>
      <w:ins w:id="220" w:author="Vanessa Fladmark" w:date="2020-05-25T16:52:00Z">
        <w:r w:rsidR="003578BB">
          <w:rPr>
            <w:rFonts w:eastAsia="Times New Roman" w:cstheme="minorHAnsi"/>
            <w:color w:val="000000"/>
            <w:lang w:val="en-CA"/>
          </w:rPr>
          <w:t>potential trophic gauntlet</w:t>
        </w:r>
      </w:ins>
      <w:ins w:id="221" w:author="Vanessa Fladmark" w:date="2020-05-25T16:58:00Z">
        <w:r w:rsidR="003578BB">
          <w:rPr>
            <w:rFonts w:eastAsia="Times New Roman" w:cstheme="minorHAnsi"/>
            <w:color w:val="000000"/>
            <w:lang w:val="en-CA"/>
          </w:rPr>
          <w:t xml:space="preserve"> </w:t>
        </w:r>
      </w:ins>
      <w:ins w:id="222" w:author="Vanessa Fladmark" w:date="2020-05-25T16:53:00Z">
        <w:r w:rsidR="003578BB">
          <w:rPr>
            <w:rFonts w:eastAsia="Times New Roman" w:cstheme="minorHAnsi"/>
            <w:color w:val="000000"/>
            <w:lang w:val="en-CA"/>
          </w:rPr>
          <w:t xml:space="preserve">and </w:t>
        </w:r>
      </w:ins>
      <w:r w:rsidR="00EE08B1">
        <w:rPr>
          <w:rStyle w:val="CommentReference"/>
        </w:rPr>
        <w:commentReference w:id="211"/>
      </w:r>
      <w:ins w:id="223" w:author="Vanessa Fladmark" w:date="2020-05-25T16:56:00Z">
        <w:r w:rsidR="003578BB">
          <w:rPr>
            <w:rFonts w:eastAsia="Times New Roman" w:cstheme="minorHAnsi"/>
            <w:color w:val="000000"/>
            <w:lang w:val="en-CA"/>
          </w:rPr>
          <w:t xml:space="preserve">foraging refuge </w:t>
        </w:r>
      </w:ins>
      <w:ins w:id="224" w:author="Vanessa Fladmark" w:date="2020-05-25T16:59:00Z">
        <w:r w:rsidR="003578BB">
          <w:rPr>
            <w:rFonts w:eastAsia="Times New Roman" w:cstheme="minorHAnsi"/>
            <w:color w:val="000000"/>
            <w:lang w:val="en-CA"/>
          </w:rPr>
          <w:t>area in</w:t>
        </w:r>
      </w:ins>
      <w:ins w:id="225" w:author="Vanessa Fladmark" w:date="2020-05-25T17:12:00Z">
        <w:r w:rsidR="00C36020">
          <w:rPr>
            <w:rFonts w:eastAsia="Times New Roman" w:cstheme="minorHAnsi"/>
            <w:color w:val="000000"/>
            <w:lang w:val="en-CA"/>
          </w:rPr>
          <w:t xml:space="preserve"> southern</w:t>
        </w:r>
      </w:ins>
      <w:ins w:id="226" w:author="Vanessa Fladmark" w:date="2020-05-25T16:59:00Z">
        <w:r w:rsidR="003578BB">
          <w:rPr>
            <w:rFonts w:eastAsia="Times New Roman" w:cstheme="minorHAnsi"/>
            <w:color w:val="000000"/>
            <w:lang w:val="en-CA"/>
          </w:rPr>
          <w:t xml:space="preserve"> B.</w:t>
        </w:r>
      </w:ins>
      <w:ins w:id="227" w:author="Vanessa Fladmark" w:date="2020-05-25T17:00:00Z">
        <w:r w:rsidR="003578BB">
          <w:rPr>
            <w:rFonts w:eastAsia="Times New Roman" w:cstheme="minorHAnsi"/>
            <w:color w:val="000000"/>
            <w:lang w:val="en-CA"/>
          </w:rPr>
          <w:t xml:space="preserve">C. </w:t>
        </w:r>
      </w:ins>
      <w:ins w:id="228" w:author="Vanessa Fladmark" w:date="2020-05-25T17:06:00Z">
        <w:r w:rsidR="00F30AAC">
          <w:rPr>
            <w:rFonts w:eastAsia="Times New Roman" w:cstheme="minorHAnsi"/>
            <w:color w:val="000000"/>
            <w:lang w:val="en-CA"/>
          </w:rPr>
          <w:t xml:space="preserve">and </w:t>
        </w:r>
      </w:ins>
      <w:ins w:id="229" w:author="Vanessa Fladmark" w:date="2020-05-25T17:00:00Z">
        <w:r w:rsidR="003578BB">
          <w:rPr>
            <w:rFonts w:eastAsia="Times New Roman" w:cstheme="minorHAnsi"/>
            <w:color w:val="000000"/>
            <w:lang w:val="en-CA"/>
          </w:rPr>
          <w:t xml:space="preserve">(b) describe </w:t>
        </w:r>
      </w:ins>
      <w:ins w:id="230" w:author="Vanessa Fladmark" w:date="2020-05-25T17:07:00Z">
        <w:r w:rsidR="00F30AAC">
          <w:rPr>
            <w:rFonts w:eastAsia="Times New Roman" w:cstheme="minorHAnsi"/>
            <w:color w:val="000000"/>
            <w:lang w:val="en-CA"/>
          </w:rPr>
          <w:t xml:space="preserve">the </w:t>
        </w:r>
      </w:ins>
      <w:ins w:id="231" w:author="Vanessa Fladmark" w:date="2020-05-25T17:00:00Z">
        <w:r w:rsidR="003578BB">
          <w:rPr>
            <w:rFonts w:eastAsia="Times New Roman" w:cstheme="minorHAnsi"/>
            <w:color w:val="000000"/>
            <w:lang w:val="en-CA"/>
          </w:rPr>
          <w:t>trophic niche</w:t>
        </w:r>
      </w:ins>
      <w:ins w:id="232" w:author="Vanessa Fladmark" w:date="2020-05-25T17:07:00Z">
        <w:r w:rsidR="00F30AAC">
          <w:rPr>
            <w:rFonts w:eastAsia="Times New Roman" w:cstheme="minorHAnsi"/>
            <w:color w:val="000000"/>
            <w:lang w:val="en-CA"/>
          </w:rPr>
          <w:t>s</w:t>
        </w:r>
      </w:ins>
      <w:ins w:id="233" w:author="Vanessa Fladmark" w:date="2020-05-25T17:00:00Z">
        <w:r w:rsidR="003578BB">
          <w:rPr>
            <w:rFonts w:eastAsia="Times New Roman" w:cstheme="minorHAnsi"/>
            <w:color w:val="000000"/>
            <w:lang w:val="en-CA"/>
          </w:rPr>
          <w:t xml:space="preserve"> pink and chum salmon</w:t>
        </w:r>
      </w:ins>
      <w:ins w:id="234" w:author="Vanessa Fladmark" w:date="2020-05-25T17:07:00Z">
        <w:r w:rsidR="00F30AAC">
          <w:rPr>
            <w:rFonts w:eastAsia="Times New Roman" w:cstheme="minorHAnsi"/>
            <w:color w:val="000000"/>
            <w:lang w:val="en-CA"/>
          </w:rPr>
          <w:t xml:space="preserve"> occupy. </w:t>
        </w:r>
      </w:ins>
      <w:ins w:id="235" w:author="Vanessa Fladmark" w:date="2020-05-25T17:08:00Z">
        <w:r w:rsidR="00F30AAC">
          <w:rPr>
            <w:rFonts w:eastAsia="Times New Roman" w:cstheme="minorHAnsi"/>
            <w:color w:val="000000"/>
            <w:lang w:val="en-CA"/>
          </w:rPr>
          <w:t>The d</w:t>
        </w:r>
      </w:ins>
      <w:ins w:id="236" w:author="Vanessa Fladmark" w:date="2020-05-25T17:07:00Z">
        <w:r w:rsidR="00F30AAC">
          <w:rPr>
            <w:rFonts w:eastAsia="Times New Roman" w:cstheme="minorHAnsi"/>
            <w:color w:val="000000"/>
            <w:lang w:val="en-CA"/>
          </w:rPr>
          <w:t>iets and niche overlap</w:t>
        </w:r>
      </w:ins>
      <w:ins w:id="237" w:author="Vanessa Fladmark" w:date="2020-05-25T17:08:00Z">
        <w:r w:rsidR="00F30AAC">
          <w:rPr>
            <w:rFonts w:eastAsia="Times New Roman" w:cstheme="minorHAnsi"/>
            <w:color w:val="000000"/>
            <w:lang w:val="en-CA"/>
          </w:rPr>
          <w:t xml:space="preserve"> between </w:t>
        </w:r>
      </w:ins>
      <w:ins w:id="238" w:author="Vanessa Fladmark" w:date="2020-05-25T17:11:00Z">
        <w:r w:rsidR="00F30AAC">
          <w:rPr>
            <w:rFonts w:eastAsia="Times New Roman" w:cstheme="minorHAnsi"/>
            <w:color w:val="000000"/>
            <w:lang w:val="en-CA"/>
          </w:rPr>
          <w:t xml:space="preserve">salmon </w:t>
        </w:r>
      </w:ins>
      <w:ins w:id="239" w:author="Vanessa Fladmark" w:date="2020-05-25T17:08:00Z">
        <w:r w:rsidR="00F30AAC">
          <w:rPr>
            <w:rFonts w:eastAsia="Times New Roman" w:cstheme="minorHAnsi"/>
            <w:color w:val="000000"/>
            <w:lang w:val="en-CA"/>
          </w:rPr>
          <w:t>species</w:t>
        </w:r>
      </w:ins>
      <w:ins w:id="240" w:author="Vanessa Fladmark" w:date="2020-05-25T17:10:00Z">
        <w:r w:rsidR="00F30AAC">
          <w:rPr>
            <w:rFonts w:eastAsia="Times New Roman" w:cstheme="minorHAnsi"/>
            <w:color w:val="000000"/>
            <w:lang w:val="en-CA"/>
          </w:rPr>
          <w:t xml:space="preserve"> lead to</w:t>
        </w:r>
      </w:ins>
      <w:ins w:id="241" w:author="Vanessa Fladmark" w:date="2020-05-25T17:08:00Z">
        <w:r w:rsidR="00F30AAC">
          <w:rPr>
            <w:rFonts w:eastAsia="Times New Roman" w:cstheme="minorHAnsi"/>
            <w:color w:val="000000"/>
            <w:lang w:val="en-CA"/>
          </w:rPr>
          <w:t xml:space="preserve"> (c)</w:t>
        </w:r>
      </w:ins>
      <w:ins w:id="242" w:author="Vanessa Fladmark" w:date="2020-05-25T17:09:00Z">
        <w:r w:rsidR="00F30AAC">
          <w:rPr>
            <w:rFonts w:eastAsia="Times New Roman" w:cstheme="minorHAnsi"/>
            <w:color w:val="000000"/>
            <w:lang w:val="en-CA"/>
          </w:rPr>
          <w:t xml:space="preserve"> </w:t>
        </w:r>
      </w:ins>
      <w:ins w:id="243" w:author="Vanessa Fladmark" w:date="2020-05-25T17:10:00Z">
        <w:r w:rsidR="00F30AAC">
          <w:rPr>
            <w:rFonts w:eastAsia="Times New Roman" w:cstheme="minorHAnsi"/>
            <w:color w:val="000000"/>
            <w:lang w:val="en-CA"/>
          </w:rPr>
          <w:t xml:space="preserve">assessment of </w:t>
        </w:r>
      </w:ins>
      <w:ins w:id="244" w:author="Vanessa Fladmark" w:date="2020-05-25T17:09:00Z">
        <w:r w:rsidR="00F30AAC">
          <w:rPr>
            <w:rFonts w:eastAsia="Times New Roman" w:cstheme="minorHAnsi"/>
            <w:color w:val="000000"/>
            <w:lang w:val="en-CA"/>
          </w:rPr>
          <w:t xml:space="preserve">potential competition and (d) how </w:t>
        </w:r>
      </w:ins>
      <w:ins w:id="245" w:author="Vanessa Fladmark" w:date="2020-05-25T17:11:00Z">
        <w:r w:rsidR="00F30AAC">
          <w:rPr>
            <w:rFonts w:eastAsia="Times New Roman" w:cstheme="minorHAnsi"/>
            <w:color w:val="000000"/>
            <w:lang w:val="en-CA"/>
          </w:rPr>
          <w:t>competition</w:t>
        </w:r>
      </w:ins>
      <w:ins w:id="246" w:author="Vanessa Fladmark" w:date="2020-05-25T17:09:00Z">
        <w:r w:rsidR="00F30AAC">
          <w:rPr>
            <w:rFonts w:eastAsia="Times New Roman" w:cstheme="minorHAnsi"/>
            <w:color w:val="000000"/>
            <w:lang w:val="en-CA"/>
          </w:rPr>
          <w:t xml:space="preserve"> shift</w:t>
        </w:r>
      </w:ins>
      <w:ins w:id="247" w:author="Vanessa Fladmark" w:date="2020-05-25T17:11:00Z">
        <w:r w:rsidR="00F30AAC">
          <w:rPr>
            <w:rFonts w:eastAsia="Times New Roman" w:cstheme="minorHAnsi"/>
            <w:color w:val="000000"/>
            <w:lang w:val="en-CA"/>
          </w:rPr>
          <w:t>s</w:t>
        </w:r>
      </w:ins>
      <w:ins w:id="248" w:author="Vanessa Fladmark" w:date="2020-05-25T17:09:00Z">
        <w:r w:rsidR="00F30AAC">
          <w:rPr>
            <w:rFonts w:eastAsia="Times New Roman" w:cstheme="minorHAnsi"/>
            <w:color w:val="000000"/>
            <w:lang w:val="en-CA"/>
          </w:rPr>
          <w:t xml:space="preserve"> </w:t>
        </w:r>
      </w:ins>
      <w:ins w:id="249" w:author="Vanessa Fladmark" w:date="2020-05-25T17:11:00Z">
        <w:r w:rsidR="00F30AAC">
          <w:rPr>
            <w:rFonts w:eastAsia="Times New Roman" w:cstheme="minorHAnsi"/>
            <w:color w:val="000000"/>
            <w:lang w:val="en-CA"/>
          </w:rPr>
          <w:t xml:space="preserve">with </w:t>
        </w:r>
      </w:ins>
      <w:ins w:id="250" w:author="Vanessa Fladmark" w:date="2020-05-25T17:15:00Z">
        <w:r w:rsidR="00C36020">
          <w:rPr>
            <w:rFonts w:eastAsia="Times New Roman" w:cstheme="minorHAnsi"/>
            <w:color w:val="000000"/>
            <w:lang w:val="en-CA"/>
          </w:rPr>
          <w:t xml:space="preserve">foraging </w:t>
        </w:r>
      </w:ins>
      <w:ins w:id="251" w:author="Vanessa Fladmark" w:date="2020-05-25T17:17:00Z">
        <w:r w:rsidR="00C36020">
          <w:rPr>
            <w:rFonts w:eastAsia="Times New Roman" w:cstheme="minorHAnsi"/>
            <w:color w:val="000000"/>
            <w:lang w:val="en-CA"/>
          </w:rPr>
          <w:t>opportunity</w:t>
        </w:r>
      </w:ins>
      <w:ins w:id="252" w:author="Vanessa Fladmark" w:date="2020-05-25T17:11:00Z">
        <w:r w:rsidR="00F30AAC">
          <w:rPr>
            <w:rFonts w:eastAsia="Times New Roman" w:cstheme="minorHAnsi"/>
            <w:color w:val="000000"/>
            <w:lang w:val="en-CA"/>
          </w:rPr>
          <w:t xml:space="preserve">. </w:t>
        </w:r>
      </w:ins>
    </w:p>
    <w:p w14:paraId="763667BC" w14:textId="4B30AEA7" w:rsidR="008D6D7B" w:rsidRPr="000D2776" w:rsidRDefault="008D6D7B" w:rsidP="00266C78">
      <w:pPr>
        <w:spacing w:line="480" w:lineRule="auto"/>
        <w:rPr>
          <w:rFonts w:eastAsia="Times New Roman" w:cstheme="minorHAnsi"/>
          <w:color w:val="000000"/>
          <w:lang w:val="en-CA"/>
        </w:rPr>
      </w:pPr>
      <w:ins w:id="253" w:author="Vanessa Fladmark" w:date="2020-05-25T17:22:00Z">
        <w:r>
          <w:rPr>
            <w:rFonts w:eastAsia="Times New Roman" w:cstheme="minorHAnsi"/>
            <w:color w:val="000000"/>
            <w:lang w:val="en-CA"/>
          </w:rPr>
          <w:t xml:space="preserve">This </w:t>
        </w:r>
      </w:ins>
      <w:ins w:id="254" w:author="Vanessa Fladmark" w:date="2020-05-25T17:23:00Z">
        <w:r>
          <w:rPr>
            <w:rFonts w:eastAsia="Times New Roman" w:cstheme="minorHAnsi"/>
            <w:color w:val="000000"/>
            <w:lang w:val="en-CA"/>
          </w:rPr>
          <w:t xml:space="preserve">research will determine if a trophic gauntlet exists for juvenile pink and chum salmon and how </w:t>
        </w:r>
      </w:ins>
      <w:ins w:id="255" w:author="Vanessa Fladmark" w:date="2020-05-25T17:32:00Z">
        <w:r>
          <w:rPr>
            <w:rFonts w:eastAsia="Times New Roman" w:cstheme="minorHAnsi"/>
            <w:color w:val="000000"/>
            <w:lang w:val="en-CA"/>
          </w:rPr>
          <w:t>sa</w:t>
        </w:r>
      </w:ins>
      <w:ins w:id="256" w:author="Vanessa Fladmark" w:date="2020-05-25T17:34:00Z">
        <w:r>
          <w:rPr>
            <w:rFonts w:eastAsia="Times New Roman" w:cstheme="minorHAnsi"/>
            <w:color w:val="000000"/>
            <w:lang w:val="en-CA"/>
          </w:rPr>
          <w:t>l</w:t>
        </w:r>
      </w:ins>
      <w:ins w:id="257" w:author="Vanessa Fladmark" w:date="2020-05-25T17:32:00Z">
        <w:r>
          <w:rPr>
            <w:rFonts w:eastAsia="Times New Roman" w:cstheme="minorHAnsi"/>
            <w:color w:val="000000"/>
            <w:lang w:val="en-CA"/>
          </w:rPr>
          <w:t>mon</w:t>
        </w:r>
      </w:ins>
      <w:ins w:id="258" w:author="Vanessa Fladmark" w:date="2020-05-25T17:23:00Z">
        <w:r>
          <w:rPr>
            <w:rFonts w:eastAsia="Times New Roman" w:cstheme="minorHAnsi"/>
            <w:color w:val="000000"/>
            <w:lang w:val="en-CA"/>
          </w:rPr>
          <w:t xml:space="preserve"> behaviour shifts under high and low foraging (measured by stomach fullness)</w:t>
        </w:r>
      </w:ins>
      <w:ins w:id="259" w:author="Vanessa Fladmark" w:date="2020-05-25T17:37:00Z">
        <w:r w:rsidR="00767845">
          <w:rPr>
            <w:rFonts w:eastAsia="Times New Roman" w:cstheme="minorHAnsi"/>
            <w:color w:val="000000"/>
            <w:lang w:val="en-CA"/>
          </w:rPr>
          <w:t>.</w:t>
        </w:r>
      </w:ins>
      <w:ins w:id="260" w:author="Vanessa Fladmark" w:date="2020-05-25T17:23:00Z">
        <w:r>
          <w:rPr>
            <w:rFonts w:eastAsia="Times New Roman" w:cstheme="minorHAnsi"/>
            <w:color w:val="000000"/>
            <w:lang w:val="en-CA"/>
          </w:rPr>
          <w:t xml:space="preserve"> </w:t>
        </w:r>
      </w:ins>
      <w:ins w:id="261" w:author="Vanessa Fladmark" w:date="2020-05-25T17:37:00Z">
        <w:r w:rsidR="00767845">
          <w:rPr>
            <w:rFonts w:eastAsia="Times New Roman" w:cstheme="minorHAnsi"/>
            <w:color w:val="000000"/>
            <w:lang w:val="en-CA"/>
          </w:rPr>
          <w:t>I</w:t>
        </w:r>
      </w:ins>
      <w:ins w:id="262" w:author="Vanessa Fladmark" w:date="2020-05-25T17:23:00Z">
        <w:r>
          <w:rPr>
            <w:rFonts w:eastAsia="Times New Roman" w:cstheme="minorHAnsi"/>
            <w:color w:val="000000"/>
            <w:lang w:val="en-CA"/>
          </w:rPr>
          <w:t>f fo</w:t>
        </w:r>
      </w:ins>
      <w:ins w:id="263" w:author="Vanessa Fladmark" w:date="2020-05-25T17:24:00Z">
        <w:r>
          <w:rPr>
            <w:rFonts w:eastAsia="Times New Roman" w:cstheme="minorHAnsi"/>
            <w:color w:val="000000"/>
            <w:lang w:val="en-CA"/>
          </w:rPr>
          <w:t>raging is low, species will compete, decreasing survival, or will separat</w:t>
        </w:r>
      </w:ins>
      <w:ins w:id="264" w:author="Vanessa Fladmark" w:date="2020-05-25T17:37:00Z">
        <w:r w:rsidR="00767845">
          <w:rPr>
            <w:rFonts w:eastAsia="Times New Roman" w:cstheme="minorHAnsi"/>
            <w:color w:val="000000"/>
            <w:lang w:val="en-CA"/>
          </w:rPr>
          <w:t>e</w:t>
        </w:r>
      </w:ins>
      <w:ins w:id="265" w:author="Vanessa Fladmark" w:date="2020-05-25T17:24:00Z">
        <w:r>
          <w:rPr>
            <w:rFonts w:eastAsia="Times New Roman" w:cstheme="minorHAnsi"/>
            <w:color w:val="000000"/>
            <w:lang w:val="en-CA"/>
          </w:rPr>
          <w:t xml:space="preserve"> by niche</w:t>
        </w:r>
      </w:ins>
      <w:ins w:id="266" w:author="Vanessa Fladmark" w:date="2020-05-25T17:37:00Z">
        <w:r w:rsidR="00767845">
          <w:rPr>
            <w:rFonts w:eastAsia="Times New Roman" w:cstheme="minorHAnsi"/>
            <w:color w:val="000000"/>
            <w:lang w:val="en-CA"/>
          </w:rPr>
          <w:t xml:space="preserve"> to coexist</w:t>
        </w:r>
      </w:ins>
      <w:ins w:id="267" w:author="Vanessa Fladmark" w:date="2020-05-25T17:24:00Z">
        <w:r>
          <w:rPr>
            <w:rFonts w:eastAsia="Times New Roman" w:cstheme="minorHAnsi"/>
            <w:color w:val="000000"/>
            <w:lang w:val="en-CA"/>
          </w:rPr>
          <w:t>.</w:t>
        </w:r>
      </w:ins>
    </w:p>
    <w:p w14:paraId="47D05C87" w14:textId="77777777" w:rsidR="00372150" w:rsidRPr="003C4653" w:rsidRDefault="00372150" w:rsidP="00266C78">
      <w:pPr>
        <w:spacing w:line="480" w:lineRule="auto"/>
        <w:rPr>
          <w:rFonts w:eastAsia="Times New Roman" w:cstheme="minorHAnsi"/>
          <w:lang w:val="en-CA"/>
        </w:rPr>
      </w:pPr>
    </w:p>
    <w:p w14:paraId="1F7A83A8"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2.2 Methods</w:t>
      </w:r>
    </w:p>
    <w:p w14:paraId="3A198AFD" w14:textId="77777777" w:rsidR="00372150" w:rsidRPr="003C4653" w:rsidRDefault="00372150" w:rsidP="00266C78">
      <w:pPr>
        <w:spacing w:line="480" w:lineRule="auto"/>
        <w:rPr>
          <w:rFonts w:eastAsia="Times New Roman" w:cstheme="minorHAnsi"/>
          <w:lang w:val="en-CA"/>
        </w:rPr>
      </w:pPr>
    </w:p>
    <w:p w14:paraId="440415D3" w14:textId="64315F5E" w:rsidR="003E0C2D" w:rsidRDefault="00372150" w:rsidP="00266C78">
      <w:pPr>
        <w:spacing w:line="480" w:lineRule="auto"/>
        <w:rPr>
          <w:ins w:id="268" w:author="Vanessa Fladmark" w:date="2020-05-28T09:41:00Z"/>
          <w:rFonts w:eastAsia="Times New Roman" w:cstheme="minorHAnsi"/>
          <w:color w:val="000000"/>
          <w:lang w:val="en-CA"/>
        </w:rPr>
      </w:pPr>
      <w:r w:rsidRPr="003C4653">
        <w:rPr>
          <w:rFonts w:eastAsia="Times New Roman" w:cstheme="minorHAnsi"/>
          <w:color w:val="000000"/>
          <w:lang w:val="en-CA"/>
        </w:rPr>
        <w:tab/>
      </w:r>
      <w:ins w:id="269" w:author="Brian" w:date="2020-05-09T18:25:00Z">
        <w:r w:rsidR="00F53F3B">
          <w:rPr>
            <w:rFonts w:eastAsia="Times New Roman" w:cstheme="minorHAnsi"/>
            <w:color w:val="000000"/>
            <w:lang w:val="en-CA"/>
          </w:rPr>
          <w:t xml:space="preserve">The Hakai Institute’s Juvenile Salmon Program </w:t>
        </w:r>
      </w:ins>
      <w:ins w:id="270" w:author="Brian" w:date="2020-05-10T07:22:00Z">
        <w:r w:rsidR="0022733A">
          <w:rPr>
            <w:rFonts w:eastAsia="Times New Roman" w:cstheme="minorHAnsi"/>
            <w:color w:val="000000"/>
            <w:lang w:val="en-CA"/>
          </w:rPr>
          <w:t xml:space="preserve">was established in 2015 as a collaboration between </w:t>
        </w:r>
      </w:ins>
      <w:commentRangeStart w:id="271"/>
      <w:del w:id="272" w:author="Brian" w:date="2020-05-10T07:24:00Z">
        <w:r w:rsidRPr="003C4653" w:rsidDel="0022733A">
          <w:rPr>
            <w:rFonts w:eastAsia="Times New Roman" w:cstheme="minorHAnsi"/>
            <w:color w:val="000000"/>
            <w:lang w:val="en-CA"/>
          </w:rPr>
          <w:delText>In</w:delText>
        </w:r>
        <w:commentRangeEnd w:id="271"/>
        <w:r w:rsidR="00250A2E" w:rsidDel="0022733A">
          <w:rPr>
            <w:rStyle w:val="CommentReference"/>
          </w:rPr>
          <w:commentReference w:id="271"/>
        </w:r>
        <w:r w:rsidRPr="003C4653" w:rsidDel="0022733A">
          <w:rPr>
            <w:rFonts w:eastAsia="Times New Roman" w:cstheme="minorHAnsi"/>
            <w:color w:val="000000"/>
            <w:lang w:val="en-CA"/>
          </w:rPr>
          <w:delText xml:space="preserve"> an effort to</w:delText>
        </w:r>
      </w:del>
      <w:del w:id="273" w:author="Brian" w:date="2020-05-10T07:23:00Z">
        <w:r w:rsidRPr="003C4653" w:rsidDel="0022733A">
          <w:rPr>
            <w:rFonts w:eastAsia="Times New Roman" w:cstheme="minorHAnsi"/>
            <w:color w:val="000000"/>
            <w:lang w:val="en-CA"/>
          </w:rPr>
          <w:delText xml:space="preserve"> understand the early marine phase of Pacific salmon</w:delText>
        </w:r>
      </w:del>
      <w:del w:id="274" w:author="Brian" w:date="2020-05-10T07:24:00Z">
        <w:r w:rsidRPr="003C4653" w:rsidDel="0022733A">
          <w:rPr>
            <w:rFonts w:eastAsia="Times New Roman" w:cstheme="minorHAnsi"/>
            <w:color w:val="000000"/>
            <w:lang w:val="en-CA"/>
          </w:rPr>
          <w:delText xml:space="preserve">, </w:delText>
        </w:r>
      </w:del>
      <w:r w:rsidRPr="003C4653">
        <w:rPr>
          <w:rFonts w:eastAsia="Times New Roman" w:cstheme="minorHAnsi"/>
          <w:color w:val="000000"/>
          <w:lang w:val="en-CA"/>
        </w:rPr>
        <w:t xml:space="preserve">the Hakai Institute, </w:t>
      </w:r>
      <w:r w:rsidR="003852C1">
        <w:rPr>
          <w:rFonts w:eastAsia="Times New Roman" w:cstheme="minorHAnsi"/>
          <w:color w:val="000000"/>
          <w:lang w:val="en-CA"/>
        </w:rPr>
        <w:t xml:space="preserve">the </w:t>
      </w:r>
      <w:r w:rsidRPr="003C4653">
        <w:rPr>
          <w:rFonts w:eastAsia="Times New Roman" w:cstheme="minorHAnsi"/>
          <w:color w:val="000000"/>
          <w:lang w:val="en-CA"/>
        </w:rPr>
        <w:t>U</w:t>
      </w:r>
      <w:r w:rsidR="003852C1">
        <w:rPr>
          <w:rFonts w:eastAsia="Times New Roman" w:cstheme="minorHAnsi"/>
          <w:color w:val="000000"/>
          <w:lang w:val="en-CA"/>
        </w:rPr>
        <w:t xml:space="preserve">niversity of </w:t>
      </w:r>
      <w:r w:rsidRPr="003C4653">
        <w:rPr>
          <w:rFonts w:eastAsia="Times New Roman" w:cstheme="minorHAnsi"/>
          <w:color w:val="000000"/>
          <w:lang w:val="en-CA"/>
        </w:rPr>
        <w:t>B</w:t>
      </w:r>
      <w:r w:rsidR="003852C1">
        <w:rPr>
          <w:rFonts w:eastAsia="Times New Roman" w:cstheme="minorHAnsi"/>
          <w:color w:val="000000"/>
          <w:lang w:val="en-CA"/>
        </w:rPr>
        <w:t xml:space="preserve">ritish </w:t>
      </w:r>
      <w:r w:rsidRPr="003C4653">
        <w:rPr>
          <w:rFonts w:eastAsia="Times New Roman" w:cstheme="minorHAnsi"/>
          <w:color w:val="000000"/>
          <w:lang w:val="en-CA"/>
        </w:rPr>
        <w:t>C</w:t>
      </w:r>
      <w:r w:rsidR="003852C1">
        <w:rPr>
          <w:rFonts w:eastAsia="Times New Roman" w:cstheme="minorHAnsi"/>
          <w:color w:val="000000"/>
          <w:lang w:val="en-CA"/>
        </w:rPr>
        <w:t>olumbia</w:t>
      </w:r>
      <w:r w:rsidR="00E511DA">
        <w:rPr>
          <w:rFonts w:eastAsia="Times New Roman" w:cstheme="minorHAnsi"/>
          <w:color w:val="000000"/>
          <w:lang w:val="en-CA"/>
        </w:rPr>
        <w:t>, S</w:t>
      </w:r>
      <w:r w:rsidR="003852C1">
        <w:rPr>
          <w:rFonts w:eastAsia="Times New Roman" w:cstheme="minorHAnsi"/>
          <w:color w:val="000000"/>
          <w:lang w:val="en-CA"/>
        </w:rPr>
        <w:t xml:space="preserve">imon </w:t>
      </w:r>
      <w:r w:rsidR="00E511DA">
        <w:rPr>
          <w:rFonts w:eastAsia="Times New Roman" w:cstheme="minorHAnsi"/>
          <w:color w:val="000000"/>
          <w:lang w:val="en-CA"/>
        </w:rPr>
        <w:t>F</w:t>
      </w:r>
      <w:r w:rsidR="003852C1">
        <w:rPr>
          <w:rFonts w:eastAsia="Times New Roman" w:cstheme="minorHAnsi"/>
          <w:color w:val="000000"/>
          <w:lang w:val="en-CA"/>
        </w:rPr>
        <w:t xml:space="preserve">raser </w:t>
      </w:r>
      <w:r w:rsidR="00E511DA">
        <w:rPr>
          <w:rFonts w:eastAsia="Times New Roman" w:cstheme="minorHAnsi"/>
          <w:color w:val="000000"/>
          <w:lang w:val="en-CA"/>
        </w:rPr>
        <w:t>U</w:t>
      </w:r>
      <w:r w:rsidR="003852C1">
        <w:rPr>
          <w:rFonts w:eastAsia="Times New Roman" w:cstheme="minorHAnsi"/>
          <w:color w:val="000000"/>
          <w:lang w:val="en-CA"/>
        </w:rPr>
        <w:t>niversity</w:t>
      </w:r>
      <w:ins w:id="275" w:author="evgeny" w:date="2020-05-18T12:28:00Z">
        <w:r w:rsidR="00E51FC4">
          <w:rPr>
            <w:rFonts w:eastAsia="Times New Roman" w:cstheme="minorHAnsi"/>
            <w:color w:val="000000"/>
            <w:lang w:val="en-CA"/>
          </w:rPr>
          <w:t>,</w:t>
        </w:r>
      </w:ins>
      <w:r w:rsidR="00E511DA">
        <w:rPr>
          <w:rFonts w:eastAsia="Times New Roman" w:cstheme="minorHAnsi"/>
          <w:color w:val="000000"/>
          <w:lang w:val="en-CA"/>
        </w:rPr>
        <w:t xml:space="preserve"> </w:t>
      </w:r>
      <w:del w:id="276" w:author="evgeny" w:date="2020-05-18T12:28:00Z">
        <w:r w:rsidR="00E511DA" w:rsidDel="00E51FC4">
          <w:rPr>
            <w:rFonts w:eastAsia="Times New Roman" w:cstheme="minorHAnsi"/>
            <w:color w:val="000000"/>
            <w:lang w:val="en-CA"/>
          </w:rPr>
          <w:delText xml:space="preserve">and </w:delText>
        </w:r>
      </w:del>
      <w:r w:rsidR="003852C1">
        <w:rPr>
          <w:rFonts w:eastAsia="Times New Roman" w:cstheme="minorHAnsi"/>
          <w:color w:val="000000"/>
          <w:lang w:val="en-CA"/>
        </w:rPr>
        <w:t xml:space="preserve">the </w:t>
      </w:r>
      <w:r w:rsidR="00E511DA">
        <w:rPr>
          <w:rFonts w:eastAsia="Times New Roman" w:cstheme="minorHAnsi"/>
          <w:color w:val="000000"/>
          <w:lang w:val="en-CA"/>
        </w:rPr>
        <w:t>U</w:t>
      </w:r>
      <w:r w:rsidR="003852C1">
        <w:rPr>
          <w:rFonts w:eastAsia="Times New Roman" w:cstheme="minorHAnsi"/>
          <w:color w:val="000000"/>
          <w:lang w:val="en-CA"/>
        </w:rPr>
        <w:t>niversity</w:t>
      </w:r>
      <w:r w:rsidR="00E511DA">
        <w:rPr>
          <w:rFonts w:eastAsia="Times New Roman" w:cstheme="minorHAnsi"/>
          <w:color w:val="000000"/>
          <w:lang w:val="en-CA"/>
        </w:rPr>
        <w:t xml:space="preserve"> of T</w:t>
      </w:r>
      <w:r w:rsidR="003852C1">
        <w:rPr>
          <w:rFonts w:eastAsia="Times New Roman" w:cstheme="minorHAnsi"/>
          <w:color w:val="000000"/>
          <w:lang w:val="en-CA"/>
        </w:rPr>
        <w:t>oronto</w:t>
      </w:r>
      <w:r w:rsidRPr="003C4653">
        <w:rPr>
          <w:rFonts w:eastAsia="Times New Roman" w:cstheme="minorHAnsi"/>
          <w:color w:val="000000"/>
          <w:lang w:val="en-CA"/>
        </w:rPr>
        <w:t xml:space="preserve"> and Salmon Coast Field Station</w:t>
      </w:r>
      <w:ins w:id="277" w:author="Brian" w:date="2020-05-10T07:23:00Z">
        <w:r w:rsidR="0022733A">
          <w:rPr>
            <w:rFonts w:eastAsia="Times New Roman" w:cstheme="minorHAnsi"/>
            <w:color w:val="000000"/>
            <w:lang w:val="en-CA"/>
          </w:rPr>
          <w:t xml:space="preserve">. </w:t>
        </w:r>
      </w:ins>
      <w:r w:rsidRPr="003C4653">
        <w:rPr>
          <w:rFonts w:eastAsia="Times New Roman" w:cstheme="minorHAnsi"/>
          <w:color w:val="000000"/>
          <w:lang w:val="en-CA"/>
        </w:rPr>
        <w:t xml:space="preserve"> </w:t>
      </w:r>
      <w:commentRangeStart w:id="278"/>
      <w:ins w:id="279" w:author="Brian" w:date="2020-05-10T07:23:00Z">
        <w:r w:rsidR="0022733A">
          <w:rPr>
            <w:rFonts w:eastAsia="Times New Roman" w:cstheme="minorHAnsi"/>
            <w:color w:val="000000"/>
            <w:lang w:val="en-CA"/>
          </w:rPr>
          <w:t>This program</w:t>
        </w:r>
      </w:ins>
      <w:ins w:id="280" w:author="Brian" w:date="2020-05-10T07:30:00Z">
        <w:r w:rsidR="0022733A">
          <w:rPr>
            <w:rFonts w:eastAsia="Times New Roman" w:cstheme="minorHAnsi"/>
            <w:color w:val="000000"/>
            <w:lang w:val="en-CA"/>
          </w:rPr>
          <w:t xml:space="preserve"> </w:t>
        </w:r>
      </w:ins>
      <w:ins w:id="281" w:author="Brian" w:date="2020-05-10T07:34:00Z">
        <w:r w:rsidR="005675E6">
          <w:rPr>
            <w:rFonts w:eastAsia="Times New Roman" w:cstheme="minorHAnsi"/>
            <w:color w:val="000000"/>
            <w:lang w:val="en-CA"/>
          </w:rPr>
          <w:t>annually</w:t>
        </w:r>
      </w:ins>
      <w:ins w:id="282" w:author="Brian" w:date="2020-05-10T07:30:00Z">
        <w:r w:rsidR="0022733A">
          <w:rPr>
            <w:rFonts w:eastAsia="Times New Roman" w:cstheme="minorHAnsi"/>
            <w:color w:val="000000"/>
            <w:lang w:val="en-CA"/>
          </w:rPr>
          <w:t xml:space="preserve"> samples juvenile salmon </w:t>
        </w:r>
      </w:ins>
      <w:ins w:id="283" w:author="Brian" w:date="2020-05-10T07:31:00Z">
        <w:r w:rsidR="0022733A">
          <w:rPr>
            <w:rFonts w:eastAsia="Times New Roman" w:cstheme="minorHAnsi"/>
            <w:color w:val="000000"/>
            <w:lang w:val="en-CA"/>
          </w:rPr>
          <w:t>a</w:t>
        </w:r>
      </w:ins>
      <w:ins w:id="284" w:author="Brian" w:date="2020-05-10T07:23:00Z">
        <w:r w:rsidR="0022733A">
          <w:rPr>
            <w:rFonts w:eastAsia="Times New Roman" w:cstheme="minorHAnsi"/>
            <w:color w:val="000000"/>
            <w:lang w:val="en-CA"/>
          </w:rPr>
          <w:t>s</w:t>
        </w:r>
      </w:ins>
      <w:ins w:id="285" w:author="Brian" w:date="2020-05-10T07:31:00Z">
        <w:r w:rsidR="0022733A">
          <w:rPr>
            <w:rFonts w:eastAsia="Times New Roman" w:cstheme="minorHAnsi"/>
            <w:color w:val="000000"/>
            <w:lang w:val="en-CA"/>
          </w:rPr>
          <w:t xml:space="preserve"> they migrate through the Discovery Islands and John</w:t>
        </w:r>
      </w:ins>
      <w:ins w:id="286" w:author="Brian" w:date="2020-05-10T07:32:00Z">
        <w:r w:rsidR="0022733A">
          <w:rPr>
            <w:rFonts w:eastAsia="Times New Roman" w:cstheme="minorHAnsi"/>
            <w:color w:val="000000"/>
            <w:lang w:val="en-CA"/>
          </w:rPr>
          <w:t>s</w:t>
        </w:r>
      </w:ins>
      <w:ins w:id="287" w:author="Brian" w:date="2020-05-10T07:31:00Z">
        <w:r w:rsidR="0022733A">
          <w:rPr>
            <w:rFonts w:eastAsia="Times New Roman" w:cstheme="minorHAnsi"/>
            <w:color w:val="000000"/>
            <w:lang w:val="en-CA"/>
          </w:rPr>
          <w:t xml:space="preserve">tone Strait during the main outmigration period (May to July). </w:t>
        </w:r>
      </w:ins>
      <w:ins w:id="288" w:author="Brian" w:date="2020-05-10T07:23:00Z">
        <w:r w:rsidR="0022733A">
          <w:rPr>
            <w:rFonts w:eastAsia="Times New Roman" w:cstheme="minorHAnsi"/>
            <w:color w:val="000000"/>
            <w:lang w:val="en-CA"/>
          </w:rPr>
          <w:t xml:space="preserve"> </w:t>
        </w:r>
      </w:ins>
      <w:ins w:id="289" w:author="Brian" w:date="2020-05-10T07:32:00Z">
        <w:r w:rsidR="0022733A">
          <w:rPr>
            <w:rFonts w:eastAsia="Times New Roman" w:cstheme="minorHAnsi"/>
            <w:color w:val="000000"/>
            <w:lang w:val="en-CA"/>
          </w:rPr>
          <w:t xml:space="preserve">The </w:t>
        </w:r>
      </w:ins>
      <w:ins w:id="290" w:author="Brian" w:date="2020-05-10T07:23:00Z">
        <w:r w:rsidR="0022733A">
          <w:rPr>
            <w:rFonts w:eastAsia="Times New Roman" w:cstheme="minorHAnsi"/>
            <w:color w:val="000000"/>
            <w:lang w:val="en-CA"/>
          </w:rPr>
          <w:t xml:space="preserve">objective </w:t>
        </w:r>
      </w:ins>
      <w:ins w:id="291" w:author="Brian" w:date="2020-05-10T07:32:00Z">
        <w:r w:rsidR="0022733A">
          <w:rPr>
            <w:rFonts w:eastAsia="Times New Roman" w:cstheme="minorHAnsi"/>
            <w:color w:val="000000"/>
            <w:lang w:val="en-CA"/>
          </w:rPr>
          <w:t xml:space="preserve">of the program is to </w:t>
        </w:r>
      </w:ins>
      <w:ins w:id="292" w:author="Brian" w:date="2020-05-10T07:23:00Z">
        <w:r w:rsidR="0022733A">
          <w:rPr>
            <w:rFonts w:eastAsia="Times New Roman" w:cstheme="minorHAnsi"/>
            <w:color w:val="000000"/>
            <w:lang w:val="en-CA"/>
          </w:rPr>
          <w:t xml:space="preserve">improve </w:t>
        </w:r>
        <w:r w:rsidR="0022733A" w:rsidRPr="003C4653">
          <w:rPr>
            <w:rFonts w:eastAsia="Times New Roman" w:cstheme="minorHAnsi"/>
            <w:color w:val="000000"/>
            <w:lang w:val="en-CA"/>
          </w:rPr>
          <w:t>understand</w:t>
        </w:r>
        <w:r w:rsidR="0022733A">
          <w:rPr>
            <w:rFonts w:eastAsia="Times New Roman" w:cstheme="minorHAnsi"/>
            <w:color w:val="000000"/>
            <w:lang w:val="en-CA"/>
          </w:rPr>
          <w:t>ing of</w:t>
        </w:r>
        <w:r w:rsidR="0022733A" w:rsidRPr="003C4653">
          <w:rPr>
            <w:rFonts w:eastAsia="Times New Roman" w:cstheme="minorHAnsi"/>
            <w:color w:val="000000"/>
            <w:lang w:val="en-CA"/>
          </w:rPr>
          <w:t xml:space="preserve"> the early marine phase of Pacific salmon</w:t>
        </w:r>
      </w:ins>
      <w:ins w:id="293" w:author="Brian" w:date="2020-05-10T07:24:00Z">
        <w:r w:rsidR="0022733A">
          <w:rPr>
            <w:rFonts w:eastAsia="Times New Roman" w:cstheme="minorHAnsi"/>
            <w:color w:val="000000"/>
            <w:lang w:val="en-CA"/>
          </w:rPr>
          <w:t xml:space="preserve">, particularly factors contributing to health and </w:t>
        </w:r>
        <w:commentRangeStart w:id="294"/>
        <w:r w:rsidR="0022733A">
          <w:rPr>
            <w:rFonts w:eastAsia="Times New Roman" w:cstheme="minorHAnsi"/>
            <w:color w:val="000000"/>
            <w:lang w:val="en-CA"/>
          </w:rPr>
          <w:t>survival</w:t>
        </w:r>
      </w:ins>
      <w:commentRangeEnd w:id="294"/>
      <w:r w:rsidR="00E32C78">
        <w:rPr>
          <w:rStyle w:val="CommentReference"/>
        </w:rPr>
        <w:commentReference w:id="294"/>
      </w:r>
      <w:ins w:id="295" w:author="Vanessa Fladmark" w:date="2020-05-19T09:24:00Z">
        <w:r w:rsidR="000374C3">
          <w:rPr>
            <w:rFonts w:eastAsia="Times New Roman" w:cstheme="minorHAnsi"/>
            <w:color w:val="000000"/>
            <w:lang w:val="en-CA"/>
          </w:rPr>
          <w:t xml:space="preserve"> </w:t>
        </w:r>
        <w:r w:rsidR="000374C3">
          <w:rPr>
            <w:rFonts w:eastAsia="Times New Roman" w:cstheme="minorHAnsi"/>
            <w:color w:val="000000"/>
            <w:lang w:val="en-CA"/>
          </w:rPr>
          <w:fldChar w:fldCharType="begin" w:fldLock="1"/>
        </w:r>
      </w:ins>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0374C3">
        <w:rPr>
          <w:rFonts w:eastAsia="Times New Roman" w:cstheme="minorHAnsi"/>
          <w:color w:val="000000"/>
          <w:lang w:val="en-CA"/>
        </w:rPr>
        <w:fldChar w:fldCharType="separate"/>
      </w:r>
      <w:r w:rsidR="00DB41F8" w:rsidRPr="00DB41F8">
        <w:rPr>
          <w:rFonts w:eastAsia="Times New Roman" w:cstheme="minorHAnsi"/>
          <w:noProof/>
          <w:color w:val="000000"/>
          <w:lang w:val="en-CA"/>
        </w:rPr>
        <w:t>(Hunt et al., 2018)</w:t>
      </w:r>
      <w:ins w:id="296" w:author="Vanessa Fladmark" w:date="2020-05-19T09:24:00Z">
        <w:r w:rsidR="000374C3">
          <w:rPr>
            <w:rFonts w:eastAsia="Times New Roman" w:cstheme="minorHAnsi"/>
            <w:color w:val="000000"/>
            <w:lang w:val="en-CA"/>
          </w:rPr>
          <w:fldChar w:fldCharType="end"/>
        </w:r>
      </w:ins>
      <w:ins w:id="297" w:author="Brian" w:date="2020-05-10T07:32:00Z">
        <w:r w:rsidR="005675E6">
          <w:rPr>
            <w:rFonts w:eastAsia="Times New Roman" w:cstheme="minorHAnsi"/>
            <w:color w:val="000000"/>
            <w:lang w:val="en-CA"/>
          </w:rPr>
          <w:t xml:space="preserve">. This study focussed on </w:t>
        </w:r>
        <w:del w:id="298" w:author="Vanessa Fladmark" w:date="2020-05-28T10:42:00Z">
          <w:r w:rsidR="005675E6" w:rsidDel="009827BE">
            <w:rPr>
              <w:rFonts w:eastAsia="Times New Roman" w:cstheme="minorHAnsi"/>
              <w:color w:val="000000"/>
              <w:lang w:val="en-CA"/>
            </w:rPr>
            <w:delText xml:space="preserve">2015 and </w:delText>
          </w:r>
        </w:del>
        <w:r w:rsidR="005675E6">
          <w:rPr>
            <w:rFonts w:eastAsia="Times New Roman" w:cstheme="minorHAnsi"/>
            <w:color w:val="000000"/>
            <w:lang w:val="en-CA"/>
          </w:rPr>
          <w:t>2016</w:t>
        </w:r>
      </w:ins>
      <w:ins w:id="299" w:author="Brian" w:date="2020-05-10T07:33:00Z">
        <w:r w:rsidR="005675E6">
          <w:rPr>
            <w:rFonts w:eastAsia="Times New Roman" w:cstheme="minorHAnsi"/>
            <w:color w:val="000000"/>
            <w:lang w:val="en-CA"/>
          </w:rPr>
          <w:t xml:space="preserve">, which had the largest spatial coverage of sampling stations in an effort to resolve the primary </w:t>
        </w:r>
      </w:ins>
      <w:ins w:id="300" w:author="Brian" w:date="2020-05-10T07:34:00Z">
        <w:r w:rsidR="005675E6">
          <w:rPr>
            <w:rFonts w:eastAsia="Times New Roman" w:cstheme="minorHAnsi"/>
            <w:color w:val="000000"/>
            <w:lang w:val="en-CA"/>
          </w:rPr>
          <w:t>migration</w:t>
        </w:r>
      </w:ins>
      <w:ins w:id="301" w:author="Brian" w:date="2020-05-10T07:33:00Z">
        <w:r w:rsidR="005675E6">
          <w:rPr>
            <w:rFonts w:eastAsia="Times New Roman" w:cstheme="minorHAnsi"/>
            <w:color w:val="000000"/>
            <w:lang w:val="en-CA"/>
          </w:rPr>
          <w:t xml:space="preserve"> </w:t>
        </w:r>
      </w:ins>
      <w:ins w:id="302" w:author="Brian" w:date="2020-05-10T07:34:00Z">
        <w:r w:rsidR="005675E6">
          <w:rPr>
            <w:rFonts w:eastAsia="Times New Roman" w:cstheme="minorHAnsi"/>
            <w:color w:val="000000"/>
            <w:lang w:val="en-CA"/>
          </w:rPr>
          <w:t>pathways through the region.</w:t>
        </w:r>
      </w:ins>
      <w:commentRangeEnd w:id="278"/>
      <w:ins w:id="303" w:author="Brian" w:date="2020-05-10T10:06:00Z">
        <w:r w:rsidR="00241A3C">
          <w:rPr>
            <w:rStyle w:val="CommentReference"/>
          </w:rPr>
          <w:commentReference w:id="278"/>
        </w:r>
      </w:ins>
      <w:ins w:id="304" w:author="Vanessa Fladmark" w:date="2020-05-28T12:49:00Z">
        <w:r w:rsidR="004F586B">
          <w:rPr>
            <w:rFonts w:eastAsia="Times New Roman" w:cstheme="minorHAnsi"/>
            <w:color w:val="000000"/>
            <w:lang w:val="en-CA"/>
          </w:rPr>
          <w:t xml:space="preserve"> The previous year 2015 also had similar spatial coverage of sampling but there was expected </w:t>
        </w:r>
      </w:ins>
      <w:ins w:id="305" w:author="Vanessa Fladmark" w:date="2020-05-28T12:50:00Z">
        <w:r w:rsidR="004F586B">
          <w:rPr>
            <w:rFonts w:eastAsia="Times New Roman" w:cstheme="minorHAnsi"/>
            <w:color w:val="000000"/>
            <w:lang w:val="en-CA"/>
          </w:rPr>
          <w:t xml:space="preserve">and observed </w:t>
        </w:r>
      </w:ins>
      <w:ins w:id="306" w:author="Vanessa Fladmark" w:date="2020-05-28T12:49:00Z">
        <w:r w:rsidR="004F586B">
          <w:rPr>
            <w:rFonts w:eastAsia="Times New Roman" w:cstheme="minorHAnsi"/>
            <w:color w:val="000000"/>
            <w:lang w:val="en-CA"/>
          </w:rPr>
          <w:t xml:space="preserve">lower pink abundance, due to their biennial life </w:t>
        </w:r>
      </w:ins>
      <w:ins w:id="307" w:author="Vanessa Fladmark" w:date="2020-05-28T12:50:00Z">
        <w:r w:rsidR="004F586B">
          <w:rPr>
            <w:rFonts w:eastAsia="Times New Roman" w:cstheme="minorHAnsi"/>
            <w:color w:val="000000"/>
            <w:lang w:val="en-CA"/>
          </w:rPr>
          <w:t>patterns</w:t>
        </w:r>
      </w:ins>
      <w:ins w:id="308" w:author="Vanessa Fladmark" w:date="2020-05-28T12:49:00Z">
        <w:r w:rsidR="004F586B">
          <w:rPr>
            <w:rFonts w:eastAsia="Times New Roman" w:cstheme="minorHAnsi"/>
            <w:color w:val="000000"/>
            <w:lang w:val="en-CA"/>
          </w:rPr>
          <w:t>.</w:t>
        </w:r>
      </w:ins>
      <w:ins w:id="309" w:author="Brian" w:date="2020-05-10T07:34:00Z">
        <w:del w:id="310" w:author="Vanessa Fladmark" w:date="2020-05-28T12:49:00Z">
          <w:r w:rsidR="005675E6" w:rsidDel="004F586B">
            <w:rPr>
              <w:rFonts w:eastAsia="Times New Roman" w:cstheme="minorHAnsi"/>
              <w:color w:val="000000"/>
              <w:lang w:val="en-CA"/>
            </w:rPr>
            <w:delText xml:space="preserve"> </w:delText>
          </w:r>
        </w:del>
      </w:ins>
      <w:ins w:id="311" w:author="Brian" w:date="2020-05-10T07:33:00Z">
        <w:del w:id="312" w:author="Vanessa Fladmark" w:date="2020-05-28T12:49:00Z">
          <w:r w:rsidR="005675E6" w:rsidDel="004F586B">
            <w:rPr>
              <w:rFonts w:eastAsia="Times New Roman" w:cstheme="minorHAnsi"/>
              <w:color w:val="000000"/>
              <w:lang w:val="en-CA"/>
            </w:rPr>
            <w:delText xml:space="preserve"> </w:delText>
          </w:r>
        </w:del>
      </w:ins>
      <w:del w:id="313" w:author="Brian" w:date="2020-05-10T07:24:00Z">
        <w:r w:rsidRPr="003C4653" w:rsidDel="0022733A">
          <w:rPr>
            <w:rFonts w:eastAsia="Times New Roman" w:cstheme="minorHAnsi"/>
            <w:color w:val="000000"/>
            <w:lang w:val="en-CA"/>
          </w:rPr>
          <w:delText>partnered up and created a field program</w:delText>
        </w:r>
      </w:del>
      <w:del w:id="314" w:author="Vanessa Fladmark" w:date="2020-05-28T09:41:00Z">
        <w:r w:rsidRPr="003C4653" w:rsidDel="003E0C2D">
          <w:rPr>
            <w:rFonts w:eastAsia="Times New Roman" w:cstheme="minorHAnsi"/>
            <w:color w:val="000000"/>
            <w:lang w:val="en-CA"/>
          </w:rPr>
          <w:delText xml:space="preserve">. </w:delText>
        </w:r>
      </w:del>
    </w:p>
    <w:p w14:paraId="6F6D92CC" w14:textId="77777777" w:rsidR="003E0C2D" w:rsidRDefault="003E0C2D" w:rsidP="00266C78">
      <w:pPr>
        <w:spacing w:line="480" w:lineRule="auto"/>
        <w:rPr>
          <w:ins w:id="315" w:author="Vanessa Fladmark" w:date="2020-05-28T09:41:00Z"/>
          <w:rFonts w:eastAsia="Times New Roman" w:cstheme="minorHAnsi"/>
          <w:color w:val="000000"/>
          <w:lang w:val="en-CA"/>
        </w:rPr>
      </w:pPr>
    </w:p>
    <w:p w14:paraId="745D8BFA" w14:textId="2B0BB94A" w:rsidR="001C45E1" w:rsidRDefault="003E0C2D" w:rsidP="00266C78">
      <w:pPr>
        <w:spacing w:line="480" w:lineRule="auto"/>
        <w:rPr>
          <w:ins w:id="316" w:author="Vanessa Fladmark" w:date="2020-05-28T10:29:00Z"/>
          <w:rFonts w:eastAsia="Times New Roman" w:cstheme="minorHAnsi"/>
          <w:color w:val="000000"/>
          <w:lang w:val="en-CA"/>
        </w:rPr>
      </w:pPr>
      <w:ins w:id="317" w:author="Vanessa Fladmark" w:date="2020-05-28T09:41:00Z">
        <w:r>
          <w:rPr>
            <w:rFonts w:eastAsia="Times New Roman" w:cstheme="minorHAnsi"/>
            <w:color w:val="000000"/>
            <w:lang w:val="en-CA"/>
          </w:rPr>
          <w:tab/>
        </w:r>
      </w:ins>
      <w:commentRangeStart w:id="318"/>
      <w:r w:rsidR="005D53D1">
        <w:rPr>
          <w:rFonts w:eastAsia="Times New Roman" w:cstheme="minorHAnsi"/>
          <w:color w:val="000000"/>
          <w:lang w:val="en-CA"/>
        </w:rPr>
        <w:t>E</w:t>
      </w:r>
      <w:r w:rsidR="00372150" w:rsidRPr="003C4653">
        <w:rPr>
          <w:rFonts w:eastAsia="Times New Roman" w:cstheme="minorHAnsi"/>
          <w:color w:val="000000"/>
          <w:lang w:val="en-CA"/>
        </w:rPr>
        <w:t>very field season</w:t>
      </w:r>
      <w:r w:rsidR="005D53D1">
        <w:rPr>
          <w:rFonts w:eastAsia="Times New Roman" w:cstheme="minorHAnsi"/>
          <w:color w:val="000000"/>
          <w:lang w:val="en-CA"/>
        </w:rPr>
        <w:t xml:space="preserve"> s</w:t>
      </w:r>
      <w:r w:rsidR="005D53D1" w:rsidRPr="003C4653">
        <w:rPr>
          <w:rFonts w:eastAsia="Times New Roman" w:cstheme="minorHAnsi"/>
          <w:color w:val="000000"/>
          <w:lang w:val="en-CA"/>
        </w:rPr>
        <w:t>ince 2015</w:t>
      </w:r>
      <w:r w:rsidR="005D53D1">
        <w:rPr>
          <w:rFonts w:eastAsia="Times New Roman" w:cstheme="minorHAnsi"/>
          <w:color w:val="000000"/>
          <w:lang w:val="en-CA"/>
        </w:rPr>
        <w:t>,</w:t>
      </w:r>
      <w:r w:rsidR="00372150" w:rsidRPr="003C4653">
        <w:rPr>
          <w:rFonts w:eastAsia="Times New Roman" w:cstheme="minorHAnsi"/>
          <w:color w:val="000000"/>
          <w:lang w:val="en-CA"/>
        </w:rPr>
        <w:t xml:space="preserve"> researchers head out on oceanographic surveys, starting in May, to capture outmigrating salmon species, zooplankton samples and oceanographic data. </w:t>
      </w:r>
      <w:ins w:id="319" w:author="Vanessa Fladmark" w:date="2020-05-28T10:29:00Z">
        <w:r w:rsidR="001C45E1">
          <w:rPr>
            <w:rFonts w:eastAsia="Times New Roman" w:cstheme="minorHAnsi"/>
            <w:color w:val="000000"/>
            <w:lang w:val="en-CA"/>
          </w:rPr>
          <w:t xml:space="preserve">In the Discovery Islands, </w:t>
        </w:r>
      </w:ins>
      <w:ins w:id="320" w:author="Vanessa Fladmark" w:date="2020-05-28T10:40:00Z">
        <w:r w:rsidR="009827BE">
          <w:rPr>
            <w:rFonts w:eastAsia="Times New Roman" w:cstheme="minorHAnsi"/>
            <w:color w:val="000000"/>
            <w:lang w:val="en-CA"/>
          </w:rPr>
          <w:t>12 sites were sampled in 2016</w:t>
        </w:r>
      </w:ins>
      <w:ins w:id="321" w:author="Vanessa Fladmark" w:date="2020-05-28T10:30:00Z">
        <w:r w:rsidR="001C45E1">
          <w:rPr>
            <w:rFonts w:eastAsia="Times New Roman" w:cstheme="minorHAnsi"/>
            <w:color w:val="000000"/>
            <w:lang w:val="en-CA"/>
          </w:rPr>
          <w:t xml:space="preserve">, and in Johnstone Strait, 10 sites were sampled, to provide coverage of all </w:t>
        </w:r>
      </w:ins>
      <w:ins w:id="322" w:author="Vanessa Fladmark" w:date="2020-05-28T12:47:00Z">
        <w:r w:rsidR="004F586B">
          <w:rPr>
            <w:rFonts w:eastAsia="Times New Roman" w:cstheme="minorHAnsi"/>
            <w:color w:val="000000"/>
            <w:lang w:val="en-CA"/>
          </w:rPr>
          <w:t xml:space="preserve">possible </w:t>
        </w:r>
      </w:ins>
      <w:ins w:id="323" w:author="Vanessa Fladmark" w:date="2020-05-28T10:30:00Z">
        <w:r w:rsidR="001C45E1">
          <w:rPr>
            <w:rFonts w:eastAsia="Times New Roman" w:cstheme="minorHAnsi"/>
            <w:color w:val="000000"/>
            <w:lang w:val="en-CA"/>
          </w:rPr>
          <w:t>salmon migration routes</w:t>
        </w:r>
      </w:ins>
      <w:ins w:id="324" w:author="Vanessa Fladmark" w:date="2020-05-28T12:47:00Z">
        <w:r w:rsidR="004F586B">
          <w:rPr>
            <w:rFonts w:eastAsia="Times New Roman" w:cstheme="minorHAnsi"/>
            <w:color w:val="000000"/>
            <w:lang w:val="en-CA"/>
          </w:rPr>
          <w:t xml:space="preserve"> through these regions</w:t>
        </w:r>
      </w:ins>
      <w:ins w:id="325" w:author="Vanessa Fladmark" w:date="2020-06-02T10:14:00Z">
        <w:r w:rsidR="001215CF">
          <w:rPr>
            <w:rFonts w:eastAsia="Times New Roman" w:cstheme="minorHAnsi"/>
            <w:color w:val="000000"/>
            <w:lang w:val="en-CA"/>
          </w:rPr>
          <w:t xml:space="preserve"> </w:t>
        </w:r>
        <w:r w:rsidR="001215CF">
          <w:rPr>
            <w:rFonts w:eastAsia="Times New Roman" w:cstheme="minorHAnsi"/>
            <w:color w:val="000000"/>
            <w:lang w:val="en-CA"/>
          </w:rPr>
          <w:fldChar w:fldCharType="begin" w:fldLock="1"/>
        </w:r>
      </w:ins>
      <w:r w:rsidR="00830B94">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1215CF">
        <w:rPr>
          <w:rFonts w:eastAsia="Times New Roman" w:cstheme="minorHAnsi"/>
          <w:color w:val="000000"/>
          <w:lang w:val="en-CA"/>
        </w:rPr>
        <w:fldChar w:fldCharType="separate"/>
      </w:r>
      <w:r w:rsidR="001215CF" w:rsidRPr="001215CF">
        <w:rPr>
          <w:rFonts w:eastAsia="Times New Roman" w:cstheme="minorHAnsi"/>
          <w:noProof/>
          <w:color w:val="000000"/>
          <w:lang w:val="en-CA"/>
        </w:rPr>
        <w:t>(Hunt et al., 2018)</w:t>
      </w:r>
      <w:ins w:id="326" w:author="Vanessa Fladmark" w:date="2020-06-02T10:14:00Z">
        <w:r w:rsidR="001215CF">
          <w:rPr>
            <w:rFonts w:eastAsia="Times New Roman" w:cstheme="minorHAnsi"/>
            <w:color w:val="000000"/>
            <w:lang w:val="en-CA"/>
          </w:rPr>
          <w:fldChar w:fldCharType="end"/>
        </w:r>
      </w:ins>
      <w:ins w:id="327" w:author="Vanessa Fladmark" w:date="2020-05-28T10:30:00Z">
        <w:r w:rsidR="001C45E1">
          <w:rPr>
            <w:rFonts w:eastAsia="Times New Roman" w:cstheme="minorHAnsi"/>
            <w:color w:val="000000"/>
            <w:lang w:val="en-CA"/>
          </w:rPr>
          <w:t xml:space="preserve">. </w:t>
        </w:r>
      </w:ins>
      <w:ins w:id="328" w:author="Vanessa Fladmark" w:date="2020-05-28T10:31:00Z">
        <w:r w:rsidR="001C45E1">
          <w:rPr>
            <w:rFonts w:eastAsia="Times New Roman" w:cstheme="minorHAnsi"/>
            <w:color w:val="000000"/>
            <w:lang w:val="en-CA"/>
          </w:rPr>
          <w:t xml:space="preserve">Sites were sampled every </w:t>
        </w:r>
      </w:ins>
      <w:ins w:id="329" w:author="Vanessa Fladmark" w:date="2020-05-28T15:57:00Z">
        <w:r w:rsidR="00CB23BF">
          <w:rPr>
            <w:rFonts w:eastAsia="Times New Roman" w:cstheme="minorHAnsi"/>
            <w:color w:val="000000"/>
            <w:lang w:val="en-CA"/>
          </w:rPr>
          <w:t>4-7 days throughout the season</w:t>
        </w:r>
      </w:ins>
      <w:ins w:id="330" w:author="Vanessa Fladmark" w:date="2020-05-28T10:31:00Z">
        <w:r w:rsidR="001C45E1">
          <w:rPr>
            <w:rFonts w:eastAsia="Times New Roman" w:cstheme="minorHAnsi"/>
            <w:color w:val="000000"/>
            <w:lang w:val="en-CA"/>
          </w:rPr>
          <w:t xml:space="preserve">, depending on </w:t>
        </w:r>
      </w:ins>
      <w:ins w:id="331" w:author="Vanessa Fladmark" w:date="2020-05-28T15:57:00Z">
        <w:r w:rsidR="00CB23BF">
          <w:rPr>
            <w:rFonts w:eastAsia="Times New Roman" w:cstheme="minorHAnsi"/>
            <w:color w:val="000000"/>
            <w:lang w:val="en-CA"/>
          </w:rPr>
          <w:t xml:space="preserve">weather </w:t>
        </w:r>
      </w:ins>
      <w:ins w:id="332" w:author="Vanessa Fladmark" w:date="2020-05-28T10:31:00Z">
        <w:r w:rsidR="001C45E1">
          <w:rPr>
            <w:rFonts w:eastAsia="Times New Roman" w:cstheme="minorHAnsi"/>
            <w:color w:val="000000"/>
            <w:lang w:val="en-CA"/>
          </w:rPr>
          <w:t>conditions. For this study, six sites</w:t>
        </w:r>
      </w:ins>
      <w:ins w:id="333" w:author="Vanessa Fladmark" w:date="2020-05-28T10:32:00Z">
        <w:r w:rsidR="001C45E1">
          <w:rPr>
            <w:rFonts w:eastAsia="Times New Roman" w:cstheme="minorHAnsi"/>
            <w:color w:val="000000"/>
            <w:lang w:val="en-CA"/>
          </w:rPr>
          <w:t xml:space="preserve"> (three from each region)</w:t>
        </w:r>
      </w:ins>
      <w:ins w:id="334" w:author="Vanessa Fladmark" w:date="2020-05-28T10:31:00Z">
        <w:r w:rsidR="001C45E1">
          <w:rPr>
            <w:rFonts w:eastAsia="Times New Roman" w:cstheme="minorHAnsi"/>
            <w:color w:val="000000"/>
            <w:lang w:val="en-CA"/>
          </w:rPr>
          <w:t xml:space="preserve"> were selected, </w:t>
        </w:r>
      </w:ins>
      <w:ins w:id="335" w:author="Vanessa Fladmark" w:date="2020-06-02T09:35:00Z">
        <w:r w:rsidR="002606FB">
          <w:rPr>
            <w:rFonts w:eastAsia="Times New Roman" w:cstheme="minorHAnsi"/>
            <w:color w:val="000000"/>
            <w:lang w:val="en-CA"/>
          </w:rPr>
          <w:t>in order to obtain</w:t>
        </w:r>
      </w:ins>
      <w:ins w:id="336" w:author="Vanessa Fladmark" w:date="2020-05-28T10:31:00Z">
        <w:r w:rsidR="001C45E1">
          <w:rPr>
            <w:rFonts w:eastAsia="Times New Roman" w:cstheme="minorHAnsi"/>
            <w:color w:val="000000"/>
            <w:lang w:val="en-CA"/>
          </w:rPr>
          <w:t xml:space="preserve"> a</w:t>
        </w:r>
      </w:ins>
      <w:ins w:id="337" w:author="Vanessa Fladmark" w:date="2020-05-28T10:32:00Z">
        <w:r w:rsidR="001C45E1">
          <w:rPr>
            <w:rFonts w:eastAsia="Times New Roman" w:cstheme="minorHAnsi"/>
            <w:color w:val="000000"/>
            <w:lang w:val="en-CA"/>
          </w:rPr>
          <w:t xml:space="preserve"> sample size of 10 pink and 10 chum per set</w:t>
        </w:r>
      </w:ins>
      <w:ins w:id="338" w:author="Vanessa Fladmark" w:date="2020-06-02T09:35:00Z">
        <w:r w:rsidR="002606FB">
          <w:rPr>
            <w:rFonts w:eastAsia="Times New Roman" w:cstheme="minorHAnsi"/>
            <w:color w:val="000000"/>
            <w:lang w:val="en-CA"/>
          </w:rPr>
          <w:t xml:space="preserve"> (n=120 total)</w:t>
        </w:r>
      </w:ins>
      <w:ins w:id="339" w:author="Vanessa Fladmark" w:date="2020-05-28T10:32:00Z">
        <w:r w:rsidR="001C45E1">
          <w:rPr>
            <w:rFonts w:eastAsia="Times New Roman" w:cstheme="minorHAnsi"/>
            <w:color w:val="000000"/>
            <w:lang w:val="en-CA"/>
          </w:rPr>
          <w:t xml:space="preserve">, still acquiring sufficient coverage </w:t>
        </w:r>
      </w:ins>
      <w:ins w:id="340" w:author="Vanessa Fladmark" w:date="2020-05-28T10:33:00Z">
        <w:r w:rsidR="001C45E1">
          <w:rPr>
            <w:rFonts w:eastAsia="Times New Roman" w:cstheme="minorHAnsi"/>
            <w:color w:val="000000"/>
            <w:lang w:val="en-CA"/>
          </w:rPr>
          <w:t>for</w:t>
        </w:r>
      </w:ins>
      <w:ins w:id="341" w:author="Vanessa Fladmark" w:date="2020-05-28T10:32:00Z">
        <w:r w:rsidR="001C45E1">
          <w:rPr>
            <w:rFonts w:eastAsia="Times New Roman" w:cstheme="minorHAnsi"/>
            <w:color w:val="000000"/>
            <w:lang w:val="en-CA"/>
          </w:rPr>
          <w:t xml:space="preserve"> </w:t>
        </w:r>
      </w:ins>
      <w:ins w:id="342" w:author="Vanessa Fladmark" w:date="2020-05-28T10:33:00Z">
        <w:r w:rsidR="001C45E1">
          <w:rPr>
            <w:rFonts w:eastAsia="Times New Roman" w:cstheme="minorHAnsi"/>
            <w:color w:val="000000"/>
            <w:lang w:val="en-CA"/>
          </w:rPr>
          <w:t>each region.</w:t>
        </w:r>
      </w:ins>
      <w:ins w:id="343" w:author="Vanessa Fladmark" w:date="2020-05-28T10:37:00Z">
        <w:r w:rsidR="009827BE">
          <w:rPr>
            <w:rFonts w:eastAsia="Times New Roman" w:cstheme="minorHAnsi"/>
            <w:color w:val="000000"/>
            <w:lang w:val="en-CA"/>
          </w:rPr>
          <w:t xml:space="preserve"> The dates were chosen in mid-June (T</w:t>
        </w:r>
      </w:ins>
      <w:ins w:id="344" w:author="Vanessa Fladmark" w:date="2020-05-28T10:38:00Z">
        <w:r w:rsidR="009827BE">
          <w:rPr>
            <w:rFonts w:eastAsia="Times New Roman" w:cstheme="minorHAnsi"/>
            <w:color w:val="000000"/>
            <w:lang w:val="en-CA"/>
          </w:rPr>
          <w:t>able 1</w:t>
        </w:r>
      </w:ins>
      <w:ins w:id="345" w:author="Vanessa Fladmark" w:date="2020-05-28T10:37:00Z">
        <w:r w:rsidR="009827BE">
          <w:rPr>
            <w:rFonts w:eastAsia="Times New Roman" w:cstheme="minorHAnsi"/>
            <w:color w:val="000000"/>
            <w:lang w:val="en-CA"/>
          </w:rPr>
          <w:t>)</w:t>
        </w:r>
      </w:ins>
      <w:ins w:id="346" w:author="Vanessa Fladmark" w:date="2020-05-28T10:38:00Z">
        <w:r w:rsidR="009827BE">
          <w:rPr>
            <w:rFonts w:eastAsia="Times New Roman" w:cstheme="minorHAnsi"/>
            <w:color w:val="000000"/>
            <w:lang w:val="en-CA"/>
          </w:rPr>
          <w:t xml:space="preserve"> to align with the peak out-migration of salmon</w:t>
        </w:r>
      </w:ins>
      <w:ins w:id="347" w:author="Vanessa Fladmark" w:date="2020-05-28T10:41:00Z">
        <w:r w:rsidR="009827BE">
          <w:rPr>
            <w:rFonts w:eastAsia="Times New Roman" w:cstheme="minorHAnsi"/>
            <w:color w:val="000000"/>
            <w:lang w:val="en-CA"/>
          </w:rPr>
          <w:t>.</w:t>
        </w:r>
      </w:ins>
    </w:p>
    <w:p w14:paraId="75A0A7C2" w14:textId="77777777" w:rsidR="001C45E1" w:rsidRDefault="001C45E1" w:rsidP="00266C78">
      <w:pPr>
        <w:spacing w:line="480" w:lineRule="auto"/>
        <w:rPr>
          <w:ins w:id="348" w:author="Vanessa Fladmark" w:date="2020-05-28T10:29:00Z"/>
          <w:rFonts w:eastAsia="Times New Roman" w:cstheme="minorHAnsi"/>
          <w:color w:val="000000"/>
          <w:lang w:val="en-CA"/>
        </w:rPr>
      </w:pPr>
    </w:p>
    <w:p w14:paraId="060A8B73" w14:textId="61E7DB62" w:rsidR="0078618D" w:rsidRDefault="001C45E1" w:rsidP="00266C78">
      <w:pPr>
        <w:spacing w:line="480" w:lineRule="auto"/>
        <w:rPr>
          <w:ins w:id="349" w:author="Vanessa Fladmark" w:date="2020-05-28T13:26:00Z"/>
          <w:rFonts w:eastAsia="Times New Roman" w:cstheme="minorHAnsi"/>
          <w:color w:val="000000"/>
          <w:lang w:val="en-CA"/>
        </w:rPr>
      </w:pPr>
      <w:ins w:id="350" w:author="Vanessa Fladmark" w:date="2020-05-28T10:29:00Z">
        <w:r>
          <w:rPr>
            <w:rFonts w:eastAsia="Times New Roman" w:cstheme="minorHAnsi"/>
            <w:color w:val="000000"/>
            <w:lang w:val="en-CA"/>
          </w:rPr>
          <w:tab/>
        </w:r>
      </w:ins>
      <w:ins w:id="351" w:author="Vanessa Fladmark" w:date="2020-05-28T14:09:00Z">
        <w:r w:rsidR="004452A5">
          <w:rPr>
            <w:rFonts w:eastAsia="Times New Roman" w:cstheme="minorHAnsi"/>
            <w:color w:val="000000"/>
            <w:lang w:val="en-CA"/>
          </w:rPr>
          <w:t>The salmon sampling begins with</w:t>
        </w:r>
      </w:ins>
      <w:ins w:id="352" w:author="Vanessa Fladmark" w:date="2020-05-28T14:10:00Z">
        <w:r w:rsidR="004452A5">
          <w:rPr>
            <w:rFonts w:eastAsia="Times New Roman" w:cstheme="minorHAnsi"/>
            <w:color w:val="000000"/>
            <w:lang w:val="en-CA"/>
          </w:rPr>
          <w:t xml:space="preserve"> recording</w:t>
        </w:r>
      </w:ins>
      <w:ins w:id="353" w:author="Vanessa Fladmark" w:date="2020-05-28T15:04:00Z">
        <w:r w:rsidR="00AC3D53">
          <w:rPr>
            <w:rFonts w:eastAsia="Times New Roman" w:cstheme="minorHAnsi"/>
            <w:color w:val="000000"/>
            <w:lang w:val="en-CA"/>
          </w:rPr>
          <w:t xml:space="preserve"> weather </w:t>
        </w:r>
      </w:ins>
      <w:ins w:id="354" w:author="Vanessa Fladmark" w:date="2020-05-28T15:05:00Z">
        <w:r w:rsidR="00AC3D53">
          <w:rPr>
            <w:rFonts w:eastAsia="Times New Roman" w:cstheme="minorHAnsi"/>
            <w:color w:val="000000"/>
            <w:lang w:val="en-CA"/>
          </w:rPr>
          <w:t xml:space="preserve">and </w:t>
        </w:r>
      </w:ins>
      <w:ins w:id="355" w:author="Vanessa Fladmark" w:date="2020-05-28T15:04:00Z">
        <w:r w:rsidR="00AC3D53">
          <w:rPr>
            <w:rFonts w:eastAsia="Times New Roman" w:cstheme="minorHAnsi"/>
            <w:color w:val="000000"/>
            <w:lang w:val="en-CA"/>
          </w:rPr>
          <w:t>sea state data,</w:t>
        </w:r>
      </w:ins>
      <w:ins w:id="356" w:author="Vanessa Fladmark" w:date="2020-05-28T14:09:00Z">
        <w:r w:rsidR="004452A5">
          <w:rPr>
            <w:rFonts w:eastAsia="Times New Roman" w:cstheme="minorHAnsi"/>
            <w:color w:val="000000"/>
            <w:lang w:val="en-CA"/>
          </w:rPr>
          <w:t xml:space="preserve"> </w:t>
        </w:r>
      </w:ins>
      <w:del w:id="357" w:author="Vanessa Fladmark" w:date="2020-05-28T14:08:00Z">
        <w:r w:rsidR="00372150" w:rsidRPr="003C4653" w:rsidDel="004452A5">
          <w:rPr>
            <w:rFonts w:eastAsia="Times New Roman" w:cstheme="minorHAnsi"/>
            <w:color w:val="000000"/>
            <w:lang w:val="en-CA"/>
          </w:rPr>
          <w:delText>First,</w:delText>
        </w:r>
      </w:del>
      <w:ins w:id="358" w:author="Vanessa Fladmark" w:date="2020-06-02T10:14:00Z">
        <w:r w:rsidR="001215CF">
          <w:rPr>
            <w:rFonts w:eastAsia="Times New Roman" w:cstheme="minorHAnsi"/>
            <w:color w:val="000000"/>
            <w:lang w:val="en-CA"/>
          </w:rPr>
          <w:t xml:space="preserve"> </w:t>
        </w:r>
      </w:ins>
      <w:del w:id="359" w:author="Vanessa Fladmark" w:date="2020-06-02T10:14:00Z">
        <w:r w:rsidR="00372150" w:rsidRPr="003C4653" w:rsidDel="001215CF">
          <w:rPr>
            <w:rFonts w:eastAsia="Times New Roman" w:cstheme="minorHAnsi"/>
            <w:color w:val="000000"/>
            <w:lang w:val="en-CA"/>
          </w:rPr>
          <w:delText xml:space="preserve"> </w:delText>
        </w:r>
      </w:del>
      <w:ins w:id="360" w:author="Vanessa Fladmark" w:date="2020-05-28T15:06:00Z">
        <w:r w:rsidR="00AC3D53">
          <w:rPr>
            <w:rFonts w:eastAsia="Times New Roman" w:cstheme="minorHAnsi"/>
            <w:color w:val="000000"/>
            <w:lang w:val="en-CA"/>
          </w:rPr>
          <w:t xml:space="preserve">followed by </w:t>
        </w:r>
      </w:ins>
      <w:r w:rsidR="00372150" w:rsidRPr="003C4653">
        <w:rPr>
          <w:rFonts w:eastAsia="Times New Roman" w:cstheme="minorHAnsi"/>
          <w:color w:val="000000"/>
          <w:lang w:val="en-CA"/>
        </w:rPr>
        <w:t>a visual survey of salmon surface activity</w:t>
      </w:r>
      <w:del w:id="361" w:author="Vanessa Fladmark" w:date="2020-05-28T14:10:00Z">
        <w:r w:rsidR="00372150" w:rsidRPr="003C4653" w:rsidDel="004452A5">
          <w:rPr>
            <w:rFonts w:eastAsia="Times New Roman" w:cstheme="minorHAnsi"/>
            <w:color w:val="000000"/>
            <w:lang w:val="en-CA"/>
          </w:rPr>
          <w:delText xml:space="preserve"> is performed</w:delText>
        </w:r>
      </w:del>
      <w:ins w:id="362" w:author="Vanessa Fladmark" w:date="2020-05-28T16:56:00Z">
        <w:r w:rsidR="005D22F3">
          <w:rPr>
            <w:rFonts w:eastAsia="Times New Roman" w:cstheme="minorHAnsi"/>
            <w:color w:val="000000"/>
            <w:lang w:val="en-CA"/>
          </w:rPr>
          <w:t>.</w:t>
        </w:r>
      </w:ins>
      <w:del w:id="363" w:author="Vanessa Fladmark" w:date="2020-05-28T16:56:00Z">
        <w:r w:rsidR="00372150" w:rsidRPr="003C4653" w:rsidDel="005D22F3">
          <w:rPr>
            <w:rFonts w:eastAsia="Times New Roman" w:cstheme="minorHAnsi"/>
            <w:color w:val="000000"/>
            <w:lang w:val="en-CA"/>
          </w:rPr>
          <w:delText>,</w:delText>
        </w:r>
      </w:del>
      <w:r w:rsidR="00372150" w:rsidRPr="003C4653">
        <w:rPr>
          <w:rFonts w:eastAsia="Times New Roman" w:cstheme="minorHAnsi"/>
          <w:color w:val="000000"/>
          <w:lang w:val="en-CA"/>
        </w:rPr>
        <w:t xml:space="preserve"> </w:t>
      </w:r>
      <w:ins w:id="364" w:author="Vanessa Fladmark" w:date="2020-05-28T16:56:00Z">
        <w:r w:rsidR="005D22F3">
          <w:rPr>
            <w:rFonts w:eastAsia="Times New Roman" w:cstheme="minorHAnsi"/>
            <w:color w:val="000000"/>
            <w:lang w:val="en-CA"/>
          </w:rPr>
          <w:t>Afterwards, t</w:t>
        </w:r>
      </w:ins>
      <w:del w:id="365" w:author="Vanessa Fladmark" w:date="2020-05-28T16:56:00Z">
        <w:r w:rsidR="00372150" w:rsidRPr="003C4653" w:rsidDel="005D22F3">
          <w:rPr>
            <w:rFonts w:eastAsia="Times New Roman" w:cstheme="minorHAnsi"/>
            <w:color w:val="000000"/>
            <w:lang w:val="en-CA"/>
          </w:rPr>
          <w:delText>before setting t</w:delText>
        </w:r>
      </w:del>
      <w:r w:rsidR="00372150" w:rsidRPr="003C4653">
        <w:rPr>
          <w:rFonts w:eastAsia="Times New Roman" w:cstheme="minorHAnsi"/>
          <w:color w:val="000000"/>
          <w:lang w:val="en-CA"/>
        </w:rPr>
        <w:t>he purse seine net</w:t>
      </w:r>
      <w:ins w:id="366" w:author="Vanessa Fladmark" w:date="2020-05-28T16:53:00Z">
        <w:r w:rsidR="005D22F3">
          <w:rPr>
            <w:rFonts w:eastAsia="Times New Roman" w:cstheme="minorHAnsi"/>
            <w:color w:val="000000"/>
            <w:lang w:val="en-CA"/>
          </w:rPr>
          <w:t xml:space="preserve"> </w:t>
        </w:r>
        <w:r w:rsidR="005D22F3" w:rsidRPr="005D22F3">
          <w:rPr>
            <w:rFonts w:eastAsia="Times New Roman" w:cstheme="minorHAnsi"/>
            <w:color w:val="000000"/>
            <w:lang w:val="en-CA"/>
          </w:rPr>
          <w:t>(bunt: 27 m × 9 m with 13 mm mesh; tow: 46 m × 9 m with 76 mm mesh</w:t>
        </w:r>
        <w:r w:rsidR="005D22F3">
          <w:rPr>
            <w:rFonts w:eastAsia="Times New Roman" w:cstheme="minorHAnsi"/>
            <w:color w:val="000000"/>
            <w:lang w:val="en-CA"/>
          </w:rPr>
          <w:t>)</w:t>
        </w:r>
      </w:ins>
      <w:del w:id="367" w:author="Vanessa Fladmark" w:date="2020-05-28T16:56:00Z">
        <w:r w:rsidR="00372150" w:rsidRPr="003C4653" w:rsidDel="005D22F3">
          <w:rPr>
            <w:rFonts w:eastAsia="Times New Roman" w:cstheme="minorHAnsi"/>
            <w:color w:val="000000"/>
            <w:lang w:val="en-CA"/>
          </w:rPr>
          <w:delText xml:space="preserve"> </w:delText>
        </w:r>
      </w:del>
      <w:ins w:id="368" w:author="Vanessa Fladmark" w:date="2020-05-28T16:56:00Z">
        <w:r w:rsidR="005D22F3">
          <w:rPr>
            <w:rFonts w:eastAsia="Times New Roman" w:cstheme="minorHAnsi"/>
            <w:color w:val="000000"/>
            <w:lang w:val="en-CA"/>
          </w:rPr>
          <w:t xml:space="preserve"> </w:t>
        </w:r>
      </w:ins>
      <w:r w:rsidR="00372150" w:rsidRPr="003C4653">
        <w:rPr>
          <w:rFonts w:eastAsia="Times New Roman" w:cstheme="minorHAnsi"/>
          <w:color w:val="000000"/>
          <w:lang w:val="en-CA"/>
        </w:rPr>
        <w:t xml:space="preserve">on a targeted school of fish, </w:t>
      </w:r>
      <w:del w:id="369" w:author="Vanessa Fladmark" w:date="2020-05-28T16:54:00Z">
        <w:r w:rsidR="00372150" w:rsidRPr="003C4653" w:rsidDel="005D22F3">
          <w:rPr>
            <w:rFonts w:eastAsia="Times New Roman" w:cstheme="minorHAnsi"/>
            <w:color w:val="000000"/>
            <w:lang w:val="en-CA"/>
          </w:rPr>
          <w:delText xml:space="preserve">where </w:delText>
        </w:r>
      </w:del>
      <w:r w:rsidR="00372150" w:rsidRPr="003C4653">
        <w:rPr>
          <w:rFonts w:eastAsia="Times New Roman" w:cstheme="minorHAnsi"/>
          <w:color w:val="000000"/>
          <w:lang w:val="en-CA"/>
        </w:rPr>
        <w:t xml:space="preserve">up to </w:t>
      </w:r>
      <w:del w:id="370" w:author="Brian" w:date="2020-05-10T07:38:00Z">
        <w:r w:rsidR="005D53D1" w:rsidDel="005675E6">
          <w:rPr>
            <w:rFonts w:eastAsia="Times New Roman" w:cstheme="minorHAnsi"/>
            <w:color w:val="000000"/>
            <w:lang w:val="en-CA"/>
          </w:rPr>
          <w:delText>1</w:delText>
        </w:r>
        <w:r w:rsidR="00372150" w:rsidRPr="003C4653" w:rsidDel="005675E6">
          <w:rPr>
            <w:rFonts w:eastAsia="Times New Roman" w:cstheme="minorHAnsi"/>
            <w:color w:val="000000"/>
            <w:lang w:val="en-CA"/>
          </w:rPr>
          <w:delText xml:space="preserve">0 </w:delText>
        </w:r>
      </w:del>
      <w:ins w:id="371" w:author="Brian" w:date="2020-05-10T07:38:00Z">
        <w:r w:rsidR="005675E6">
          <w:rPr>
            <w:rFonts w:eastAsia="Times New Roman" w:cstheme="minorHAnsi"/>
            <w:color w:val="000000"/>
            <w:lang w:val="en-CA"/>
          </w:rPr>
          <w:t>30</w:t>
        </w:r>
        <w:r w:rsidR="005675E6" w:rsidRPr="003C4653">
          <w:rPr>
            <w:rFonts w:eastAsia="Times New Roman" w:cstheme="minorHAnsi"/>
            <w:color w:val="000000"/>
            <w:lang w:val="en-CA"/>
          </w:rPr>
          <w:t xml:space="preserve"> </w:t>
        </w:r>
      </w:ins>
      <w:r w:rsidR="00372150" w:rsidRPr="003C4653">
        <w:rPr>
          <w:rFonts w:eastAsia="Times New Roman" w:cstheme="minorHAnsi"/>
          <w:color w:val="000000"/>
          <w:lang w:val="en-CA"/>
        </w:rPr>
        <w:t xml:space="preserve">sockeye, 10 pink and 10 chum salmon are </w:t>
      </w:r>
      <w:ins w:id="372" w:author="Vanessa Fladmark" w:date="2020-05-28T16:55:00Z">
        <w:r w:rsidR="005D22F3">
          <w:rPr>
            <w:rFonts w:eastAsia="Times New Roman" w:cstheme="minorHAnsi"/>
            <w:color w:val="000000"/>
            <w:lang w:val="en-CA"/>
          </w:rPr>
          <w:t xml:space="preserve">retained, the remaining </w:t>
        </w:r>
      </w:ins>
      <w:del w:id="373" w:author="Vanessa Fladmark" w:date="2020-05-28T16:55:00Z">
        <w:r w:rsidR="00372150" w:rsidRPr="003C4653" w:rsidDel="005D22F3">
          <w:rPr>
            <w:rFonts w:eastAsia="Times New Roman" w:cstheme="minorHAnsi"/>
            <w:color w:val="000000"/>
            <w:lang w:val="en-CA"/>
          </w:rPr>
          <w:delText>collected</w:delText>
        </w:r>
      </w:del>
      <w:ins w:id="374" w:author="Vanessa Fladmark" w:date="2020-05-28T16:54:00Z">
        <w:r w:rsidR="005D22F3">
          <w:rPr>
            <w:rFonts w:eastAsia="Times New Roman" w:cstheme="minorHAnsi"/>
            <w:color w:val="000000"/>
            <w:lang w:val="en-CA"/>
          </w:rPr>
          <w:t>salmon</w:t>
        </w:r>
      </w:ins>
      <w:ins w:id="375" w:author="Vanessa Fladmark" w:date="2020-05-28T16:53:00Z">
        <w:r w:rsidR="005D22F3">
          <w:rPr>
            <w:rFonts w:eastAsia="Times New Roman" w:cstheme="minorHAnsi"/>
            <w:color w:val="000000"/>
            <w:lang w:val="en-CA"/>
          </w:rPr>
          <w:t xml:space="preserve"> </w:t>
        </w:r>
      </w:ins>
      <w:ins w:id="376" w:author="Vanessa Fladmark" w:date="2020-05-28T16:54:00Z">
        <w:r w:rsidR="005D22F3">
          <w:rPr>
            <w:rFonts w:eastAsia="Times New Roman" w:cstheme="minorHAnsi"/>
            <w:color w:val="000000"/>
            <w:lang w:val="en-CA"/>
          </w:rPr>
          <w:t>counted</w:t>
        </w:r>
      </w:ins>
      <w:ins w:id="377" w:author="Vanessa Fladmark" w:date="2020-05-28T16:55:00Z">
        <w:r w:rsidR="005D22F3">
          <w:rPr>
            <w:rFonts w:eastAsia="Times New Roman" w:cstheme="minorHAnsi"/>
            <w:color w:val="000000"/>
            <w:lang w:val="en-CA"/>
          </w:rPr>
          <w:t xml:space="preserve"> and released</w:t>
        </w:r>
      </w:ins>
      <w:r w:rsidR="00E511DA">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{"citationItems":[{"id":"ITEM-1","itemData":{"author":[{"dropping-particle":"","family":"Hunt","given":"Brian P.V.","non-dropping-particle":"","parse-names":false,"suffix":""},{"dropping-particle":"","family":"Johnson","given":"Brett T.","non-dropping-particle":"","parse-names":false,"suffix":""},{"dropping-particle":"","family":"Godwin","given":"Sean C.","non-dropping-particle":"","parse-names":false,"suffix":""},{"dropping-particle":"","family":"Krkošek","given":"Martin","non-dropping-particle":"","parse-names":false,"suffix":""},{"dropping-particle":"","family":"Pakhomov","given":"Evgeny A","non-dropping-particle":"","parse-names":false,"suffix":""},{"dropping-particle":"","family":"Rogers","given":"Luke A","non-dropping-particle":"","parse-names":false,"suffix":""}],"container-title":"North Pacific Anadromous Fish Commission","id":"ITEM-1","issued":{"date-parts":[["2018"]]},"page":"14","title":"The Hakai Institute Juvenile Salmon Program : Early Life History Drivers of Marine Survival in Sockeye , Pink and Chum Salmon in British Columbia","type":"article-journal"},"uris":["http://www.mendeley.com/documents/?uuid=99abb717-e86e-49be-9c20-927bcba727af"]}],"mendeley":{"formattedCitation":"(Hunt et al., 2018)","plainTextFormattedCitation":"(Hunt et al., 2018)","previouslyFormattedCitation":"(Hunt et al., 2018)"},"properties":{"noteIndex":0},"schema":"https://github.com/citation-style-language/schema/raw/master/csl-citation.json"}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(Hunt et al., 2018)</w:t>
      </w:r>
      <w:r w:rsidR="00674289">
        <w:rPr>
          <w:rStyle w:val="FootnoteReference"/>
          <w:rFonts w:eastAsia="Times New Roman" w:cstheme="minorHAnsi"/>
          <w:color w:val="000000"/>
          <w:lang w:val="en-CA"/>
        </w:rPr>
        <w:fldChar w:fldCharType="end"/>
      </w:r>
      <w:r w:rsidR="00372150" w:rsidRPr="003C4653">
        <w:rPr>
          <w:rFonts w:eastAsia="Times New Roman" w:cstheme="minorHAnsi"/>
          <w:color w:val="000000"/>
          <w:lang w:val="en-CA"/>
        </w:rPr>
        <w:t>.</w:t>
      </w:r>
      <w:ins w:id="378" w:author="Vanessa Fladmark" w:date="2020-05-29T09:50:00Z">
        <w:r w:rsidR="00D86058">
          <w:rPr>
            <w:rFonts w:eastAsia="Times New Roman" w:cstheme="minorHAnsi"/>
            <w:color w:val="000000"/>
            <w:lang w:val="en-CA"/>
          </w:rPr>
          <w:t xml:space="preserve"> </w:t>
        </w:r>
      </w:ins>
      <w:ins w:id="379" w:author="Vanessa Fladmark" w:date="2020-05-29T09:51:00Z">
        <w:r w:rsidR="00D86058">
          <w:rPr>
            <w:rFonts w:eastAsia="Times New Roman" w:cstheme="minorHAnsi"/>
            <w:color w:val="000000"/>
            <w:lang w:val="en-CA"/>
          </w:rPr>
          <w:t xml:space="preserve">Salmon were euthanized with </w:t>
        </w:r>
      </w:ins>
      <w:ins w:id="380" w:author="Vanessa Fladmark" w:date="2020-05-29T09:52:00Z">
        <w:r w:rsidR="00D86058">
          <w:rPr>
            <w:rFonts w:eastAsia="Times New Roman" w:cstheme="minorHAnsi"/>
            <w:color w:val="000000"/>
            <w:lang w:val="en-CA"/>
          </w:rPr>
          <w:t>trica</w:t>
        </w:r>
      </w:ins>
      <w:ins w:id="381" w:author="Vanessa Fladmark" w:date="2020-05-29T09:53:00Z">
        <w:r w:rsidR="00D86058">
          <w:rPr>
            <w:rFonts w:eastAsia="Times New Roman" w:cstheme="minorHAnsi"/>
            <w:color w:val="000000"/>
            <w:lang w:val="en-CA"/>
          </w:rPr>
          <w:t>i</w:t>
        </w:r>
      </w:ins>
      <w:ins w:id="382" w:author="Vanessa Fladmark" w:date="2020-05-29T09:52:00Z">
        <w:r w:rsidR="00D86058">
          <w:rPr>
            <w:rFonts w:eastAsia="Times New Roman" w:cstheme="minorHAnsi"/>
            <w:color w:val="000000"/>
            <w:lang w:val="en-CA"/>
          </w:rPr>
          <w:t>n</w:t>
        </w:r>
      </w:ins>
      <w:ins w:id="383" w:author="Vanessa Fladmark" w:date="2020-05-29T09:53:00Z">
        <w:r w:rsidR="00D86058">
          <w:rPr>
            <w:rFonts w:eastAsia="Times New Roman" w:cstheme="minorHAnsi"/>
            <w:color w:val="000000"/>
            <w:lang w:val="en-CA"/>
          </w:rPr>
          <w:t xml:space="preserve">e </w:t>
        </w:r>
        <w:proofErr w:type="spellStart"/>
        <w:r w:rsidR="00D86058">
          <w:rPr>
            <w:rFonts w:eastAsia="Times New Roman" w:cstheme="minorHAnsi"/>
            <w:color w:val="000000"/>
            <w:lang w:val="en-CA"/>
          </w:rPr>
          <w:t>methanesulfonate</w:t>
        </w:r>
        <w:proofErr w:type="spellEnd"/>
        <w:r w:rsidR="00D86058">
          <w:rPr>
            <w:rFonts w:eastAsia="Times New Roman" w:cstheme="minorHAnsi"/>
            <w:color w:val="000000"/>
            <w:lang w:val="en-CA"/>
          </w:rPr>
          <w:t xml:space="preserve"> (MS-222) upon removal from the seine net, </w:t>
        </w:r>
      </w:ins>
      <w:ins w:id="384" w:author="Vanessa Fladmark" w:date="2020-05-29T09:54:00Z">
        <w:r w:rsidR="00D86058">
          <w:rPr>
            <w:rFonts w:eastAsia="Times New Roman" w:cstheme="minorHAnsi"/>
            <w:color w:val="000000"/>
            <w:lang w:val="en-CA"/>
          </w:rPr>
          <w:t>length</w:t>
        </w:r>
      </w:ins>
      <w:ins w:id="385" w:author="Vanessa Fladmark" w:date="2020-05-29T10:00:00Z">
        <w:r w:rsidR="00D86058">
          <w:rPr>
            <w:rFonts w:eastAsia="Times New Roman" w:cstheme="minorHAnsi"/>
            <w:color w:val="000000"/>
            <w:lang w:val="en-CA"/>
          </w:rPr>
          <w:t>s</w:t>
        </w:r>
      </w:ins>
      <w:ins w:id="386" w:author="Vanessa Fladmark" w:date="2020-05-29T09:54:00Z">
        <w:r w:rsidR="00D86058">
          <w:rPr>
            <w:rFonts w:eastAsia="Times New Roman" w:cstheme="minorHAnsi"/>
            <w:color w:val="000000"/>
            <w:lang w:val="en-CA"/>
          </w:rPr>
          <w:t xml:space="preserve"> and weight</w:t>
        </w:r>
      </w:ins>
      <w:ins w:id="387" w:author="Vanessa Fladmark" w:date="2020-05-29T10:00:00Z">
        <w:r w:rsidR="00D86058">
          <w:rPr>
            <w:rFonts w:eastAsia="Times New Roman" w:cstheme="minorHAnsi"/>
            <w:color w:val="000000"/>
            <w:lang w:val="en-CA"/>
          </w:rPr>
          <w:t>s</w:t>
        </w:r>
      </w:ins>
      <w:ins w:id="388" w:author="Vanessa Fladmark" w:date="2020-05-29T09:54:00Z">
        <w:r w:rsidR="00D86058">
          <w:rPr>
            <w:rFonts w:eastAsia="Times New Roman" w:cstheme="minorHAnsi"/>
            <w:color w:val="000000"/>
            <w:lang w:val="en-CA"/>
          </w:rPr>
          <w:t xml:space="preserve"> recorded</w:t>
        </w:r>
      </w:ins>
      <w:ins w:id="389" w:author="Vanessa Fladmark" w:date="2020-05-29T10:00:00Z">
        <w:r w:rsidR="00D86058">
          <w:rPr>
            <w:rFonts w:eastAsia="Times New Roman" w:cstheme="minorHAnsi"/>
            <w:color w:val="000000"/>
            <w:lang w:val="en-CA"/>
          </w:rPr>
          <w:t>,</w:t>
        </w:r>
      </w:ins>
      <w:ins w:id="390" w:author="Vanessa Fladmark" w:date="2020-05-29T09:54:00Z">
        <w:r w:rsidR="00D86058">
          <w:rPr>
            <w:rFonts w:eastAsia="Times New Roman" w:cstheme="minorHAnsi"/>
            <w:color w:val="000000"/>
            <w:lang w:val="en-CA"/>
          </w:rPr>
          <w:t xml:space="preserve"> and preserved </w:t>
        </w:r>
      </w:ins>
      <w:ins w:id="391" w:author="Vanessa Fladmark" w:date="2020-05-29T09:58:00Z">
        <w:r w:rsidR="00D86058">
          <w:rPr>
            <w:rFonts w:eastAsia="Times New Roman" w:cstheme="minorHAnsi"/>
            <w:color w:val="000000"/>
            <w:lang w:val="en-CA"/>
          </w:rPr>
          <w:t xml:space="preserve">at </w:t>
        </w:r>
      </w:ins>
      <w:ins w:id="392" w:author="Vanessa Fladmark" w:date="2020-05-29T09:59:00Z">
        <w:r w:rsidR="00D86058">
          <w:rPr>
            <w:rFonts w:eastAsia="Times New Roman" w:cstheme="minorHAnsi"/>
            <w:color w:val="000000"/>
            <w:lang w:val="en-CA"/>
          </w:rPr>
          <w:t xml:space="preserve">-196 </w:t>
        </w:r>
        <w:proofErr w:type="spellStart"/>
        <w:r w:rsidR="00D86058" w:rsidRPr="00D86058">
          <w:rPr>
            <w:rFonts w:eastAsia="Times New Roman" w:cstheme="minorHAnsi"/>
            <w:color w:val="000000"/>
            <w:vertAlign w:val="superscript"/>
            <w:lang w:val="en-CA"/>
            <w:rPrChange w:id="393" w:author="Vanessa Fladmark" w:date="2020-05-29T09:59:00Z">
              <w:rPr>
                <w:rFonts w:eastAsia="Times New Roman" w:cstheme="minorHAnsi"/>
                <w:color w:val="000000"/>
                <w:lang w:val="en-CA"/>
              </w:rPr>
            </w:rPrChange>
          </w:rPr>
          <w:t>o</w:t>
        </w:r>
        <w:r w:rsidR="00D86058">
          <w:rPr>
            <w:rFonts w:eastAsia="Times New Roman" w:cstheme="minorHAnsi"/>
            <w:color w:val="000000"/>
            <w:lang w:val="en-CA"/>
          </w:rPr>
          <w:t>C</w:t>
        </w:r>
        <w:proofErr w:type="spellEnd"/>
        <w:r w:rsidR="00D86058">
          <w:rPr>
            <w:rFonts w:eastAsia="Times New Roman" w:cstheme="minorHAnsi"/>
            <w:color w:val="000000"/>
            <w:lang w:val="en-CA"/>
          </w:rPr>
          <w:t xml:space="preserve"> with liquid nitrogen in a dry shipper until </w:t>
        </w:r>
      </w:ins>
      <w:ins w:id="394" w:author="Vanessa Fladmark" w:date="2020-05-29T10:00:00Z">
        <w:r w:rsidR="00D86058">
          <w:rPr>
            <w:rFonts w:eastAsia="Times New Roman" w:cstheme="minorHAnsi"/>
            <w:color w:val="000000"/>
            <w:lang w:val="en-CA"/>
          </w:rPr>
          <w:t xml:space="preserve">the salmon samples </w:t>
        </w:r>
      </w:ins>
      <w:ins w:id="395" w:author="Vanessa Fladmark" w:date="2020-05-29T10:01:00Z">
        <w:r w:rsidR="00D86058">
          <w:rPr>
            <w:rFonts w:eastAsia="Times New Roman" w:cstheme="minorHAnsi"/>
            <w:color w:val="000000"/>
            <w:lang w:val="en-CA"/>
          </w:rPr>
          <w:t>were</w:t>
        </w:r>
      </w:ins>
      <w:ins w:id="396" w:author="Vanessa Fladmark" w:date="2020-05-29T10:00:00Z">
        <w:r w:rsidR="00D86058">
          <w:rPr>
            <w:rFonts w:eastAsia="Times New Roman" w:cstheme="minorHAnsi"/>
            <w:color w:val="000000"/>
            <w:lang w:val="en-CA"/>
          </w:rPr>
          <w:t xml:space="preserve"> stored in the -80 </w:t>
        </w:r>
        <w:proofErr w:type="spellStart"/>
        <w:r w:rsidR="00D86058" w:rsidRPr="00D86058">
          <w:rPr>
            <w:rFonts w:eastAsia="Times New Roman" w:cstheme="minorHAnsi"/>
            <w:color w:val="000000"/>
            <w:vertAlign w:val="superscript"/>
            <w:lang w:val="en-CA"/>
            <w:rPrChange w:id="397" w:author="Vanessa Fladmark" w:date="2020-05-29T10:00:00Z">
              <w:rPr>
                <w:rFonts w:eastAsia="Times New Roman" w:cstheme="minorHAnsi"/>
                <w:color w:val="000000"/>
                <w:lang w:val="en-CA"/>
              </w:rPr>
            </w:rPrChange>
          </w:rPr>
          <w:t>o</w:t>
        </w:r>
        <w:r w:rsidR="00D86058">
          <w:rPr>
            <w:rFonts w:eastAsia="Times New Roman" w:cstheme="minorHAnsi"/>
            <w:color w:val="000000"/>
            <w:lang w:val="en-CA"/>
          </w:rPr>
          <w:t>C</w:t>
        </w:r>
        <w:proofErr w:type="spellEnd"/>
        <w:r w:rsidR="00D86058">
          <w:rPr>
            <w:rFonts w:eastAsia="Times New Roman" w:cstheme="minorHAnsi"/>
            <w:color w:val="000000"/>
            <w:lang w:val="en-CA"/>
          </w:rPr>
          <w:t xml:space="preserve"> freezer at the lab.</w:t>
        </w:r>
      </w:ins>
      <w:ins w:id="398" w:author="Vanessa Fladmark" w:date="2020-05-29T09:59:00Z">
        <w:r w:rsidR="00D86058">
          <w:rPr>
            <w:rFonts w:eastAsia="Times New Roman" w:cstheme="minorHAnsi"/>
            <w:color w:val="000000"/>
            <w:lang w:val="en-CA"/>
          </w:rPr>
          <w:t xml:space="preserve"> </w:t>
        </w:r>
      </w:ins>
    </w:p>
    <w:p w14:paraId="243F6B16" w14:textId="77777777" w:rsidR="0078618D" w:rsidRDefault="0078618D" w:rsidP="00266C78">
      <w:pPr>
        <w:spacing w:line="480" w:lineRule="auto"/>
        <w:rPr>
          <w:ins w:id="399" w:author="Vanessa Fladmark" w:date="2020-05-28T13:26:00Z"/>
          <w:rFonts w:eastAsia="Times New Roman" w:cstheme="minorHAnsi"/>
          <w:color w:val="000000"/>
          <w:lang w:val="en-CA"/>
        </w:rPr>
      </w:pPr>
    </w:p>
    <w:p w14:paraId="7540FF03" w14:textId="019FE4B6" w:rsidR="004F5C82" w:rsidRPr="004F5C82" w:rsidRDefault="00372150" w:rsidP="00266C78">
      <w:pPr>
        <w:spacing w:line="480" w:lineRule="auto"/>
        <w:rPr>
          <w:rFonts w:ascii="Times New Roman" w:eastAsia="Times New Roman" w:hAnsi="Times New Roman" w:cs="Times New Roman"/>
          <w:lang w:val="en-CA"/>
          <w:rPrChange w:id="400" w:author="Vanessa Fladmark" w:date="2020-05-31T09:50:00Z">
            <w:rPr>
              <w:rFonts w:eastAsia="Times New Roman" w:cstheme="minorHAnsi"/>
              <w:lang w:val="en-CA"/>
            </w:rPr>
          </w:rPrChange>
        </w:rPr>
      </w:pPr>
      <w:del w:id="401" w:author="Vanessa Fladmark" w:date="2020-05-28T13:26:00Z">
        <w:r w:rsidRPr="003C4653" w:rsidDel="0078618D">
          <w:rPr>
            <w:rFonts w:eastAsia="Times New Roman" w:cstheme="minorHAnsi"/>
            <w:color w:val="000000"/>
            <w:lang w:val="en-CA"/>
          </w:rPr>
          <w:delText xml:space="preserve"> </w:delText>
        </w:r>
      </w:del>
      <w:del w:id="402" w:author="Vanessa Fladmark" w:date="2020-05-31T10:01:00Z">
        <w:r w:rsidRPr="003C4653" w:rsidDel="004F5C82">
          <w:rPr>
            <w:rFonts w:eastAsia="Times New Roman" w:cstheme="minorHAnsi"/>
            <w:color w:val="000000"/>
            <w:lang w:val="en-CA"/>
          </w:rPr>
          <w:delText>In</w:delText>
        </w:r>
      </w:del>
      <w:del w:id="403" w:author="Vanessa Fladmark" w:date="2020-05-28T13:26:00Z">
        <w:r w:rsidRPr="003C4653" w:rsidDel="0078618D">
          <w:rPr>
            <w:rFonts w:eastAsia="Times New Roman" w:cstheme="minorHAnsi"/>
            <w:color w:val="000000"/>
            <w:lang w:val="en-CA"/>
          </w:rPr>
          <w:delText xml:space="preserve"> 2015 and</w:delText>
        </w:r>
      </w:del>
      <w:del w:id="404" w:author="Vanessa Fladmark" w:date="2020-05-31T10:01:00Z">
        <w:r w:rsidRPr="003C4653" w:rsidDel="004F5C82">
          <w:rPr>
            <w:rFonts w:eastAsia="Times New Roman" w:cstheme="minorHAnsi"/>
            <w:color w:val="000000"/>
            <w:lang w:val="en-CA"/>
          </w:rPr>
          <w:delText xml:space="preserve"> 2016, zooplankton were gathered with horizontal surface tows and preserved in 95% ethanol, before oceanographic surveys were </w:delText>
        </w:r>
        <w:r w:rsidR="003852C1" w:rsidDel="004F5C82">
          <w:rPr>
            <w:rFonts w:eastAsia="Times New Roman" w:cstheme="minorHAnsi"/>
            <w:color w:val="000000"/>
            <w:lang w:val="en-CA"/>
          </w:rPr>
          <w:delText>performed</w:delText>
        </w:r>
        <w:r w:rsidRPr="003C4653" w:rsidDel="004F5C82">
          <w:rPr>
            <w:rFonts w:eastAsia="Times New Roman" w:cstheme="minorHAnsi"/>
            <w:color w:val="000000"/>
            <w:lang w:val="en-CA"/>
          </w:rPr>
          <w:delText>, collecting YSI and CTD information. </w:delText>
        </w:r>
        <w:commentRangeEnd w:id="318"/>
        <w:r w:rsidR="0022733A" w:rsidDel="004F5C82">
          <w:rPr>
            <w:rStyle w:val="CommentReference"/>
          </w:rPr>
          <w:commentReference w:id="318"/>
        </w:r>
      </w:del>
      <w:ins w:id="405" w:author="Vanessa Fladmark" w:date="2020-05-31T09:45:00Z">
        <w:r w:rsidR="004F5C82">
          <w:rPr>
            <w:rFonts w:eastAsia="Times New Roman" w:cstheme="minorHAnsi"/>
            <w:color w:val="000000"/>
            <w:lang w:val="en-CA"/>
          </w:rPr>
          <w:tab/>
          <w:t xml:space="preserve">In addition to </w:t>
        </w:r>
      </w:ins>
      <w:ins w:id="406" w:author="Vanessa Fladmark" w:date="2020-05-31T09:46:00Z">
        <w:r w:rsidR="004F5C82">
          <w:rPr>
            <w:rFonts w:eastAsia="Times New Roman" w:cstheme="minorHAnsi"/>
            <w:color w:val="000000"/>
            <w:lang w:val="en-CA"/>
          </w:rPr>
          <w:t>salmon sampling, zooplankton samples and oceanographic data were als</w:t>
        </w:r>
      </w:ins>
      <w:ins w:id="407" w:author="Vanessa Fladmark" w:date="2020-05-31T09:48:00Z">
        <w:r w:rsidR="004F5C82">
          <w:rPr>
            <w:rFonts w:eastAsia="Times New Roman" w:cstheme="minorHAnsi"/>
            <w:color w:val="000000"/>
            <w:lang w:val="en-CA"/>
          </w:rPr>
          <w:t xml:space="preserve">o </w:t>
        </w:r>
      </w:ins>
      <w:ins w:id="408" w:author="Vanessa Fladmark" w:date="2020-05-31T09:46:00Z">
        <w:r w:rsidR="004F5C82">
          <w:rPr>
            <w:rFonts w:eastAsia="Times New Roman" w:cstheme="minorHAnsi"/>
            <w:color w:val="000000"/>
            <w:lang w:val="en-CA"/>
          </w:rPr>
          <w:t xml:space="preserve">collected </w:t>
        </w:r>
      </w:ins>
      <w:ins w:id="409" w:author="Vanessa Fladmark" w:date="2020-05-31T10:11:00Z">
        <w:r w:rsidR="002D5C0C">
          <w:rPr>
            <w:rFonts w:eastAsia="Times New Roman" w:cstheme="minorHAnsi"/>
            <w:color w:val="000000"/>
            <w:lang w:val="en-CA"/>
          </w:rPr>
          <w:t xml:space="preserve">during </w:t>
        </w:r>
      </w:ins>
      <w:ins w:id="410" w:author="Vanessa Fladmark" w:date="2020-05-31T10:16:00Z">
        <w:r w:rsidR="002D5C0C">
          <w:rPr>
            <w:rFonts w:eastAsia="Times New Roman" w:cstheme="minorHAnsi"/>
            <w:color w:val="000000"/>
            <w:lang w:val="en-CA"/>
          </w:rPr>
          <w:t>each</w:t>
        </w:r>
      </w:ins>
      <w:ins w:id="411" w:author="Vanessa Fladmark" w:date="2020-05-31T10:11:00Z">
        <w:r w:rsidR="002D5C0C">
          <w:rPr>
            <w:rFonts w:eastAsia="Times New Roman" w:cstheme="minorHAnsi"/>
            <w:color w:val="000000"/>
            <w:lang w:val="en-CA"/>
          </w:rPr>
          <w:t xml:space="preserve"> survey</w:t>
        </w:r>
      </w:ins>
      <w:ins w:id="412" w:author="Vanessa Fladmark" w:date="2020-05-31T09:46:00Z">
        <w:r w:rsidR="004F5C82">
          <w:rPr>
            <w:rFonts w:eastAsia="Times New Roman" w:cstheme="minorHAnsi"/>
            <w:color w:val="000000"/>
            <w:lang w:val="en-CA"/>
          </w:rPr>
          <w:t>.</w:t>
        </w:r>
      </w:ins>
      <w:ins w:id="413" w:author="Vanessa Fladmark" w:date="2020-05-31T10:17:00Z">
        <w:r w:rsidR="005C4F22">
          <w:rPr>
            <w:rFonts w:eastAsia="Times New Roman" w:cstheme="minorHAnsi"/>
            <w:color w:val="000000"/>
            <w:lang w:val="en-CA"/>
          </w:rPr>
          <w:t xml:space="preserve"> The YSI measured temperature and salinity at the surface and 1-meter depth, recorded while salmon were held for processing in the net.</w:t>
        </w:r>
      </w:ins>
      <w:ins w:id="414" w:author="Vanessa Fladmark" w:date="2020-05-31T09:46:00Z">
        <w:r w:rsidR="004F5C82">
          <w:rPr>
            <w:rFonts w:eastAsia="Times New Roman" w:cstheme="minorHAnsi"/>
            <w:color w:val="000000"/>
            <w:lang w:val="en-CA"/>
          </w:rPr>
          <w:t xml:space="preserve"> </w:t>
        </w:r>
      </w:ins>
      <w:ins w:id="415" w:author="Vanessa Fladmark" w:date="2020-05-31T09:48:00Z">
        <w:r w:rsidR="004F5C82">
          <w:rPr>
            <w:rFonts w:eastAsia="Times New Roman" w:cstheme="minorHAnsi"/>
            <w:color w:val="000000"/>
            <w:lang w:val="en-CA"/>
          </w:rPr>
          <w:t xml:space="preserve">The zooplankton were </w:t>
        </w:r>
      </w:ins>
      <w:ins w:id="416" w:author="Vanessa Fladmark" w:date="2020-05-31T10:17:00Z">
        <w:r w:rsidR="005C4F22">
          <w:rPr>
            <w:rFonts w:eastAsia="Times New Roman" w:cstheme="minorHAnsi"/>
            <w:color w:val="000000"/>
            <w:lang w:val="en-CA"/>
          </w:rPr>
          <w:t>collected</w:t>
        </w:r>
      </w:ins>
      <w:ins w:id="417" w:author="Vanessa Fladmark" w:date="2020-05-31T10:13:00Z">
        <w:r w:rsidR="002D5C0C">
          <w:rPr>
            <w:rFonts w:eastAsia="Times New Roman" w:cstheme="minorHAnsi"/>
            <w:color w:val="000000"/>
            <w:lang w:val="en-CA"/>
          </w:rPr>
          <w:t xml:space="preserve"> after salmon and oceanographic sampling</w:t>
        </w:r>
      </w:ins>
      <w:ins w:id="418" w:author="Vanessa Fladmark" w:date="2020-05-31T09:48:00Z">
        <w:r w:rsidR="004F5C82">
          <w:rPr>
            <w:rFonts w:eastAsia="Times New Roman" w:cstheme="minorHAnsi"/>
            <w:color w:val="000000"/>
            <w:lang w:val="en-CA"/>
          </w:rPr>
          <w:t xml:space="preserve"> with a 50 cm diameter and 250 </w:t>
        </w:r>
      </w:ins>
      <w:ins w:id="419" w:author="Vanessa Fladmark" w:date="2020-05-31T09:50:00Z">
        <w:r w:rsidR="004F5C82" w:rsidRPr="004F5C82">
          <w:rPr>
            <w:rFonts w:eastAsia="Times New Roman" w:cstheme="minorHAnsi"/>
            <w:color w:val="202122"/>
            <w:shd w:val="clear" w:color="auto" w:fill="F9F9F9"/>
            <w:lang w:val="en-CA"/>
            <w:rPrChange w:id="420" w:author="Vanessa Fladmark" w:date="2020-05-31T09:50:00Z">
              <w:rPr>
                <w:rFonts w:ascii="Arial" w:eastAsia="Times New Roman" w:hAnsi="Arial" w:cs="Arial"/>
                <w:color w:val="202122"/>
                <w:sz w:val="18"/>
                <w:szCs w:val="18"/>
                <w:shd w:val="clear" w:color="auto" w:fill="F9F9F9"/>
                <w:lang w:val="en-CA"/>
              </w:rPr>
            </w:rPrChange>
          </w:rPr>
          <w:t>μ</w:t>
        </w:r>
      </w:ins>
      <w:ins w:id="421" w:author="Vanessa Fladmark" w:date="2020-05-31T09:48:00Z">
        <w:r w:rsidR="004F5C82">
          <w:rPr>
            <w:rFonts w:eastAsia="Times New Roman" w:cstheme="minorHAnsi"/>
            <w:color w:val="000000"/>
            <w:lang w:val="en-CA"/>
          </w:rPr>
          <w:t>m</w:t>
        </w:r>
      </w:ins>
      <w:ins w:id="422" w:author="Vanessa Fladmark" w:date="2020-05-31T09:50:00Z">
        <w:r w:rsidR="004F5C82">
          <w:rPr>
            <w:rFonts w:eastAsia="Times New Roman" w:cstheme="minorHAnsi"/>
            <w:color w:val="000000"/>
            <w:lang w:val="en-CA"/>
          </w:rPr>
          <w:t xml:space="preserve"> mesh net, towed ho</w:t>
        </w:r>
      </w:ins>
      <w:ins w:id="423" w:author="Vanessa Fladmark" w:date="2020-05-31T09:51:00Z">
        <w:r w:rsidR="004F5C82">
          <w:rPr>
            <w:rFonts w:eastAsia="Times New Roman" w:cstheme="minorHAnsi"/>
            <w:color w:val="000000"/>
            <w:lang w:val="en-CA"/>
          </w:rPr>
          <w:t>rizontally at the surface</w:t>
        </w:r>
      </w:ins>
      <w:ins w:id="424" w:author="Vanessa Fladmark" w:date="2020-05-31T09:52:00Z">
        <w:r w:rsidR="004F5C82">
          <w:rPr>
            <w:rFonts w:eastAsia="Times New Roman" w:cstheme="minorHAnsi"/>
            <w:color w:val="000000"/>
            <w:lang w:val="en-CA"/>
          </w:rPr>
          <w:t xml:space="preserve"> and preserved in</w:t>
        </w:r>
      </w:ins>
      <w:ins w:id="425" w:author="Vanessa Fladmark" w:date="2020-06-02T12:49:00Z">
        <w:r w:rsidR="00663B82">
          <w:rPr>
            <w:rFonts w:eastAsia="Times New Roman" w:cstheme="minorHAnsi"/>
            <w:color w:val="000000"/>
            <w:lang w:val="en-CA"/>
          </w:rPr>
          <w:t xml:space="preserve"> 4% formaldehyde</w:t>
        </w:r>
      </w:ins>
      <w:ins w:id="426" w:author="Vanessa Fladmark" w:date="2020-05-31T09:52:00Z">
        <w:r w:rsidR="004F5C82">
          <w:rPr>
            <w:rFonts w:eastAsia="Times New Roman" w:cstheme="minorHAnsi"/>
            <w:color w:val="000000"/>
            <w:lang w:val="en-CA"/>
          </w:rPr>
          <w:t xml:space="preserve"> for </w:t>
        </w:r>
      </w:ins>
      <w:ins w:id="427" w:author="Vanessa Fladmark" w:date="2020-06-02T12:51:00Z">
        <w:r w:rsidR="00663B82">
          <w:rPr>
            <w:rFonts w:eastAsia="Times New Roman" w:cstheme="minorHAnsi"/>
            <w:color w:val="000000"/>
            <w:lang w:val="en-CA"/>
          </w:rPr>
          <w:t xml:space="preserve">future </w:t>
        </w:r>
      </w:ins>
      <w:ins w:id="428" w:author="Vanessa Fladmark" w:date="2020-05-31T09:52:00Z">
        <w:r w:rsidR="004F5C82">
          <w:rPr>
            <w:rFonts w:eastAsia="Times New Roman" w:cstheme="minorHAnsi"/>
            <w:color w:val="000000"/>
            <w:lang w:val="en-CA"/>
          </w:rPr>
          <w:t xml:space="preserve">analysis. </w:t>
        </w:r>
      </w:ins>
    </w:p>
    <w:p w14:paraId="748FE784" w14:textId="77777777" w:rsidR="00372150" w:rsidRPr="003C4653" w:rsidRDefault="00372150" w:rsidP="00266C78">
      <w:pPr>
        <w:spacing w:line="480" w:lineRule="auto"/>
        <w:rPr>
          <w:rFonts w:eastAsia="Times New Roman" w:cstheme="minorHAnsi"/>
          <w:lang w:val="en-CA"/>
        </w:rPr>
      </w:pPr>
    </w:p>
    <w:p w14:paraId="4FB195DC" w14:textId="31A7248F" w:rsidR="00372150" w:rsidDel="00C6340E" w:rsidRDefault="00372150">
      <w:pPr>
        <w:spacing w:line="480" w:lineRule="auto"/>
        <w:rPr>
          <w:del w:id="429" w:author="Vanessa Fladmark" w:date="2020-05-31T11:31:00Z"/>
          <w:rFonts w:eastAsia="Times New Roman" w:cstheme="minorHAnsi"/>
          <w:color w:val="000000"/>
          <w:lang w:val="en-CA"/>
        </w:rPr>
      </w:pPr>
      <w:r w:rsidRPr="003C4653">
        <w:rPr>
          <w:rFonts w:eastAsia="Times New Roman" w:cstheme="minorHAnsi"/>
          <w:color w:val="000000"/>
          <w:lang w:val="en-CA"/>
        </w:rPr>
        <w:tab/>
      </w:r>
      <w:commentRangeStart w:id="430"/>
      <w:ins w:id="431" w:author="Brian" w:date="2020-05-10T07:50:00Z">
        <w:r w:rsidR="00893DEA">
          <w:rPr>
            <w:rFonts w:eastAsia="Times New Roman" w:cstheme="minorHAnsi"/>
            <w:color w:val="000000"/>
            <w:lang w:val="en-CA"/>
          </w:rPr>
          <w:t>In</w:t>
        </w:r>
      </w:ins>
      <w:commentRangeEnd w:id="430"/>
      <w:ins w:id="432" w:author="Brian" w:date="2020-05-10T07:52:00Z">
        <w:r w:rsidR="00893DEA">
          <w:rPr>
            <w:rStyle w:val="CommentReference"/>
          </w:rPr>
          <w:commentReference w:id="430"/>
        </w:r>
      </w:ins>
      <w:ins w:id="433" w:author="Brian" w:date="2020-05-10T07:50:00Z">
        <w:r w:rsidR="00893DEA">
          <w:rPr>
            <w:rFonts w:eastAsia="Times New Roman" w:cstheme="minorHAnsi"/>
            <w:color w:val="000000"/>
            <w:lang w:val="en-CA"/>
          </w:rPr>
          <w:t xml:space="preserve"> </w:t>
        </w:r>
      </w:ins>
      <w:del w:id="434" w:author="Brian" w:date="2020-05-10T07:50:00Z">
        <w:r w:rsidRPr="003C4653" w:rsidDel="00893DEA">
          <w:rPr>
            <w:rFonts w:eastAsia="Times New Roman" w:cstheme="minorHAnsi"/>
            <w:color w:val="000000"/>
            <w:lang w:val="en-CA"/>
          </w:rPr>
          <w:delText xml:space="preserve">Back at </w:delText>
        </w:r>
      </w:del>
      <w:r w:rsidRPr="003C4653">
        <w:rPr>
          <w:rFonts w:eastAsia="Times New Roman" w:cstheme="minorHAnsi"/>
          <w:color w:val="000000"/>
          <w:lang w:val="en-CA"/>
        </w:rPr>
        <w:t xml:space="preserve">the lab, </w:t>
      </w:r>
      <w:del w:id="435" w:author="Brian" w:date="2020-05-10T07:51:00Z">
        <w:r w:rsidRPr="003C4653" w:rsidDel="00893DEA">
          <w:rPr>
            <w:rFonts w:eastAsia="Times New Roman" w:cstheme="minorHAnsi"/>
            <w:color w:val="000000"/>
            <w:lang w:val="en-CA"/>
          </w:rPr>
          <w:delText xml:space="preserve">researchers processed zooplankton samples and dissected </w:delText>
        </w:r>
      </w:del>
      <w:r w:rsidRPr="003C4653">
        <w:rPr>
          <w:rFonts w:eastAsia="Times New Roman" w:cstheme="minorHAnsi"/>
          <w:color w:val="000000"/>
          <w:lang w:val="en-CA"/>
        </w:rPr>
        <w:t xml:space="preserve">juvenile salmon </w:t>
      </w:r>
      <w:ins w:id="436" w:author="Brian" w:date="2020-05-10T07:51:00Z">
        <w:r w:rsidR="00893DEA">
          <w:rPr>
            <w:rFonts w:eastAsia="Times New Roman" w:cstheme="minorHAnsi"/>
            <w:color w:val="000000"/>
            <w:lang w:val="en-CA"/>
          </w:rPr>
          <w:t xml:space="preserve">were dissected and </w:t>
        </w:r>
      </w:ins>
      <w:del w:id="437" w:author="Brian" w:date="2020-05-10T07:51:00Z">
        <w:r w:rsidRPr="003C4653" w:rsidDel="00893DEA">
          <w:rPr>
            <w:rFonts w:eastAsia="Times New Roman" w:cstheme="minorHAnsi"/>
            <w:color w:val="000000"/>
            <w:lang w:val="en-CA"/>
          </w:rPr>
          <w:delText xml:space="preserve">for various samples, the salmon </w:delText>
        </w:r>
      </w:del>
      <w:ins w:id="438" w:author="Brian" w:date="2020-05-10T07:51:00Z">
        <w:r w:rsidR="00893DEA">
          <w:rPr>
            <w:rFonts w:eastAsia="Times New Roman" w:cstheme="minorHAnsi"/>
            <w:color w:val="000000"/>
            <w:lang w:val="en-CA"/>
          </w:rPr>
          <w:t xml:space="preserve">the </w:t>
        </w:r>
      </w:ins>
      <w:r w:rsidRPr="003C4653">
        <w:rPr>
          <w:rFonts w:eastAsia="Times New Roman" w:cstheme="minorHAnsi"/>
          <w:color w:val="000000"/>
          <w:lang w:val="en-CA"/>
        </w:rPr>
        <w:t xml:space="preserve">stomachs </w:t>
      </w:r>
      <w:del w:id="439" w:author="Brian" w:date="2020-05-10T07:51:00Z">
        <w:r w:rsidRPr="003C4653" w:rsidDel="00893DEA">
          <w:rPr>
            <w:rFonts w:eastAsia="Times New Roman" w:cstheme="minorHAnsi"/>
            <w:color w:val="000000"/>
            <w:lang w:val="en-CA"/>
          </w:rPr>
          <w:delText xml:space="preserve">removed and </w:delText>
        </w:r>
      </w:del>
      <w:r w:rsidRPr="003C4653">
        <w:rPr>
          <w:rFonts w:eastAsia="Times New Roman" w:cstheme="minorHAnsi"/>
          <w:color w:val="000000"/>
          <w:lang w:val="en-CA"/>
        </w:rPr>
        <w:t xml:space="preserve">preserved in 95% ethanol. </w:t>
      </w:r>
      <w:moveFromRangeStart w:id="440" w:author="Brian" w:date="2020-05-10T07:51:00Z" w:name="move39989508"/>
      <w:moveFrom w:id="441" w:author="Brian" w:date="2020-05-10T07:51:00Z">
        <w:r w:rsidRPr="003C4653" w:rsidDel="00893DEA">
          <w:rPr>
            <w:rFonts w:eastAsia="Times New Roman" w:cstheme="minorHAnsi"/>
            <w:color w:val="000000"/>
            <w:lang w:val="en-CA"/>
          </w:rPr>
          <w:t xml:space="preserve">The zooplankton samples were poured over sieves to be size fractionated and then weighed before they were split into a subsample, to be identified to species, counted and measured. </w:t>
        </w:r>
      </w:moveFrom>
      <w:moveFromRangeEnd w:id="440"/>
      <w:ins w:id="442" w:author="Brian" w:date="2020-05-10T07:52:00Z">
        <w:r w:rsidR="00893DEA">
          <w:rPr>
            <w:rFonts w:eastAsia="Times New Roman" w:cstheme="minorHAnsi"/>
            <w:color w:val="000000"/>
            <w:lang w:val="en-CA"/>
          </w:rPr>
          <w:t xml:space="preserve"> Prior to analysis, </w:t>
        </w:r>
      </w:ins>
      <w:del w:id="443" w:author="Brian" w:date="2020-05-10T07:52:00Z">
        <w:r w:rsidRPr="003C4653" w:rsidDel="00893DEA">
          <w:rPr>
            <w:rFonts w:eastAsia="Times New Roman" w:cstheme="minorHAnsi"/>
            <w:color w:val="000000"/>
            <w:lang w:val="en-CA"/>
          </w:rPr>
          <w:delText xml:space="preserve">The </w:delText>
        </w:r>
      </w:del>
      <w:r w:rsidRPr="003C4653">
        <w:rPr>
          <w:rFonts w:eastAsia="Times New Roman" w:cstheme="minorHAnsi"/>
          <w:color w:val="000000"/>
          <w:lang w:val="en-CA"/>
        </w:rPr>
        <w:t xml:space="preserve">salmon stomachs </w:t>
      </w:r>
      <w:del w:id="444" w:author="Brian" w:date="2020-05-10T07:53:00Z">
        <w:r w:rsidRPr="003C4653" w:rsidDel="007F2F83">
          <w:rPr>
            <w:rFonts w:eastAsia="Times New Roman" w:cstheme="minorHAnsi"/>
            <w:color w:val="000000"/>
            <w:lang w:val="en-CA"/>
          </w:rPr>
          <w:delText xml:space="preserve">required more steps for processing, </w:delText>
        </w:r>
      </w:del>
      <w:ins w:id="445" w:author="Brian" w:date="2020-05-10T07:53:00Z">
        <w:r w:rsidR="007F2F83">
          <w:rPr>
            <w:rFonts w:eastAsia="Times New Roman" w:cstheme="minorHAnsi"/>
            <w:color w:val="000000"/>
            <w:lang w:val="en-CA"/>
          </w:rPr>
          <w:t xml:space="preserve">were </w:t>
        </w:r>
      </w:ins>
      <w:r w:rsidRPr="003C4653">
        <w:rPr>
          <w:rFonts w:eastAsia="Times New Roman" w:cstheme="minorHAnsi"/>
          <w:color w:val="000000"/>
          <w:lang w:val="en-CA"/>
        </w:rPr>
        <w:t>remov</w:t>
      </w:r>
      <w:ins w:id="446" w:author="Brian" w:date="2020-05-10T07:53:00Z">
        <w:r w:rsidR="007F2F83">
          <w:rPr>
            <w:rFonts w:eastAsia="Times New Roman" w:cstheme="minorHAnsi"/>
            <w:color w:val="000000"/>
            <w:lang w:val="en-CA"/>
          </w:rPr>
          <w:t xml:space="preserve">ed from </w:t>
        </w:r>
      </w:ins>
      <w:del w:id="447"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ethanol and soak</w:t>
      </w:r>
      <w:ins w:id="448" w:author="Brian" w:date="2020-05-10T07:53:00Z">
        <w:r w:rsidR="007F2F83">
          <w:rPr>
            <w:rFonts w:eastAsia="Times New Roman" w:cstheme="minorHAnsi"/>
            <w:color w:val="000000"/>
            <w:lang w:val="en-CA"/>
          </w:rPr>
          <w:t>ed</w:t>
        </w:r>
      </w:ins>
      <w:del w:id="449" w:author="Brian" w:date="2020-05-10T07:53:00Z">
        <w:r w:rsidRPr="003C4653" w:rsidDel="007F2F83">
          <w:rPr>
            <w:rFonts w:eastAsia="Times New Roman" w:cstheme="minorHAnsi"/>
            <w:color w:val="000000"/>
            <w:lang w:val="en-CA"/>
          </w:rPr>
          <w:delText>ing</w:delText>
        </w:r>
      </w:del>
      <w:r w:rsidRPr="003C4653">
        <w:rPr>
          <w:rFonts w:eastAsia="Times New Roman" w:cstheme="minorHAnsi"/>
          <w:color w:val="000000"/>
          <w:lang w:val="en-CA"/>
        </w:rPr>
        <w:t xml:space="preserve"> </w:t>
      </w:r>
      <w:ins w:id="450" w:author="Brian" w:date="2020-05-10T07:54:00Z">
        <w:r w:rsidR="007F2F83">
          <w:rPr>
            <w:rFonts w:eastAsia="Times New Roman" w:cstheme="minorHAnsi"/>
            <w:color w:val="000000"/>
            <w:lang w:val="en-CA"/>
          </w:rPr>
          <w:t xml:space="preserve">unopened </w:t>
        </w:r>
      </w:ins>
      <w:r w:rsidRPr="003C4653">
        <w:rPr>
          <w:rFonts w:eastAsia="Times New Roman" w:cstheme="minorHAnsi"/>
          <w:color w:val="000000"/>
          <w:lang w:val="en-CA"/>
        </w:rPr>
        <w:t xml:space="preserve">for 30 minutes in </w:t>
      </w:r>
      <w:ins w:id="451" w:author="Vanessa Fladmark" w:date="2020-05-27T10:21:00Z">
        <w:r w:rsidR="00912321">
          <w:rPr>
            <w:rFonts w:eastAsia="Times New Roman" w:cstheme="minorHAnsi"/>
            <w:color w:val="000000"/>
            <w:lang w:val="en-CA"/>
          </w:rPr>
          <w:t xml:space="preserve">tap </w:t>
        </w:r>
      </w:ins>
      <w:commentRangeStart w:id="452"/>
      <w:r w:rsidRPr="003C4653">
        <w:rPr>
          <w:rFonts w:eastAsia="Times New Roman" w:cstheme="minorHAnsi"/>
          <w:color w:val="000000"/>
          <w:lang w:val="en-CA"/>
        </w:rPr>
        <w:t xml:space="preserve">water </w:t>
      </w:r>
      <w:commentRangeEnd w:id="452"/>
      <w:r w:rsidR="007F2F83">
        <w:rPr>
          <w:rStyle w:val="CommentReference"/>
        </w:rPr>
        <w:commentReference w:id="452"/>
      </w:r>
      <w:r w:rsidRPr="003C4653">
        <w:rPr>
          <w:rFonts w:eastAsia="Times New Roman" w:cstheme="minorHAnsi"/>
          <w:color w:val="000000"/>
          <w:lang w:val="en-CA"/>
        </w:rPr>
        <w:t xml:space="preserve">to reduce </w:t>
      </w:r>
      <w:ins w:id="453"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 xml:space="preserve">brittleness of </w:t>
      </w:r>
      <w:ins w:id="454" w:author="Brian" w:date="2020-05-10T07:53:00Z">
        <w:r w:rsidR="007F2F83">
          <w:rPr>
            <w:rFonts w:eastAsia="Times New Roman" w:cstheme="minorHAnsi"/>
            <w:color w:val="000000"/>
            <w:lang w:val="en-CA"/>
          </w:rPr>
          <w:t xml:space="preserve">the </w:t>
        </w:r>
      </w:ins>
      <w:r w:rsidRPr="003C4653">
        <w:rPr>
          <w:rFonts w:eastAsia="Times New Roman" w:cstheme="minorHAnsi"/>
          <w:color w:val="000000"/>
          <w:lang w:val="en-CA"/>
        </w:rPr>
        <w:t>sample</w:t>
      </w:r>
      <w:ins w:id="455" w:author="Brian" w:date="2020-05-10T07:54:00Z">
        <w:r w:rsidR="007F2F83">
          <w:rPr>
            <w:rFonts w:eastAsia="Times New Roman" w:cstheme="minorHAnsi"/>
            <w:color w:val="000000"/>
            <w:lang w:val="en-CA"/>
          </w:rPr>
          <w:t xml:space="preserve">. The stomach was then </w:t>
        </w:r>
      </w:ins>
      <w:del w:id="456" w:author="Brian" w:date="2020-05-10T07:54:00Z">
        <w:r w:rsidRPr="003C4653" w:rsidDel="007F2F83">
          <w:rPr>
            <w:rFonts w:eastAsia="Times New Roman" w:cstheme="minorHAnsi"/>
            <w:color w:val="000000"/>
            <w:lang w:val="en-CA"/>
          </w:rPr>
          <w:delText xml:space="preserve">, before </w:delText>
        </w:r>
      </w:del>
      <w:r w:rsidRPr="003C4653">
        <w:rPr>
          <w:rFonts w:eastAsia="Times New Roman" w:cstheme="minorHAnsi"/>
          <w:color w:val="000000"/>
          <w:lang w:val="en-CA"/>
        </w:rPr>
        <w:t>dissect</w:t>
      </w:r>
      <w:ins w:id="457" w:author="Brian" w:date="2020-05-10T07:54:00Z">
        <w:r w:rsidR="007F2F83">
          <w:rPr>
            <w:rFonts w:eastAsia="Times New Roman" w:cstheme="minorHAnsi"/>
            <w:color w:val="000000"/>
            <w:lang w:val="en-CA"/>
          </w:rPr>
          <w:t>ed</w:t>
        </w:r>
      </w:ins>
      <w:del w:id="458" w:author="Brian" w:date="2020-05-10T07:54:00Z">
        <w:r w:rsidRPr="003C4653" w:rsidDel="007F2F83">
          <w:rPr>
            <w:rFonts w:eastAsia="Times New Roman" w:cstheme="minorHAnsi"/>
            <w:color w:val="000000"/>
            <w:lang w:val="en-CA"/>
          </w:rPr>
          <w:delText>ing</w:delText>
        </w:r>
      </w:del>
      <w:ins w:id="459" w:author="Brian" w:date="2020-05-10T07:54:00Z">
        <w:r w:rsidR="007F2F83">
          <w:rPr>
            <w:rFonts w:eastAsia="Times New Roman" w:cstheme="minorHAnsi"/>
            <w:color w:val="000000"/>
            <w:lang w:val="en-CA"/>
          </w:rPr>
          <w:t xml:space="preserve"> </w:t>
        </w:r>
      </w:ins>
      <w:del w:id="460" w:author="Brian" w:date="2020-05-10T07:54:00Z">
        <w:r w:rsidRPr="003C4653" w:rsidDel="007F2F83">
          <w:rPr>
            <w:rFonts w:eastAsia="Times New Roman" w:cstheme="minorHAnsi"/>
            <w:color w:val="000000"/>
            <w:lang w:val="en-CA"/>
          </w:rPr>
          <w:delText xml:space="preserve"> the stomach </w:delText>
        </w:r>
      </w:del>
      <w:r w:rsidRPr="003C4653">
        <w:rPr>
          <w:rFonts w:eastAsia="Times New Roman" w:cstheme="minorHAnsi"/>
          <w:color w:val="000000"/>
          <w:lang w:val="en-CA"/>
        </w:rPr>
        <w:t>open</w:t>
      </w:r>
      <w:ins w:id="461" w:author="Brian" w:date="2020-05-10T07:55:00Z">
        <w:r w:rsidR="007F2F83">
          <w:rPr>
            <w:rFonts w:eastAsia="Times New Roman" w:cstheme="minorHAnsi"/>
            <w:color w:val="000000"/>
            <w:lang w:val="en-CA"/>
          </w:rPr>
          <w:t xml:space="preserve"> and </w:t>
        </w:r>
      </w:ins>
      <w:del w:id="462" w:author="Brian" w:date="2020-05-10T07:55:00Z">
        <w:r w:rsidRPr="003C4653" w:rsidDel="007F2F83">
          <w:rPr>
            <w:rFonts w:eastAsia="Times New Roman" w:cstheme="minorHAnsi"/>
            <w:color w:val="000000"/>
            <w:lang w:val="en-CA"/>
          </w:rPr>
          <w:delText xml:space="preserve">. After </w:delText>
        </w:r>
      </w:del>
      <w:r w:rsidRPr="003C4653">
        <w:rPr>
          <w:rFonts w:eastAsia="Times New Roman" w:cstheme="minorHAnsi"/>
          <w:color w:val="000000"/>
          <w:lang w:val="en-CA"/>
        </w:rPr>
        <w:t xml:space="preserve">the food contents </w:t>
      </w:r>
      <w:del w:id="463" w:author="Brian" w:date="2020-05-10T07:55:00Z">
        <w:r w:rsidRPr="003C4653" w:rsidDel="007F2F83">
          <w:rPr>
            <w:rFonts w:eastAsia="Times New Roman" w:cstheme="minorHAnsi"/>
            <w:color w:val="000000"/>
            <w:lang w:val="en-CA"/>
          </w:rPr>
          <w:delText xml:space="preserve">were </w:delText>
        </w:r>
      </w:del>
      <w:r w:rsidRPr="003C4653">
        <w:rPr>
          <w:rFonts w:eastAsia="Times New Roman" w:cstheme="minorHAnsi"/>
          <w:color w:val="000000"/>
          <w:lang w:val="en-CA"/>
        </w:rPr>
        <w:t>removed</w:t>
      </w:r>
      <w:ins w:id="464" w:author="Brian" w:date="2020-05-10T07:55:00Z">
        <w:r w:rsidR="007F2F83">
          <w:rPr>
            <w:rFonts w:eastAsia="Times New Roman" w:cstheme="minorHAnsi"/>
            <w:color w:val="000000"/>
            <w:lang w:val="en-CA"/>
          </w:rPr>
          <w:t>. T</w:t>
        </w:r>
      </w:ins>
      <w:del w:id="465" w:author="Brian" w:date="2020-05-10T07:55:00Z">
        <w:r w:rsidRPr="003C4653" w:rsidDel="007F2F83">
          <w:rPr>
            <w:rFonts w:eastAsia="Times New Roman" w:cstheme="minorHAnsi"/>
            <w:color w:val="000000"/>
            <w:lang w:val="en-CA"/>
          </w:rPr>
          <w:delText>, t</w:delText>
        </w:r>
      </w:del>
      <w:r w:rsidRPr="003C4653">
        <w:rPr>
          <w:rFonts w:eastAsia="Times New Roman" w:cstheme="minorHAnsi"/>
          <w:color w:val="000000"/>
          <w:lang w:val="en-CA"/>
        </w:rPr>
        <w:t xml:space="preserve">he entire </w:t>
      </w:r>
      <w:commentRangeStart w:id="466"/>
      <w:ins w:id="467" w:author="Brian" w:date="2020-05-10T07:55:00Z">
        <w:r w:rsidR="007F2F83">
          <w:rPr>
            <w:rFonts w:eastAsia="Times New Roman" w:cstheme="minorHAnsi"/>
            <w:color w:val="000000"/>
            <w:lang w:val="en-CA"/>
          </w:rPr>
          <w:t xml:space="preserve">food </w:t>
        </w:r>
      </w:ins>
      <w:r w:rsidRPr="003C4653">
        <w:rPr>
          <w:rFonts w:eastAsia="Times New Roman" w:cstheme="minorHAnsi"/>
          <w:color w:val="000000"/>
          <w:lang w:val="en-CA"/>
        </w:rPr>
        <w:t>bolus was weighed</w:t>
      </w:r>
      <w:commentRangeEnd w:id="466"/>
      <w:r w:rsidR="007F2F83">
        <w:rPr>
          <w:rStyle w:val="CommentReference"/>
        </w:rPr>
        <w:commentReference w:id="466"/>
      </w:r>
      <w:ins w:id="468" w:author="Vanessa Fladmark" w:date="2020-05-31T10:37:00Z">
        <w:r w:rsidR="000205D4">
          <w:rPr>
            <w:rFonts w:eastAsia="Times New Roman" w:cstheme="minorHAnsi"/>
            <w:color w:val="000000"/>
            <w:lang w:val="en-CA"/>
          </w:rPr>
          <w:t xml:space="preserve"> on an analytical balance</w:t>
        </w:r>
      </w:ins>
      <w:ins w:id="469" w:author="Vanessa Fladmark" w:date="2020-05-31T10:38:00Z">
        <w:r w:rsidR="000205D4">
          <w:rPr>
            <w:rFonts w:eastAsia="Times New Roman" w:cstheme="minorHAnsi"/>
            <w:color w:val="000000"/>
            <w:lang w:val="en-CA"/>
          </w:rPr>
          <w:t xml:space="preserve"> and wet weight recorded</w:t>
        </w:r>
      </w:ins>
      <w:ins w:id="470" w:author="Vanessa Fladmark" w:date="2020-05-31T10:23:00Z">
        <w:r w:rsidR="005C4F22">
          <w:rPr>
            <w:rFonts w:eastAsia="Times New Roman" w:cstheme="minorHAnsi"/>
            <w:color w:val="000000"/>
            <w:lang w:val="en-CA"/>
          </w:rPr>
          <w:t xml:space="preserve"> to the n</w:t>
        </w:r>
      </w:ins>
      <w:ins w:id="471" w:author="Vanessa Fladmark" w:date="2020-05-31T10:24:00Z">
        <w:r w:rsidR="005C4F22">
          <w:rPr>
            <w:rFonts w:eastAsia="Times New Roman" w:cstheme="minorHAnsi"/>
            <w:color w:val="000000"/>
            <w:lang w:val="en-CA"/>
          </w:rPr>
          <w:t xml:space="preserve">earest 0.1 </w:t>
        </w:r>
      </w:ins>
      <w:ins w:id="472" w:author="Vanessa Fladmark" w:date="2020-05-31T10:44:00Z">
        <w:r w:rsidR="009A44D9">
          <w:rPr>
            <w:rFonts w:eastAsia="Times New Roman" w:cstheme="minorHAnsi"/>
            <w:color w:val="000000"/>
            <w:lang w:val="en-CA"/>
          </w:rPr>
          <w:t>m</w:t>
        </w:r>
      </w:ins>
      <w:ins w:id="473" w:author="Vanessa Fladmark" w:date="2020-05-31T10:24:00Z">
        <w:r w:rsidR="005C4F22">
          <w:rPr>
            <w:rFonts w:eastAsia="Times New Roman" w:cstheme="minorHAnsi"/>
            <w:color w:val="000000"/>
            <w:lang w:val="en-CA"/>
          </w:rPr>
          <w:t>g</w:t>
        </w:r>
      </w:ins>
      <w:ins w:id="474" w:author="Vanessa Fladmark" w:date="2020-05-31T10:38:00Z">
        <w:r w:rsidR="000205D4">
          <w:rPr>
            <w:rFonts w:eastAsia="Times New Roman" w:cstheme="minorHAnsi"/>
            <w:color w:val="000000"/>
            <w:lang w:val="en-CA"/>
          </w:rPr>
          <w:t>.</w:t>
        </w:r>
      </w:ins>
      <w:ins w:id="475" w:author="Vanessa Fladmark" w:date="2020-05-31T10:39:00Z">
        <w:r w:rsidR="000205D4">
          <w:rPr>
            <w:rFonts w:eastAsia="Times New Roman" w:cstheme="minorHAnsi"/>
            <w:color w:val="000000"/>
            <w:lang w:val="en-CA"/>
          </w:rPr>
          <w:t xml:space="preserve"> The bolus was then</w:t>
        </w:r>
      </w:ins>
      <w:ins w:id="476" w:author="Vanessa Fladmark" w:date="2020-05-31T10:38:00Z">
        <w:r w:rsidR="000205D4">
          <w:rPr>
            <w:rFonts w:eastAsia="Times New Roman" w:cstheme="minorHAnsi"/>
            <w:color w:val="000000"/>
            <w:lang w:val="en-CA"/>
          </w:rPr>
          <w:t xml:space="preserve"> </w:t>
        </w:r>
      </w:ins>
      <w:del w:id="477" w:author="Vanessa Fladmark" w:date="2020-05-31T10:38:00Z">
        <w:r w:rsidRPr="003C4653" w:rsidDel="000205D4">
          <w:rPr>
            <w:rFonts w:eastAsia="Times New Roman" w:cstheme="minorHAnsi"/>
            <w:color w:val="000000"/>
            <w:lang w:val="en-CA"/>
          </w:rPr>
          <w:delText xml:space="preserve">, </w:delText>
        </w:r>
      </w:del>
      <w:r w:rsidRPr="003C4653">
        <w:rPr>
          <w:rFonts w:eastAsia="Times New Roman" w:cstheme="minorHAnsi"/>
          <w:color w:val="000000"/>
          <w:lang w:val="en-CA"/>
        </w:rPr>
        <w:t xml:space="preserve">placed on a petri dish with water added, </w:t>
      </w:r>
      <w:ins w:id="478" w:author="Brian" w:date="2020-05-10T08:01:00Z">
        <w:r w:rsidR="007F2F83">
          <w:rPr>
            <w:rFonts w:eastAsia="Times New Roman" w:cstheme="minorHAnsi"/>
            <w:color w:val="000000"/>
            <w:lang w:val="en-CA"/>
          </w:rPr>
          <w:t xml:space="preserve">and </w:t>
        </w:r>
      </w:ins>
      <w:del w:id="479" w:author="Brian" w:date="2020-05-10T08:01:00Z">
        <w:r w:rsidRPr="003C4653" w:rsidDel="007F2F83">
          <w:rPr>
            <w:rFonts w:eastAsia="Times New Roman" w:cstheme="minorHAnsi"/>
            <w:color w:val="000000"/>
            <w:lang w:val="en-CA"/>
          </w:rPr>
          <w:delText xml:space="preserve">to </w:delText>
        </w:r>
      </w:del>
      <w:ins w:id="480" w:author="Brian" w:date="2020-05-10T08:01:00Z">
        <w:r w:rsidR="007F2F83">
          <w:rPr>
            <w:rFonts w:eastAsia="Times New Roman" w:cstheme="minorHAnsi"/>
            <w:color w:val="000000"/>
            <w:lang w:val="en-CA"/>
          </w:rPr>
          <w:t xml:space="preserve">prey </w:t>
        </w:r>
      </w:ins>
      <w:r w:rsidRPr="003C4653">
        <w:rPr>
          <w:rFonts w:eastAsia="Times New Roman" w:cstheme="minorHAnsi"/>
          <w:color w:val="000000"/>
          <w:lang w:val="en-CA"/>
        </w:rPr>
        <w:t>rearrange</w:t>
      </w:r>
      <w:ins w:id="481" w:author="Brian" w:date="2020-05-10T08:01:00Z">
        <w:r w:rsidR="007F2F83">
          <w:rPr>
            <w:rFonts w:eastAsia="Times New Roman" w:cstheme="minorHAnsi"/>
            <w:color w:val="000000"/>
            <w:lang w:val="en-CA"/>
          </w:rPr>
          <w:t>d</w:t>
        </w:r>
      </w:ins>
      <w:r w:rsidRPr="003C4653">
        <w:rPr>
          <w:rFonts w:eastAsia="Times New Roman" w:cstheme="minorHAnsi"/>
          <w:color w:val="000000"/>
          <w:lang w:val="en-CA"/>
        </w:rPr>
        <w:t xml:space="preserve"> </w:t>
      </w:r>
      <w:del w:id="482" w:author="Brian" w:date="2020-05-10T08:01:00Z">
        <w:r w:rsidRPr="003C4653" w:rsidDel="007F2F83">
          <w:rPr>
            <w:rFonts w:eastAsia="Times New Roman" w:cstheme="minorHAnsi"/>
            <w:color w:val="000000"/>
            <w:lang w:val="en-CA"/>
          </w:rPr>
          <w:delText xml:space="preserve">the prey items </w:delText>
        </w:r>
      </w:del>
      <w:r w:rsidRPr="003C4653">
        <w:rPr>
          <w:rFonts w:eastAsia="Times New Roman" w:cstheme="minorHAnsi"/>
          <w:color w:val="000000"/>
          <w:lang w:val="en-CA"/>
        </w:rPr>
        <w:t xml:space="preserve">by </w:t>
      </w:r>
      <w:commentRangeStart w:id="483"/>
      <w:r w:rsidRPr="003C4653">
        <w:rPr>
          <w:rFonts w:eastAsia="Times New Roman" w:cstheme="minorHAnsi"/>
          <w:color w:val="000000"/>
          <w:lang w:val="en-CA"/>
        </w:rPr>
        <w:t>specie</w:t>
      </w:r>
      <w:commentRangeEnd w:id="483"/>
      <w:r w:rsidR="00F30F64">
        <w:rPr>
          <w:rStyle w:val="CommentReference"/>
        </w:rPr>
        <w:commentReference w:id="483"/>
      </w:r>
      <w:r w:rsidRPr="003C4653">
        <w:rPr>
          <w:rFonts w:eastAsia="Times New Roman" w:cstheme="minorHAnsi"/>
          <w:color w:val="000000"/>
          <w:lang w:val="en-CA"/>
        </w:rPr>
        <w:t xml:space="preserve">s, size, life stage and </w:t>
      </w:r>
      <w:commentRangeStart w:id="484"/>
      <w:r w:rsidRPr="003C4653">
        <w:rPr>
          <w:rFonts w:eastAsia="Times New Roman" w:cstheme="minorHAnsi"/>
          <w:color w:val="000000"/>
          <w:lang w:val="en-CA"/>
        </w:rPr>
        <w:t>digestive state</w:t>
      </w:r>
      <w:commentRangeEnd w:id="484"/>
      <w:r w:rsidR="007F2F83">
        <w:rPr>
          <w:rStyle w:val="CommentReference"/>
        </w:rPr>
        <w:commentReference w:id="484"/>
      </w:r>
      <w:r w:rsidRPr="003C4653">
        <w:rPr>
          <w:rFonts w:eastAsia="Times New Roman" w:cstheme="minorHAnsi"/>
          <w:color w:val="000000"/>
          <w:lang w:val="en-CA"/>
        </w:rPr>
        <w:t>.</w:t>
      </w:r>
      <w:ins w:id="485" w:author="Vanessa Fladmark" w:date="2020-05-31T10:18:00Z">
        <w:r w:rsidR="005C4F22">
          <w:rPr>
            <w:rFonts w:eastAsia="Times New Roman" w:cstheme="minorHAnsi"/>
            <w:color w:val="000000"/>
            <w:lang w:val="en-CA"/>
          </w:rPr>
          <w:t xml:space="preserve"> Digestive states </w:t>
        </w:r>
      </w:ins>
      <w:ins w:id="486" w:author="Vanessa Fladmark" w:date="2020-05-31T11:32:00Z">
        <w:r w:rsidR="00C6340E">
          <w:rPr>
            <w:rFonts w:eastAsia="Times New Roman" w:cstheme="minorHAnsi"/>
            <w:color w:val="000000"/>
            <w:lang w:val="en-CA"/>
          </w:rPr>
          <w:t>were</w:t>
        </w:r>
      </w:ins>
      <w:ins w:id="487" w:author="Vanessa Fladmark" w:date="2020-05-31T10:18:00Z">
        <w:r w:rsidR="005C4F22">
          <w:rPr>
            <w:rFonts w:eastAsia="Times New Roman" w:cstheme="minorHAnsi"/>
            <w:color w:val="000000"/>
            <w:lang w:val="en-CA"/>
          </w:rPr>
          <w:t xml:space="preserve"> defined as 1) fresh</w:t>
        </w:r>
      </w:ins>
      <w:ins w:id="488" w:author="Vanessa Fladmark" w:date="2020-05-31T10:22:00Z">
        <w:r w:rsidR="005C4F22">
          <w:rPr>
            <w:rFonts w:eastAsia="Times New Roman" w:cstheme="minorHAnsi"/>
            <w:color w:val="000000"/>
            <w:lang w:val="en-CA"/>
          </w:rPr>
          <w:t xml:space="preserve"> </w:t>
        </w:r>
      </w:ins>
      <w:ins w:id="489" w:author="Vanessa Fladmark" w:date="2020-05-31T10:18:00Z">
        <w:r w:rsidR="005C4F22">
          <w:rPr>
            <w:rFonts w:eastAsia="Times New Roman" w:cstheme="minorHAnsi"/>
            <w:color w:val="000000"/>
            <w:lang w:val="en-CA"/>
          </w:rPr>
          <w:t>prey,</w:t>
        </w:r>
      </w:ins>
      <w:ins w:id="490" w:author="Vanessa Fladmark" w:date="2020-05-31T10:22:00Z">
        <w:r w:rsidR="005C4F22">
          <w:rPr>
            <w:rFonts w:eastAsia="Times New Roman" w:cstheme="minorHAnsi"/>
            <w:color w:val="000000"/>
            <w:lang w:val="en-CA"/>
          </w:rPr>
          <w:t xml:space="preserve"> intact,</w:t>
        </w:r>
      </w:ins>
      <w:ins w:id="491" w:author="Vanessa Fladmark" w:date="2020-05-31T10:18:00Z">
        <w:r w:rsidR="005C4F22">
          <w:rPr>
            <w:rFonts w:eastAsia="Times New Roman" w:cstheme="minorHAnsi"/>
            <w:color w:val="000000"/>
            <w:lang w:val="en-CA"/>
          </w:rPr>
          <w:t xml:space="preserve"> 2) semi-</w:t>
        </w:r>
      </w:ins>
      <w:ins w:id="492" w:author="Vanessa Fladmark" w:date="2020-05-31T10:19:00Z">
        <w:r w:rsidR="005C4F22">
          <w:rPr>
            <w:rFonts w:eastAsia="Times New Roman" w:cstheme="minorHAnsi"/>
            <w:color w:val="000000"/>
            <w:lang w:val="en-CA"/>
          </w:rPr>
          <w:t xml:space="preserve">fresh prey, </w:t>
        </w:r>
      </w:ins>
      <w:ins w:id="493" w:author="Vanessa Fladmark" w:date="2020-05-31T10:21:00Z">
        <w:r w:rsidR="005C4F22">
          <w:rPr>
            <w:rFonts w:eastAsia="Times New Roman" w:cstheme="minorHAnsi"/>
            <w:color w:val="000000"/>
            <w:lang w:val="en-CA"/>
          </w:rPr>
          <w:t xml:space="preserve">with </w:t>
        </w:r>
      </w:ins>
      <w:ins w:id="494" w:author="Vanessa Fladmark" w:date="2020-05-31T10:20:00Z">
        <w:r w:rsidR="005C4F22">
          <w:rPr>
            <w:rFonts w:eastAsia="Times New Roman" w:cstheme="minorHAnsi"/>
            <w:color w:val="000000"/>
            <w:lang w:val="en-CA"/>
          </w:rPr>
          <w:t>lost</w:t>
        </w:r>
      </w:ins>
      <w:ins w:id="495" w:author="Vanessa Fladmark" w:date="2020-05-31T10:19:00Z">
        <w:r w:rsidR="005C4F22">
          <w:rPr>
            <w:rFonts w:eastAsia="Times New Roman" w:cstheme="minorHAnsi"/>
            <w:color w:val="000000"/>
            <w:lang w:val="en-CA"/>
          </w:rPr>
          <w:t xml:space="preserve"> appendages</w:t>
        </w:r>
      </w:ins>
      <w:ins w:id="496" w:author="Vanessa Fladmark" w:date="2020-05-31T10:22:00Z">
        <w:r w:rsidR="005C4F22">
          <w:rPr>
            <w:rFonts w:eastAsia="Times New Roman" w:cstheme="minorHAnsi"/>
            <w:color w:val="000000"/>
            <w:lang w:val="en-CA"/>
          </w:rPr>
          <w:t xml:space="preserve"> or color</w:t>
        </w:r>
      </w:ins>
      <w:ins w:id="497" w:author="Vanessa Fladmark" w:date="2020-05-31T10:19:00Z">
        <w:r w:rsidR="005C4F22">
          <w:rPr>
            <w:rFonts w:eastAsia="Times New Roman" w:cstheme="minorHAnsi"/>
            <w:color w:val="000000"/>
            <w:lang w:val="en-CA"/>
          </w:rPr>
          <w:t xml:space="preserve">, 3) semi-digested prey, </w:t>
        </w:r>
      </w:ins>
      <w:ins w:id="498" w:author="Vanessa Fladmark" w:date="2020-05-31T11:33:00Z">
        <w:r w:rsidR="00C6340E">
          <w:rPr>
            <w:rFonts w:eastAsia="Times New Roman" w:cstheme="minorHAnsi"/>
            <w:color w:val="000000"/>
            <w:lang w:val="en-CA"/>
          </w:rPr>
          <w:t xml:space="preserve">identified to group, </w:t>
        </w:r>
      </w:ins>
      <w:ins w:id="499" w:author="Vanessa Fladmark" w:date="2020-05-31T10:19:00Z">
        <w:r w:rsidR="005C4F22">
          <w:rPr>
            <w:rFonts w:eastAsia="Times New Roman" w:cstheme="minorHAnsi"/>
            <w:color w:val="000000"/>
            <w:lang w:val="en-CA"/>
          </w:rPr>
          <w:t xml:space="preserve">and 4) </w:t>
        </w:r>
      </w:ins>
      <w:ins w:id="500" w:author="Vanessa Fladmark" w:date="2020-05-31T10:20:00Z">
        <w:r w:rsidR="005C4F22">
          <w:rPr>
            <w:rFonts w:eastAsia="Times New Roman" w:cstheme="minorHAnsi"/>
            <w:color w:val="000000"/>
            <w:lang w:val="en-CA"/>
          </w:rPr>
          <w:t>fully digested</w:t>
        </w:r>
      </w:ins>
      <w:ins w:id="501" w:author="Vanessa Fladmark" w:date="2020-05-31T11:34:00Z">
        <w:r w:rsidR="00C6340E">
          <w:rPr>
            <w:rFonts w:eastAsia="Times New Roman" w:cstheme="minorHAnsi"/>
            <w:color w:val="000000"/>
            <w:lang w:val="en-CA"/>
          </w:rPr>
          <w:t>,</w:t>
        </w:r>
      </w:ins>
      <w:ins w:id="502" w:author="Vanessa Fladmark" w:date="2020-05-31T10:21:00Z">
        <w:r w:rsidR="005C4F22">
          <w:rPr>
            <w:rFonts w:eastAsia="Times New Roman" w:cstheme="minorHAnsi"/>
            <w:color w:val="000000"/>
            <w:lang w:val="en-CA"/>
          </w:rPr>
          <w:t xml:space="preserve"> </w:t>
        </w:r>
      </w:ins>
      <w:ins w:id="503" w:author="Vanessa Fladmark" w:date="2020-05-31T11:34:00Z">
        <w:r w:rsidR="00C6340E">
          <w:rPr>
            <w:rFonts w:eastAsia="Times New Roman" w:cstheme="minorHAnsi"/>
            <w:color w:val="000000"/>
            <w:lang w:val="en-CA"/>
          </w:rPr>
          <w:t>and unidentified</w:t>
        </w:r>
      </w:ins>
      <w:ins w:id="504" w:author="Vanessa Fladmark" w:date="2020-05-31T10:19:00Z">
        <w:r w:rsidR="005C4F22">
          <w:rPr>
            <w:rFonts w:eastAsia="Times New Roman" w:cstheme="minorHAnsi"/>
            <w:color w:val="000000"/>
            <w:lang w:val="en-CA"/>
          </w:rPr>
          <w:t xml:space="preserve"> </w:t>
        </w:r>
      </w:ins>
      <w:ins w:id="505" w:author="Vanessa Fladmark" w:date="2020-05-31T10:20:00Z">
        <w:r w:rsidR="005C4F22">
          <w:rPr>
            <w:rFonts w:eastAsia="Times New Roman" w:cstheme="minorHAnsi"/>
            <w:color w:val="000000"/>
            <w:lang w:val="en-CA"/>
          </w:rPr>
          <w:t>prey.</w:t>
        </w:r>
      </w:ins>
      <w:r w:rsidRPr="003C4653">
        <w:rPr>
          <w:rFonts w:eastAsia="Times New Roman" w:cstheme="minorHAnsi"/>
          <w:color w:val="000000"/>
          <w:lang w:val="en-CA"/>
        </w:rPr>
        <w:t xml:space="preserve"> </w:t>
      </w:r>
      <w:ins w:id="506" w:author="Vanessa Fladmark" w:date="2020-05-31T11:07:00Z">
        <w:r w:rsidR="00257D50">
          <w:rPr>
            <w:rFonts w:eastAsia="Times New Roman" w:cstheme="minorHAnsi"/>
            <w:color w:val="000000"/>
            <w:lang w:val="en-CA"/>
          </w:rPr>
          <w:t>If prey could not be identified to species, it was identified to the most detailed t</w:t>
        </w:r>
      </w:ins>
      <w:ins w:id="507" w:author="Vanessa Fladmark" w:date="2020-05-31T11:08:00Z">
        <w:r w:rsidR="00257D50">
          <w:rPr>
            <w:rFonts w:eastAsia="Times New Roman" w:cstheme="minorHAnsi"/>
            <w:color w:val="000000"/>
            <w:lang w:val="en-CA"/>
          </w:rPr>
          <w:t>axonomic group possible, e.</w:t>
        </w:r>
      </w:ins>
      <w:ins w:id="508" w:author="Vanessa Fladmark" w:date="2020-05-31T11:13:00Z">
        <w:r w:rsidR="00257D50">
          <w:rPr>
            <w:rFonts w:eastAsia="Times New Roman" w:cstheme="minorHAnsi"/>
            <w:color w:val="000000"/>
            <w:lang w:val="en-CA"/>
          </w:rPr>
          <w:t>g.</w:t>
        </w:r>
      </w:ins>
      <w:ins w:id="509" w:author="Vanessa Fladmark" w:date="2020-05-31T11:08:00Z">
        <w:r w:rsidR="00257D50">
          <w:rPr>
            <w:rFonts w:eastAsia="Times New Roman" w:cstheme="minorHAnsi"/>
            <w:color w:val="000000"/>
            <w:lang w:val="en-CA"/>
          </w:rPr>
          <w:t xml:space="preserve"> Ctenophora </w:t>
        </w:r>
      </w:ins>
      <w:ins w:id="510" w:author="Vanessa Fladmark" w:date="2020-05-31T11:13:00Z">
        <w:r w:rsidR="00257D50">
          <w:rPr>
            <w:rFonts w:eastAsia="Times New Roman" w:cstheme="minorHAnsi"/>
            <w:color w:val="000000"/>
            <w:lang w:val="en-CA"/>
          </w:rPr>
          <w:t>and</w:t>
        </w:r>
      </w:ins>
      <w:ins w:id="511" w:author="Vanessa Fladmark" w:date="2020-05-31T11:08:00Z">
        <w:r w:rsidR="00257D50">
          <w:rPr>
            <w:rFonts w:eastAsia="Times New Roman" w:cstheme="minorHAnsi"/>
            <w:color w:val="000000"/>
            <w:lang w:val="en-CA"/>
          </w:rPr>
          <w:t xml:space="preserve"> Cnidaria jellyfish</w:t>
        </w:r>
      </w:ins>
      <w:ins w:id="512" w:author="Vanessa Fladmark" w:date="2020-05-31T11:13:00Z">
        <w:r w:rsidR="00257D50">
          <w:rPr>
            <w:rFonts w:eastAsia="Times New Roman" w:cstheme="minorHAnsi"/>
            <w:color w:val="000000"/>
            <w:lang w:val="en-CA"/>
          </w:rPr>
          <w:t>,</w:t>
        </w:r>
      </w:ins>
      <w:ins w:id="513" w:author="Vanessa Fladmark" w:date="2020-05-31T11:08:00Z">
        <w:r w:rsidR="00257D50">
          <w:rPr>
            <w:rFonts w:eastAsia="Times New Roman" w:cstheme="minorHAnsi"/>
            <w:color w:val="000000"/>
            <w:lang w:val="en-CA"/>
          </w:rPr>
          <w:t xml:space="preserve"> </w:t>
        </w:r>
      </w:ins>
      <w:ins w:id="514" w:author="Vanessa Fladmark" w:date="2020-05-31T11:10:00Z">
        <w:r w:rsidR="00257D50">
          <w:rPr>
            <w:rFonts w:eastAsia="Times New Roman" w:cstheme="minorHAnsi"/>
            <w:color w:val="000000"/>
            <w:lang w:val="en-CA"/>
          </w:rPr>
          <w:t>collectively</w:t>
        </w:r>
      </w:ins>
      <w:ins w:id="515" w:author="Vanessa Fladmark" w:date="2020-05-31T11:11:00Z">
        <w:r w:rsidR="00257D50">
          <w:rPr>
            <w:rFonts w:eastAsia="Times New Roman" w:cstheme="minorHAnsi"/>
            <w:color w:val="000000"/>
            <w:lang w:val="en-CA"/>
          </w:rPr>
          <w:t xml:space="preserve"> </w:t>
        </w:r>
      </w:ins>
      <w:ins w:id="516" w:author="Vanessa Fladmark" w:date="2020-05-31T11:13:00Z">
        <w:r w:rsidR="00257D50">
          <w:rPr>
            <w:rFonts w:eastAsia="Times New Roman" w:cstheme="minorHAnsi"/>
            <w:color w:val="000000"/>
            <w:lang w:val="en-CA"/>
          </w:rPr>
          <w:t>grouped</w:t>
        </w:r>
      </w:ins>
      <w:ins w:id="517" w:author="Vanessa Fladmark" w:date="2020-05-31T11:08:00Z">
        <w:r w:rsidR="00257D50">
          <w:rPr>
            <w:rFonts w:eastAsia="Times New Roman" w:cstheme="minorHAnsi"/>
            <w:color w:val="000000"/>
            <w:lang w:val="en-CA"/>
          </w:rPr>
          <w:t xml:space="preserve"> as “gelatinous”</w:t>
        </w:r>
      </w:ins>
      <w:ins w:id="518" w:author="Vanessa Fladmark" w:date="2020-05-31T11:09:00Z">
        <w:r w:rsidR="00257D50">
          <w:rPr>
            <w:rFonts w:eastAsia="Times New Roman" w:cstheme="minorHAnsi"/>
            <w:color w:val="000000"/>
            <w:lang w:val="en-CA"/>
          </w:rPr>
          <w:t xml:space="preserve"> </w:t>
        </w:r>
      </w:ins>
      <w:ins w:id="519" w:author="Vanessa Fladmark" w:date="2020-05-31T11:11:00Z">
        <w:r w:rsidR="00257D50">
          <w:rPr>
            <w:rFonts w:eastAsia="Times New Roman" w:cstheme="minorHAnsi"/>
            <w:color w:val="000000"/>
            <w:lang w:val="en-CA"/>
          </w:rPr>
          <w:t>hereafter</w:t>
        </w:r>
      </w:ins>
      <w:ins w:id="520" w:author="Vanessa Fladmark" w:date="2020-05-31T11:09:00Z">
        <w:r w:rsidR="00257D50">
          <w:rPr>
            <w:rFonts w:eastAsia="Times New Roman" w:cstheme="minorHAnsi"/>
            <w:color w:val="000000"/>
            <w:lang w:val="en-CA"/>
          </w:rPr>
          <w:t>.</w:t>
        </w:r>
      </w:ins>
      <w:ins w:id="521" w:author="Vanessa Fladmark" w:date="2020-05-31T11:07:00Z">
        <w:r w:rsidR="00257D50">
          <w:rPr>
            <w:rFonts w:eastAsia="Times New Roman" w:cstheme="minorHAnsi"/>
            <w:color w:val="000000"/>
            <w:lang w:val="en-CA"/>
          </w:rPr>
          <w:t xml:space="preserve"> </w:t>
        </w:r>
      </w:ins>
      <w:r w:rsidRPr="003C4653">
        <w:rPr>
          <w:rFonts w:eastAsia="Times New Roman" w:cstheme="minorHAnsi"/>
          <w:color w:val="000000"/>
          <w:lang w:val="en-CA"/>
        </w:rPr>
        <w:t xml:space="preserve">For each prey group, minimum and maximum lengths were measured with an ocular micrometer, individuals were counted, and the group </w:t>
      </w:r>
      <w:del w:id="522" w:author="Vanessa Fladmark" w:date="2020-05-31T11:10:00Z">
        <w:r w:rsidRPr="003C4653" w:rsidDel="00257D50">
          <w:rPr>
            <w:rFonts w:eastAsia="Times New Roman" w:cstheme="minorHAnsi"/>
            <w:color w:val="000000"/>
            <w:lang w:val="en-CA"/>
          </w:rPr>
          <w:delText>was weighed to a ten</w:delText>
        </w:r>
        <w:r w:rsidR="00155D2E" w:rsidDel="00257D50">
          <w:rPr>
            <w:rFonts w:eastAsia="Times New Roman" w:cstheme="minorHAnsi"/>
            <w:color w:val="000000"/>
            <w:lang w:val="en-CA"/>
          </w:rPr>
          <w:delText>th</w:delText>
        </w:r>
        <w:r w:rsidRPr="003C4653" w:rsidDel="00257D50">
          <w:rPr>
            <w:rFonts w:eastAsia="Times New Roman" w:cstheme="minorHAnsi"/>
            <w:color w:val="000000"/>
            <w:lang w:val="en-CA"/>
          </w:rPr>
          <w:delText xml:space="preserve"> of a milligram. </w:delText>
        </w:r>
      </w:del>
      <w:ins w:id="523" w:author="Vanessa Fladmark" w:date="2020-05-31T11:10:00Z">
        <w:r w:rsidR="00257D50">
          <w:rPr>
            <w:rFonts w:eastAsia="Times New Roman" w:cstheme="minorHAnsi"/>
            <w:color w:val="000000"/>
            <w:lang w:val="en-CA"/>
          </w:rPr>
          <w:t xml:space="preserve">wet weight recorded to nearest 0.1 mg. </w:t>
        </w:r>
      </w:ins>
      <w:commentRangeStart w:id="524"/>
      <w:del w:id="525" w:author="Vanessa Fladmark" w:date="2020-05-31T11:31:00Z">
        <w:r w:rsidRPr="003C4653" w:rsidDel="00C6340E">
          <w:rPr>
            <w:rFonts w:eastAsia="Times New Roman" w:cstheme="minorHAnsi"/>
            <w:color w:val="000000"/>
            <w:lang w:val="en-CA"/>
          </w:rPr>
          <w:delText xml:space="preserve">Subsamples of ¼ were analyzed if there were </w:delText>
        </w:r>
        <w:r w:rsidR="005D53D1" w:rsidDel="00C6340E">
          <w:rPr>
            <w:rFonts w:eastAsia="Times New Roman" w:cstheme="minorHAnsi"/>
            <w:color w:val="000000"/>
            <w:lang w:val="en-CA"/>
          </w:rPr>
          <w:delText>&gt; 800 similar</w:delText>
        </w:r>
        <w:r w:rsidRPr="003C4653" w:rsidDel="00C6340E">
          <w:rPr>
            <w:rFonts w:eastAsia="Times New Roman" w:cstheme="minorHAnsi"/>
            <w:color w:val="000000"/>
            <w:lang w:val="en-CA"/>
          </w:rPr>
          <w:delText xml:space="preserve"> individual</w:delText>
        </w:r>
        <w:r w:rsidR="005D53D1" w:rsidDel="00C6340E">
          <w:rPr>
            <w:rFonts w:eastAsia="Times New Roman" w:cstheme="minorHAnsi"/>
            <w:color w:val="000000"/>
            <w:lang w:val="en-CA"/>
          </w:rPr>
          <w:delText>s</w:delText>
        </w:r>
        <w:r w:rsidRPr="003C4653" w:rsidDel="00C6340E">
          <w:rPr>
            <w:rFonts w:eastAsia="Times New Roman" w:cstheme="minorHAnsi"/>
            <w:color w:val="000000"/>
            <w:lang w:val="en-CA"/>
          </w:rPr>
          <w:delText xml:space="preserve"> within one stomach</w:delText>
        </w:r>
        <w:commentRangeEnd w:id="524"/>
        <w:r w:rsidR="00157162" w:rsidDel="00C6340E">
          <w:rPr>
            <w:rStyle w:val="CommentReference"/>
          </w:rPr>
          <w:commentReference w:id="524"/>
        </w:r>
      </w:del>
      <w:del w:id="526" w:author="Vanessa Fladmark" w:date="2020-05-27T10:24:00Z">
        <w:r w:rsidRPr="003C4653" w:rsidDel="002A6034">
          <w:rPr>
            <w:rFonts w:eastAsia="Times New Roman" w:cstheme="minorHAnsi"/>
            <w:color w:val="000000"/>
            <w:lang w:val="en-CA"/>
          </w:rPr>
          <w:delText>.</w:delText>
        </w:r>
        <w:r w:rsidR="00B0755B" w:rsidDel="002A6034">
          <w:rPr>
            <w:rFonts w:eastAsia="Times New Roman" w:cstheme="minorHAnsi"/>
            <w:color w:val="000000"/>
            <w:lang w:val="en-CA"/>
          </w:rPr>
          <w:delText xml:space="preserve"> </w:delText>
        </w:r>
        <w:commentRangeStart w:id="527"/>
        <w:r w:rsidRPr="003C4653" w:rsidDel="002A6034">
          <w:rPr>
            <w:rFonts w:eastAsia="Times New Roman" w:cstheme="minorHAnsi"/>
            <w:color w:val="000000"/>
            <w:lang w:val="en-CA"/>
          </w:rPr>
          <w:delText>Data were recorded in a notebook and entered into an excel sheet for subsequent analyses.</w:delText>
        </w:r>
        <w:commentRangeEnd w:id="527"/>
        <w:r w:rsidR="00157162" w:rsidDel="002A6034">
          <w:rPr>
            <w:rStyle w:val="CommentReference"/>
          </w:rPr>
          <w:commentReference w:id="527"/>
        </w:r>
      </w:del>
    </w:p>
    <w:p w14:paraId="2E0BCCCA" w14:textId="77777777" w:rsidR="009A44D9" w:rsidRDefault="009A44D9" w:rsidP="00266C78">
      <w:pPr>
        <w:spacing w:line="480" w:lineRule="auto"/>
        <w:rPr>
          <w:ins w:id="528" w:author="Vanessa Fladmark" w:date="2020-05-31T10:46:00Z"/>
          <w:rFonts w:eastAsia="Times New Roman" w:cstheme="minorHAnsi"/>
          <w:color w:val="000000"/>
          <w:lang w:val="en-CA"/>
        </w:rPr>
      </w:pPr>
    </w:p>
    <w:p w14:paraId="5D844308" w14:textId="3CF6939B" w:rsidR="009A44D9" w:rsidRDefault="00257D50" w:rsidP="00266C78">
      <w:pPr>
        <w:spacing w:line="480" w:lineRule="auto"/>
        <w:rPr>
          <w:ins w:id="529" w:author="Vanessa Fladmark" w:date="2020-05-31T10:46:00Z"/>
          <w:rFonts w:eastAsia="Times New Roman" w:cstheme="minorHAnsi"/>
          <w:color w:val="000000"/>
          <w:lang w:val="en-CA"/>
        </w:rPr>
      </w:pPr>
      <w:ins w:id="530" w:author="Vanessa Fladmark" w:date="2020-05-31T11:21:00Z">
        <w:r>
          <w:rPr>
            <w:rFonts w:eastAsia="Times New Roman" w:cstheme="minorHAnsi"/>
            <w:color w:val="000000"/>
            <w:lang w:val="en-CA"/>
          </w:rPr>
          <w:t xml:space="preserve">If </w:t>
        </w:r>
      </w:ins>
      <w:ins w:id="531" w:author="Vanessa Fladmark" w:date="2020-05-31T11:22:00Z">
        <w:r>
          <w:rPr>
            <w:rFonts w:eastAsia="Times New Roman" w:cstheme="minorHAnsi"/>
            <w:color w:val="000000"/>
            <w:lang w:val="en-CA"/>
          </w:rPr>
          <w:t xml:space="preserve">a </w:t>
        </w:r>
      </w:ins>
      <w:ins w:id="532" w:author="Vanessa Fladmark" w:date="2020-05-31T11:21:00Z">
        <w:r>
          <w:rPr>
            <w:rFonts w:eastAsia="Times New Roman" w:cstheme="minorHAnsi"/>
            <w:color w:val="000000"/>
            <w:lang w:val="en-CA"/>
          </w:rPr>
          <w:t>stomach</w:t>
        </w:r>
      </w:ins>
      <w:ins w:id="533" w:author="Vanessa Fladmark" w:date="2020-05-31T11:22:00Z">
        <w:r>
          <w:rPr>
            <w:rFonts w:eastAsia="Times New Roman" w:cstheme="minorHAnsi"/>
            <w:color w:val="000000"/>
            <w:lang w:val="en-CA"/>
          </w:rPr>
          <w:t xml:space="preserve"> sample</w:t>
        </w:r>
      </w:ins>
      <w:ins w:id="534" w:author="Vanessa Fladmark" w:date="2020-05-31T11:21:00Z">
        <w:r>
          <w:rPr>
            <w:rFonts w:eastAsia="Times New Roman" w:cstheme="minorHAnsi"/>
            <w:color w:val="000000"/>
            <w:lang w:val="en-CA"/>
          </w:rPr>
          <w:t xml:space="preserve"> had </w:t>
        </w:r>
      </w:ins>
      <w:ins w:id="535" w:author="Vanessa Fladmark" w:date="2020-05-31T11:30:00Z">
        <w:r w:rsidR="00C6340E">
          <w:rPr>
            <w:rFonts w:eastAsia="Times New Roman" w:cstheme="minorHAnsi"/>
            <w:color w:val="000000"/>
            <w:lang w:val="en-CA"/>
          </w:rPr>
          <w:t>over</w:t>
        </w:r>
      </w:ins>
      <w:ins w:id="536" w:author="Vanessa Fladmark" w:date="2020-05-31T11:21:00Z">
        <w:r>
          <w:rPr>
            <w:rFonts w:eastAsia="Times New Roman" w:cstheme="minorHAnsi"/>
            <w:color w:val="000000"/>
            <w:lang w:val="en-CA"/>
          </w:rPr>
          <w:t xml:space="preserve"> 1</w:t>
        </w:r>
      </w:ins>
      <w:ins w:id="537" w:author="Vanessa Fladmark" w:date="2020-05-31T11:22:00Z">
        <w:r>
          <w:rPr>
            <w:rFonts w:eastAsia="Times New Roman" w:cstheme="minorHAnsi"/>
            <w:color w:val="000000"/>
            <w:lang w:val="en-CA"/>
          </w:rPr>
          <w:t xml:space="preserve">,000 prey of similar size, a subsample would be </w:t>
        </w:r>
      </w:ins>
      <w:ins w:id="538" w:author="Vanessa Fladmark" w:date="2020-05-31T11:23:00Z">
        <w:r>
          <w:rPr>
            <w:rFonts w:eastAsia="Times New Roman" w:cstheme="minorHAnsi"/>
            <w:color w:val="000000"/>
            <w:lang w:val="en-CA"/>
          </w:rPr>
          <w:t>processed</w:t>
        </w:r>
      </w:ins>
      <w:ins w:id="539" w:author="Vanessa Fladmark" w:date="2020-05-31T11:22:00Z">
        <w:r>
          <w:rPr>
            <w:rFonts w:eastAsia="Times New Roman" w:cstheme="minorHAnsi"/>
            <w:color w:val="000000"/>
            <w:lang w:val="en-CA"/>
          </w:rPr>
          <w:t>, first any rare or large prey</w:t>
        </w:r>
      </w:ins>
      <w:ins w:id="540" w:author="Vanessa Fladmark" w:date="2020-05-31T11:31:00Z">
        <w:r w:rsidR="00C6340E">
          <w:rPr>
            <w:rFonts w:eastAsia="Times New Roman" w:cstheme="minorHAnsi"/>
            <w:color w:val="000000"/>
            <w:lang w:val="en-CA"/>
          </w:rPr>
          <w:t xml:space="preserve"> were removed</w:t>
        </w:r>
      </w:ins>
      <w:ins w:id="541" w:author="Vanessa Fladmark" w:date="2020-05-31T11:22:00Z">
        <w:r>
          <w:rPr>
            <w:rFonts w:eastAsia="Times New Roman" w:cstheme="minorHAnsi"/>
            <w:color w:val="000000"/>
            <w:lang w:val="en-CA"/>
          </w:rPr>
          <w:t>, data</w:t>
        </w:r>
      </w:ins>
      <w:ins w:id="542" w:author="Vanessa Fladmark" w:date="2020-05-31T11:31:00Z">
        <w:r w:rsidR="00C6340E">
          <w:rPr>
            <w:rFonts w:eastAsia="Times New Roman" w:cstheme="minorHAnsi"/>
            <w:color w:val="000000"/>
            <w:lang w:val="en-CA"/>
          </w:rPr>
          <w:t xml:space="preserve"> recorded</w:t>
        </w:r>
      </w:ins>
      <w:ins w:id="543" w:author="Vanessa Fladmark" w:date="2020-05-31T11:22:00Z">
        <w:r>
          <w:rPr>
            <w:rFonts w:eastAsia="Times New Roman" w:cstheme="minorHAnsi"/>
            <w:color w:val="000000"/>
            <w:lang w:val="en-CA"/>
          </w:rPr>
          <w:t xml:space="preserve"> and </w:t>
        </w:r>
      </w:ins>
      <w:ins w:id="544" w:author="Vanessa Fladmark" w:date="2020-05-31T11:23:00Z">
        <w:r>
          <w:rPr>
            <w:rFonts w:eastAsia="Times New Roman" w:cstheme="minorHAnsi"/>
            <w:color w:val="000000"/>
            <w:lang w:val="en-CA"/>
          </w:rPr>
          <w:t>then</w:t>
        </w:r>
      </w:ins>
      <w:ins w:id="545" w:author="Vanessa Fladmark" w:date="2020-05-31T11:24:00Z">
        <w:r>
          <w:rPr>
            <w:rFonts w:eastAsia="Times New Roman" w:cstheme="minorHAnsi"/>
            <w:color w:val="000000"/>
            <w:lang w:val="en-CA"/>
          </w:rPr>
          <w:t xml:space="preserve"> ¼ of remaining prey</w:t>
        </w:r>
      </w:ins>
      <w:ins w:id="546" w:author="Vanessa Fladmark" w:date="2020-05-31T11:31:00Z">
        <w:r w:rsidR="00C6340E">
          <w:rPr>
            <w:rFonts w:eastAsia="Times New Roman" w:cstheme="minorHAnsi"/>
            <w:color w:val="000000"/>
            <w:lang w:val="en-CA"/>
          </w:rPr>
          <w:t xml:space="preserve"> proc</w:t>
        </w:r>
      </w:ins>
      <w:ins w:id="547" w:author="Vanessa Fladmark" w:date="2020-05-31T11:32:00Z">
        <w:r w:rsidR="00C6340E">
          <w:rPr>
            <w:rFonts w:eastAsia="Times New Roman" w:cstheme="minorHAnsi"/>
            <w:color w:val="000000"/>
            <w:lang w:val="en-CA"/>
          </w:rPr>
          <w:t>essed</w:t>
        </w:r>
      </w:ins>
      <w:ins w:id="548" w:author="Vanessa Fladmark" w:date="2020-05-31T11:24:00Z">
        <w:r>
          <w:rPr>
            <w:rFonts w:eastAsia="Times New Roman" w:cstheme="minorHAnsi"/>
            <w:color w:val="000000"/>
            <w:lang w:val="en-CA"/>
          </w:rPr>
          <w:t>.</w:t>
        </w:r>
      </w:ins>
      <w:ins w:id="549" w:author="Vanessa Fladmark" w:date="2020-05-31T11:25:00Z">
        <w:r>
          <w:rPr>
            <w:rFonts w:eastAsia="Times New Roman" w:cstheme="minorHAnsi"/>
            <w:color w:val="000000"/>
            <w:lang w:val="en-CA"/>
          </w:rPr>
          <w:t xml:space="preserve"> For example, </w:t>
        </w:r>
      </w:ins>
      <w:ins w:id="550" w:author="Vanessa Fladmark" w:date="2020-05-31T11:27:00Z">
        <w:r w:rsidR="00C6340E">
          <w:rPr>
            <w:rFonts w:eastAsia="Times New Roman" w:cstheme="minorHAnsi"/>
            <w:color w:val="000000"/>
            <w:lang w:val="en-CA"/>
          </w:rPr>
          <w:t xml:space="preserve">counting and measuring a couple </w:t>
        </w:r>
      </w:ins>
      <w:ins w:id="551" w:author="Vanessa Fladmark" w:date="2020-05-31T11:28:00Z">
        <w:r w:rsidR="00C6340E">
          <w:rPr>
            <w:rFonts w:eastAsia="Times New Roman" w:cstheme="minorHAnsi"/>
            <w:color w:val="000000"/>
            <w:lang w:val="en-CA"/>
          </w:rPr>
          <w:t xml:space="preserve">of </w:t>
        </w:r>
      </w:ins>
      <w:ins w:id="552" w:author="Vanessa Fladmark" w:date="2020-05-31T11:27:00Z">
        <w:r w:rsidR="00C6340E">
          <w:rPr>
            <w:rFonts w:eastAsia="Times New Roman" w:cstheme="minorHAnsi"/>
            <w:color w:val="000000"/>
            <w:lang w:val="en-CA"/>
          </w:rPr>
          <w:t xml:space="preserve">decapods and amphipods before subsampling hundreds of </w:t>
        </w:r>
        <w:r w:rsidR="00C6340E" w:rsidRPr="00C6340E">
          <w:rPr>
            <w:rFonts w:eastAsia="Times New Roman" w:cstheme="minorHAnsi"/>
            <w:i/>
            <w:iCs/>
            <w:color w:val="000000"/>
            <w:lang w:val="en-CA"/>
            <w:rPrChange w:id="553" w:author="Vanessa Fladmark" w:date="2020-05-31T11:28:00Z">
              <w:rPr>
                <w:rFonts w:eastAsia="Times New Roman" w:cstheme="minorHAnsi"/>
                <w:color w:val="000000"/>
                <w:lang w:val="en-CA"/>
              </w:rPr>
            </w:rPrChange>
          </w:rPr>
          <w:t>Oikopleura</w:t>
        </w:r>
        <w:r w:rsidR="00C6340E">
          <w:rPr>
            <w:rFonts w:eastAsia="Times New Roman" w:cstheme="minorHAnsi"/>
            <w:color w:val="000000"/>
            <w:lang w:val="en-CA"/>
          </w:rPr>
          <w:t xml:space="preserve"> and cladocer</w:t>
        </w:r>
      </w:ins>
      <w:ins w:id="554" w:author="Vanessa Fladmark" w:date="2020-05-31T11:28:00Z">
        <w:r w:rsidR="00C6340E">
          <w:rPr>
            <w:rFonts w:eastAsia="Times New Roman" w:cstheme="minorHAnsi"/>
            <w:color w:val="000000"/>
            <w:lang w:val="en-CA"/>
          </w:rPr>
          <w:t>ans, multiplying th</w:t>
        </w:r>
      </w:ins>
      <w:ins w:id="555" w:author="Vanessa Fladmark" w:date="2020-05-31T11:30:00Z">
        <w:r w:rsidR="00C6340E">
          <w:rPr>
            <w:rFonts w:eastAsia="Times New Roman" w:cstheme="minorHAnsi"/>
            <w:color w:val="000000"/>
            <w:lang w:val="en-CA"/>
          </w:rPr>
          <w:t>e</w:t>
        </w:r>
      </w:ins>
      <w:ins w:id="556" w:author="Vanessa Fladmark" w:date="2020-05-31T11:28:00Z">
        <w:r w:rsidR="00C6340E">
          <w:rPr>
            <w:rFonts w:eastAsia="Times New Roman" w:cstheme="minorHAnsi"/>
            <w:color w:val="000000"/>
            <w:lang w:val="en-CA"/>
          </w:rPr>
          <w:t xml:space="preserve"> data by 4 to estimate the sample data.</w:t>
        </w:r>
      </w:ins>
    </w:p>
    <w:p w14:paraId="61E80E17" w14:textId="55750DCA" w:rsidR="00CE7AC8" w:rsidRDefault="00893DEA" w:rsidP="00266C78">
      <w:pPr>
        <w:spacing w:line="480" w:lineRule="auto"/>
        <w:rPr>
          <w:ins w:id="557" w:author="Vanessa Fladmark" w:date="2020-05-31T11:40:00Z"/>
          <w:rFonts w:eastAsia="Times New Roman" w:cstheme="minorHAnsi"/>
          <w:color w:val="000000"/>
          <w:lang w:val="en-CA"/>
        </w:rPr>
      </w:pPr>
      <w:moveToRangeStart w:id="558" w:author="Brian" w:date="2020-05-10T07:51:00Z" w:name="move39989508"/>
      <w:moveTo w:id="559" w:author="Brian" w:date="2020-05-10T07:51:00Z">
        <w:del w:id="560" w:author="Vanessa Fladmark" w:date="2020-05-31T12:09:00Z">
          <w:r w:rsidRPr="003C4653" w:rsidDel="00D472CE">
            <w:rPr>
              <w:rFonts w:eastAsia="Times New Roman" w:cstheme="minorHAnsi"/>
              <w:color w:val="000000"/>
              <w:lang w:val="en-CA"/>
            </w:rPr>
            <w:delText xml:space="preserve">The zooplankton samples were poured over sieves to be </w:delText>
          </w:r>
          <w:commentRangeStart w:id="561"/>
          <w:r w:rsidRPr="003C4653" w:rsidDel="00D472CE">
            <w:rPr>
              <w:rFonts w:eastAsia="Times New Roman" w:cstheme="minorHAnsi"/>
              <w:color w:val="000000"/>
              <w:lang w:val="en-CA"/>
            </w:rPr>
            <w:delText xml:space="preserve">size fractionated </w:delText>
          </w:r>
        </w:del>
      </w:moveTo>
      <w:commentRangeEnd w:id="561"/>
      <w:del w:id="562" w:author="Vanessa Fladmark" w:date="2020-05-31T12:09:00Z">
        <w:r w:rsidR="00720DF7" w:rsidDel="00D472CE">
          <w:rPr>
            <w:rStyle w:val="CommentReference"/>
          </w:rPr>
          <w:commentReference w:id="561"/>
        </w:r>
      </w:del>
      <w:moveTo w:id="563" w:author="Brian" w:date="2020-05-10T07:51:00Z">
        <w:del w:id="564" w:author="Vanessa Fladmark" w:date="2020-05-31T12:09:00Z">
          <w:r w:rsidRPr="003C4653" w:rsidDel="00D472CE">
            <w:rPr>
              <w:rFonts w:eastAsia="Times New Roman" w:cstheme="minorHAnsi"/>
              <w:color w:val="000000"/>
              <w:lang w:val="en-CA"/>
            </w:rPr>
            <w:delText xml:space="preserve">and then </w:delText>
          </w:r>
          <w:commentRangeStart w:id="565"/>
          <w:r w:rsidRPr="003C4653" w:rsidDel="00D472CE">
            <w:rPr>
              <w:rFonts w:eastAsia="Times New Roman" w:cstheme="minorHAnsi"/>
              <w:color w:val="000000"/>
              <w:lang w:val="en-CA"/>
            </w:rPr>
            <w:delText>weighed</w:delText>
          </w:r>
        </w:del>
      </w:moveTo>
      <w:commentRangeEnd w:id="565"/>
      <w:del w:id="566" w:author="Vanessa Fladmark" w:date="2020-05-31T12:09:00Z">
        <w:r w:rsidR="00720DF7" w:rsidDel="00D472CE">
          <w:rPr>
            <w:rStyle w:val="CommentReference"/>
          </w:rPr>
          <w:commentReference w:id="565"/>
        </w:r>
      </w:del>
      <w:moveTo w:id="567" w:author="Brian" w:date="2020-05-10T07:51:00Z">
        <w:del w:id="568" w:author="Vanessa Fladmark" w:date="2020-05-31T12:09:00Z">
          <w:r w:rsidRPr="003C4653" w:rsidDel="00D472CE">
            <w:rPr>
              <w:rFonts w:eastAsia="Times New Roman" w:cstheme="minorHAnsi"/>
              <w:color w:val="000000"/>
              <w:lang w:val="en-CA"/>
            </w:rPr>
            <w:delText xml:space="preserve"> </w:delText>
          </w:r>
        </w:del>
      </w:moveTo>
      <w:ins w:id="569" w:author="Brian" w:date="2020-05-10T08:16:00Z">
        <w:del w:id="570" w:author="Vanessa Fladmark" w:date="2020-05-31T12:09:00Z">
          <w:r w:rsidR="00720DF7" w:rsidDel="00D472CE">
            <w:rPr>
              <w:rFonts w:eastAsia="Times New Roman" w:cstheme="minorHAnsi"/>
              <w:color w:val="000000"/>
              <w:lang w:val="en-CA"/>
            </w:rPr>
            <w:delText xml:space="preserve">. Size fractions </w:delText>
          </w:r>
        </w:del>
      </w:ins>
      <w:moveTo w:id="571" w:author="Brian" w:date="2020-05-10T07:51:00Z">
        <w:del w:id="572" w:author="Vanessa Fladmark" w:date="2020-05-31T12:09:00Z">
          <w:r w:rsidRPr="003C4653" w:rsidDel="00D472CE">
            <w:rPr>
              <w:rFonts w:eastAsia="Times New Roman" w:cstheme="minorHAnsi"/>
              <w:color w:val="000000"/>
              <w:lang w:val="en-CA"/>
            </w:rPr>
            <w:delText xml:space="preserve">before they were </w:delText>
          </w:r>
        </w:del>
      </w:moveTo>
      <w:ins w:id="573" w:author="Brian" w:date="2020-05-10T08:16:00Z">
        <w:del w:id="574" w:author="Vanessa Fladmark" w:date="2020-05-31T12:09:00Z">
          <w:r w:rsidR="00720DF7" w:rsidDel="00D472CE">
            <w:rPr>
              <w:rFonts w:eastAsia="Times New Roman" w:cstheme="minorHAnsi"/>
              <w:color w:val="000000"/>
              <w:lang w:val="en-CA"/>
            </w:rPr>
            <w:delText xml:space="preserve">then </w:delText>
          </w:r>
        </w:del>
      </w:ins>
      <w:moveTo w:id="575" w:author="Brian" w:date="2020-05-10T07:51:00Z">
        <w:del w:id="576" w:author="Vanessa Fladmark" w:date="2020-05-31T12:09:00Z">
          <w:r w:rsidRPr="003C4653" w:rsidDel="00D472CE">
            <w:rPr>
              <w:rFonts w:eastAsia="Times New Roman" w:cstheme="minorHAnsi"/>
              <w:color w:val="000000"/>
              <w:lang w:val="en-CA"/>
            </w:rPr>
            <w:delText xml:space="preserve">split into a subsample, </w:delText>
          </w:r>
        </w:del>
      </w:moveTo>
      <w:ins w:id="577" w:author="Brian" w:date="2020-05-10T08:17:00Z">
        <w:del w:id="578" w:author="Vanessa Fladmark" w:date="2020-05-31T12:09:00Z">
          <w:r w:rsidR="00720DF7" w:rsidDel="00D472CE">
            <w:rPr>
              <w:rFonts w:eastAsia="Times New Roman" w:cstheme="minorHAnsi"/>
              <w:color w:val="000000"/>
              <w:lang w:val="en-CA"/>
            </w:rPr>
            <w:delText xml:space="preserve">and zooplankton </w:delText>
          </w:r>
        </w:del>
      </w:ins>
      <w:moveTo w:id="579" w:author="Brian" w:date="2020-05-10T07:51:00Z">
        <w:del w:id="580" w:author="Vanessa Fladmark" w:date="2020-05-31T12:09:00Z">
          <w:r w:rsidRPr="003C4653" w:rsidDel="00D472CE">
            <w:rPr>
              <w:rFonts w:eastAsia="Times New Roman" w:cstheme="minorHAnsi"/>
              <w:color w:val="000000"/>
              <w:lang w:val="en-CA"/>
            </w:rPr>
            <w:delText>to be identified to species, counted and measured.</w:delText>
          </w:r>
        </w:del>
      </w:moveTo>
      <w:moveToRangeEnd w:id="558"/>
    </w:p>
    <w:p w14:paraId="2B2FBA17" w14:textId="4C257E8F" w:rsidR="00CE7AC8" w:rsidRDefault="00CE7AC8" w:rsidP="00266C78">
      <w:pPr>
        <w:spacing w:line="480" w:lineRule="auto"/>
        <w:rPr>
          <w:ins w:id="581" w:author="Vanessa Fladmark" w:date="2020-05-31T11:36:00Z"/>
          <w:rFonts w:eastAsia="Times New Roman" w:cstheme="minorHAnsi"/>
          <w:color w:val="000000"/>
          <w:lang w:val="en-CA"/>
        </w:rPr>
      </w:pPr>
      <w:ins w:id="582" w:author="Vanessa Fladmark" w:date="2020-05-31T11:40:00Z">
        <w:r>
          <w:rPr>
            <w:rFonts w:eastAsia="Times New Roman" w:cstheme="minorHAnsi"/>
            <w:color w:val="000000"/>
            <w:lang w:val="en-CA"/>
          </w:rPr>
          <w:tab/>
          <w:t>The zooplankton samples were</w:t>
        </w:r>
      </w:ins>
      <w:ins w:id="583" w:author="Vanessa Fladmark" w:date="2020-05-31T11:42:00Z">
        <w:r>
          <w:rPr>
            <w:rFonts w:eastAsia="Times New Roman" w:cstheme="minorHAnsi"/>
            <w:color w:val="000000"/>
            <w:lang w:val="en-CA"/>
          </w:rPr>
          <w:t xml:space="preserve"> poured over sieves </w:t>
        </w:r>
      </w:ins>
      <w:ins w:id="584" w:author="Vanessa Fladmark" w:date="2020-05-31T11:40:00Z">
        <w:r>
          <w:rPr>
            <w:rFonts w:eastAsia="Times New Roman" w:cstheme="minorHAnsi"/>
            <w:color w:val="000000"/>
            <w:lang w:val="en-CA"/>
          </w:rPr>
          <w:t xml:space="preserve">into </w:t>
        </w:r>
      </w:ins>
      <w:ins w:id="585" w:author="Vanessa Fladmark" w:date="2020-05-31T11:41:00Z">
        <w:r>
          <w:rPr>
            <w:rFonts w:eastAsia="Times New Roman" w:cstheme="minorHAnsi"/>
            <w:color w:val="000000"/>
            <w:lang w:val="en-CA"/>
          </w:rPr>
          <w:t xml:space="preserve">250 </w:t>
        </w:r>
      </w:ins>
      <w:ins w:id="586" w:author="Vanessa Fladmark" w:date="2020-05-31T11:42:00Z">
        <w:r w:rsidRPr="00E156ED">
          <w:rPr>
            <w:rFonts w:eastAsia="Times New Roman" w:cstheme="minorHAnsi"/>
            <w:color w:val="202122"/>
            <w:shd w:val="clear" w:color="auto" w:fill="F9F9F9"/>
            <w:lang w:val="en-CA"/>
          </w:rPr>
          <w:t>μ</w:t>
        </w:r>
      </w:ins>
      <w:ins w:id="587" w:author="Vanessa Fladmark" w:date="2020-05-31T11:41:00Z">
        <w:r>
          <w:rPr>
            <w:rFonts w:eastAsia="Times New Roman" w:cstheme="minorHAnsi"/>
            <w:color w:val="000000"/>
            <w:lang w:val="en-CA"/>
          </w:rPr>
          <w:t xml:space="preserve">m, 1000 </w:t>
        </w:r>
      </w:ins>
      <w:ins w:id="588" w:author="Vanessa Fladmark" w:date="2020-05-31T11:42:00Z">
        <w:r w:rsidRPr="00E156ED">
          <w:rPr>
            <w:rFonts w:eastAsia="Times New Roman" w:cstheme="minorHAnsi"/>
            <w:color w:val="202122"/>
            <w:shd w:val="clear" w:color="auto" w:fill="F9F9F9"/>
            <w:lang w:val="en-CA"/>
          </w:rPr>
          <w:t>μ</w:t>
        </w:r>
      </w:ins>
      <w:ins w:id="589" w:author="Vanessa Fladmark" w:date="2020-05-31T11:41:00Z">
        <w:r>
          <w:rPr>
            <w:rFonts w:eastAsia="Times New Roman" w:cstheme="minorHAnsi"/>
            <w:color w:val="000000"/>
            <w:lang w:val="en-CA"/>
          </w:rPr>
          <w:t xml:space="preserve">m and 2000 </w:t>
        </w:r>
      </w:ins>
      <w:ins w:id="590" w:author="Vanessa Fladmark" w:date="2020-05-31T11:42:00Z">
        <w:r w:rsidRPr="00E156ED">
          <w:rPr>
            <w:rFonts w:eastAsia="Times New Roman" w:cstheme="minorHAnsi"/>
            <w:color w:val="202122"/>
            <w:shd w:val="clear" w:color="auto" w:fill="F9F9F9"/>
            <w:lang w:val="en-CA"/>
          </w:rPr>
          <w:t>μ</w:t>
        </w:r>
      </w:ins>
      <w:ins w:id="591" w:author="Vanessa Fladmark" w:date="2020-05-31T11:41:00Z">
        <w:r>
          <w:rPr>
            <w:rFonts w:eastAsia="Times New Roman" w:cstheme="minorHAnsi"/>
            <w:color w:val="000000"/>
            <w:lang w:val="en-CA"/>
          </w:rPr>
          <w:t xml:space="preserve">m size fractions </w:t>
        </w:r>
      </w:ins>
      <w:ins w:id="592" w:author="Vanessa Fladmark" w:date="2020-05-31T11:42:00Z">
        <w:r>
          <w:rPr>
            <w:rFonts w:eastAsia="Times New Roman" w:cstheme="minorHAnsi"/>
            <w:color w:val="000000"/>
            <w:lang w:val="en-CA"/>
          </w:rPr>
          <w:t>before bein</w:t>
        </w:r>
      </w:ins>
      <w:ins w:id="593" w:author="Vanessa Fladmark" w:date="2020-05-31T11:43:00Z">
        <w:r>
          <w:rPr>
            <w:rFonts w:eastAsia="Times New Roman" w:cstheme="minorHAnsi"/>
            <w:color w:val="000000"/>
            <w:lang w:val="en-CA"/>
          </w:rPr>
          <w:t xml:space="preserve">g weighed and analyzed. </w:t>
        </w:r>
      </w:ins>
      <w:ins w:id="594" w:author="Vanessa Fladmark" w:date="2020-05-31T12:01:00Z">
        <w:r w:rsidR="00D472CE">
          <w:rPr>
            <w:rFonts w:eastAsia="Times New Roman" w:cstheme="minorHAnsi"/>
            <w:color w:val="000000"/>
            <w:lang w:val="en-CA"/>
          </w:rPr>
          <w:t xml:space="preserve">Wet weights were measured to the nearest 0.1 mg on an analytical balance, </w:t>
        </w:r>
      </w:ins>
      <w:ins w:id="595" w:author="Vanessa Fladmark" w:date="2020-05-31T12:02:00Z">
        <w:r w:rsidR="00D472CE">
          <w:rPr>
            <w:rFonts w:eastAsia="Times New Roman" w:cstheme="minorHAnsi"/>
            <w:color w:val="000000"/>
            <w:lang w:val="en-CA"/>
          </w:rPr>
          <w:t xml:space="preserve">with </w:t>
        </w:r>
      </w:ins>
      <w:ins w:id="596" w:author="Vanessa Fladmark" w:date="2020-05-31T12:01:00Z">
        <w:r w:rsidR="00D472CE">
          <w:rPr>
            <w:rFonts w:eastAsia="Times New Roman" w:cstheme="minorHAnsi"/>
            <w:color w:val="000000"/>
            <w:lang w:val="en-CA"/>
          </w:rPr>
          <w:t>non-gelatinous and gelatinous groups weighed separately.</w:t>
        </w:r>
      </w:ins>
      <w:ins w:id="597" w:author="Vanessa Fladmark" w:date="2020-05-31T12:02:00Z">
        <w:r w:rsidR="00D472CE">
          <w:rPr>
            <w:rFonts w:eastAsia="Times New Roman" w:cstheme="minorHAnsi"/>
            <w:color w:val="000000"/>
            <w:lang w:val="en-CA"/>
          </w:rPr>
          <w:t xml:space="preserve"> Each size fraction of zooplankton w</w:t>
        </w:r>
      </w:ins>
      <w:ins w:id="598" w:author="Vanessa Fladmark" w:date="2020-05-31T12:04:00Z">
        <w:r w:rsidR="00D472CE">
          <w:rPr>
            <w:rFonts w:eastAsia="Times New Roman" w:cstheme="minorHAnsi"/>
            <w:color w:val="000000"/>
            <w:lang w:val="en-CA"/>
          </w:rPr>
          <w:t>as</w:t>
        </w:r>
      </w:ins>
      <w:ins w:id="599" w:author="Vanessa Fladmark" w:date="2020-05-31T12:02:00Z">
        <w:r w:rsidR="00D472CE">
          <w:rPr>
            <w:rFonts w:eastAsia="Times New Roman" w:cstheme="minorHAnsi"/>
            <w:color w:val="000000"/>
            <w:lang w:val="en-CA"/>
          </w:rPr>
          <w:t xml:space="preserve"> identi</w:t>
        </w:r>
      </w:ins>
      <w:ins w:id="600" w:author="Vanessa Fladmark" w:date="2020-05-31T12:03:00Z">
        <w:r w:rsidR="00D472CE">
          <w:rPr>
            <w:rFonts w:eastAsia="Times New Roman" w:cstheme="minorHAnsi"/>
            <w:color w:val="000000"/>
            <w:lang w:val="en-CA"/>
          </w:rPr>
          <w:t>fied to species</w:t>
        </w:r>
      </w:ins>
      <w:ins w:id="601" w:author="Vanessa Fladmark" w:date="2020-05-31T12:04:00Z">
        <w:r w:rsidR="00D472CE">
          <w:rPr>
            <w:rFonts w:eastAsia="Times New Roman" w:cstheme="minorHAnsi"/>
            <w:color w:val="000000"/>
            <w:lang w:val="en-CA"/>
          </w:rPr>
          <w:t xml:space="preserve"> and </w:t>
        </w:r>
      </w:ins>
      <w:ins w:id="602" w:author="Vanessa Fladmark" w:date="2020-05-31T12:03:00Z">
        <w:r w:rsidR="00D472CE">
          <w:rPr>
            <w:rFonts w:eastAsia="Times New Roman" w:cstheme="minorHAnsi"/>
            <w:color w:val="000000"/>
            <w:lang w:val="en-CA"/>
          </w:rPr>
          <w:t>life stage, enumerated</w:t>
        </w:r>
      </w:ins>
      <w:ins w:id="603" w:author="Vanessa Fladmark" w:date="2020-05-31T12:04:00Z">
        <w:r w:rsidR="00D472CE">
          <w:rPr>
            <w:rFonts w:eastAsia="Times New Roman" w:cstheme="minorHAnsi"/>
            <w:color w:val="000000"/>
            <w:lang w:val="en-CA"/>
          </w:rPr>
          <w:t xml:space="preserve"> and </w:t>
        </w:r>
      </w:ins>
      <w:ins w:id="604" w:author="Vanessa Fladmark" w:date="2020-05-31T12:03:00Z">
        <w:r w:rsidR="00D472CE">
          <w:rPr>
            <w:rFonts w:eastAsia="Times New Roman" w:cstheme="minorHAnsi"/>
            <w:color w:val="000000"/>
            <w:lang w:val="en-CA"/>
          </w:rPr>
          <w:t>measured with an ocular micrometer</w:t>
        </w:r>
      </w:ins>
      <w:ins w:id="605" w:author="Vanessa Fladmark" w:date="2020-05-31T12:04:00Z">
        <w:r w:rsidR="00D472CE">
          <w:rPr>
            <w:rFonts w:eastAsia="Times New Roman" w:cstheme="minorHAnsi"/>
            <w:color w:val="000000"/>
            <w:lang w:val="en-CA"/>
          </w:rPr>
          <w:t>,</w:t>
        </w:r>
      </w:ins>
      <w:ins w:id="606" w:author="Vanessa Fladmark" w:date="2020-05-31T12:05:00Z">
        <w:r w:rsidR="00D472CE">
          <w:rPr>
            <w:rFonts w:eastAsia="Times New Roman" w:cstheme="minorHAnsi"/>
            <w:color w:val="000000"/>
            <w:lang w:val="en-CA"/>
          </w:rPr>
          <w:t xml:space="preserve"> and</w:t>
        </w:r>
      </w:ins>
      <w:ins w:id="607" w:author="Vanessa Fladmark" w:date="2020-05-31T12:04:00Z">
        <w:r w:rsidR="00D472CE">
          <w:rPr>
            <w:rFonts w:eastAsia="Times New Roman" w:cstheme="minorHAnsi"/>
            <w:color w:val="000000"/>
            <w:lang w:val="en-CA"/>
          </w:rPr>
          <w:t xml:space="preserve"> subsampled if </w:t>
        </w:r>
      </w:ins>
      <w:ins w:id="608" w:author="Vanessa Fladmark" w:date="2020-05-31T12:05:00Z">
        <w:r w:rsidR="00D472CE">
          <w:rPr>
            <w:rFonts w:eastAsia="Times New Roman" w:cstheme="minorHAnsi"/>
            <w:color w:val="000000"/>
            <w:lang w:val="en-CA"/>
          </w:rPr>
          <w:t>necessary,</w:t>
        </w:r>
      </w:ins>
      <w:ins w:id="609" w:author="Vanessa Fladmark" w:date="2020-05-31T12:04:00Z">
        <w:r w:rsidR="00D472CE">
          <w:rPr>
            <w:rFonts w:eastAsia="Times New Roman" w:cstheme="minorHAnsi"/>
            <w:color w:val="000000"/>
            <w:lang w:val="en-CA"/>
          </w:rPr>
          <w:t xml:space="preserve"> using a </w:t>
        </w:r>
      </w:ins>
      <w:proofErr w:type="spellStart"/>
      <w:ins w:id="610" w:author="Vanessa Fladmark" w:date="2020-05-31T12:06:00Z">
        <w:r w:rsidR="00D472CE">
          <w:rPr>
            <w:rFonts w:eastAsia="Times New Roman" w:cstheme="minorHAnsi"/>
            <w:color w:val="000000"/>
            <w:lang w:val="en-CA"/>
          </w:rPr>
          <w:t>Motodo</w:t>
        </w:r>
      </w:ins>
      <w:proofErr w:type="spellEnd"/>
      <w:ins w:id="611" w:author="Vanessa Fladmark" w:date="2020-05-31T12:04:00Z">
        <w:r w:rsidR="00D472CE">
          <w:rPr>
            <w:rFonts w:eastAsia="Times New Roman" w:cstheme="minorHAnsi"/>
            <w:color w:val="000000"/>
            <w:lang w:val="en-CA"/>
          </w:rPr>
          <w:t xml:space="preserve"> splitter.</w:t>
        </w:r>
      </w:ins>
      <w:ins w:id="612" w:author="Vanessa Fladmark" w:date="2020-05-31T12:07:00Z">
        <w:r w:rsidR="00D472CE">
          <w:rPr>
            <w:rFonts w:eastAsia="Times New Roman" w:cstheme="minorHAnsi"/>
            <w:color w:val="000000"/>
            <w:lang w:val="en-CA"/>
          </w:rPr>
          <w:t xml:space="preserve"> </w:t>
        </w:r>
      </w:ins>
    </w:p>
    <w:p w14:paraId="011412CD" w14:textId="77777777" w:rsidR="00C6340E" w:rsidRPr="003C4653" w:rsidRDefault="00C6340E" w:rsidP="00266C78">
      <w:pPr>
        <w:spacing w:line="480" w:lineRule="auto"/>
        <w:rPr>
          <w:rFonts w:eastAsia="Times New Roman" w:cstheme="minorHAnsi"/>
          <w:lang w:val="en-CA"/>
        </w:rPr>
      </w:pPr>
    </w:p>
    <w:p w14:paraId="20A5B01E" w14:textId="0FDB8AA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ins w:id="613" w:author="Brian" w:date="2020-05-10T08:28:00Z">
        <w:r w:rsidR="000B23A6">
          <w:rPr>
            <w:rFonts w:eastAsia="Times New Roman" w:cstheme="minorHAnsi"/>
            <w:color w:val="000000"/>
            <w:lang w:val="en-CA"/>
          </w:rPr>
          <w:t xml:space="preserve">The spatial variation in </w:t>
        </w:r>
      </w:ins>
      <w:ins w:id="614" w:author="Brian" w:date="2020-05-10T08:27:00Z">
        <w:r w:rsidR="000B23A6">
          <w:rPr>
            <w:rFonts w:eastAsia="Times New Roman" w:cstheme="minorHAnsi"/>
            <w:color w:val="000000"/>
            <w:lang w:val="en-CA"/>
          </w:rPr>
          <w:t xml:space="preserve">prey composition was </w:t>
        </w:r>
      </w:ins>
      <w:ins w:id="615" w:author="Brian" w:date="2020-05-10T13:55:00Z">
        <w:r w:rsidR="00E74AF6">
          <w:rPr>
            <w:rFonts w:eastAsia="Times New Roman" w:cstheme="minorHAnsi"/>
            <w:color w:val="000000"/>
            <w:lang w:val="en-CA"/>
          </w:rPr>
          <w:t>analyzed</w:t>
        </w:r>
      </w:ins>
      <w:ins w:id="616" w:author="Brian" w:date="2020-05-10T08:28:00Z">
        <w:r w:rsidR="000B23A6">
          <w:rPr>
            <w:rFonts w:eastAsia="Times New Roman" w:cstheme="minorHAnsi"/>
            <w:color w:val="000000"/>
            <w:lang w:val="en-CA"/>
          </w:rPr>
          <w:t xml:space="preserve"> using a multivariate approach. Prior to the </w:t>
        </w:r>
      </w:ins>
      <w:del w:id="617" w:author="Brian" w:date="2020-05-10T08:29:00Z">
        <w:r w:rsidRPr="003C4653" w:rsidDel="000B23A6">
          <w:rPr>
            <w:rFonts w:eastAsia="Times New Roman" w:cstheme="minorHAnsi"/>
            <w:color w:val="000000"/>
            <w:lang w:val="en-CA"/>
          </w:rPr>
          <w:delText xml:space="preserve">Preparing the data for </w:delText>
        </w:r>
      </w:del>
      <w:r w:rsidRPr="003C4653">
        <w:rPr>
          <w:rFonts w:eastAsia="Times New Roman" w:cstheme="minorHAnsi"/>
          <w:color w:val="000000"/>
          <w:lang w:val="en-CA"/>
        </w:rPr>
        <w:t>analysis</w:t>
      </w:r>
      <w:ins w:id="618" w:author="Brian" w:date="2020-05-10T08:29:00Z">
        <w:r w:rsidR="000B23A6">
          <w:rPr>
            <w:rFonts w:eastAsia="Times New Roman" w:cstheme="minorHAnsi"/>
            <w:color w:val="000000"/>
            <w:lang w:val="en-CA"/>
          </w:rPr>
          <w:t xml:space="preserve">, </w:t>
        </w:r>
      </w:ins>
      <w:del w:id="619" w:author="Brian" w:date="2020-05-10T08:29:00Z">
        <w:r w:rsidRPr="003C4653" w:rsidDel="000B23A6">
          <w:rPr>
            <w:rFonts w:eastAsia="Times New Roman" w:cstheme="minorHAnsi"/>
            <w:color w:val="000000"/>
            <w:lang w:val="en-CA"/>
          </w:rPr>
          <w:delText xml:space="preserve"> included combining </w:delText>
        </w:r>
      </w:del>
      <w:r w:rsidRPr="003C4653">
        <w:rPr>
          <w:rFonts w:eastAsia="Times New Roman" w:cstheme="minorHAnsi"/>
          <w:color w:val="000000"/>
          <w:lang w:val="en-CA"/>
        </w:rPr>
        <w:t xml:space="preserve">rare taxonomic prey categories (occurs in less than three stomachs) into </w:t>
      </w:r>
      <w:ins w:id="620" w:author="Brian" w:date="2020-05-10T08:29:00Z">
        <w:r w:rsidR="000B23A6">
          <w:rPr>
            <w:rFonts w:eastAsia="Times New Roman" w:cstheme="minorHAnsi"/>
            <w:color w:val="000000"/>
            <w:lang w:val="en-CA"/>
          </w:rPr>
          <w:t xml:space="preserve">were combined into </w:t>
        </w:r>
      </w:ins>
      <w:r w:rsidRPr="003C4653">
        <w:rPr>
          <w:rFonts w:eastAsia="Times New Roman" w:cstheme="minorHAnsi"/>
          <w:color w:val="000000"/>
          <w:lang w:val="en-CA"/>
        </w:rPr>
        <w:t>higher level groupings</w:t>
      </w:r>
      <w:del w:id="621" w:author="Brian" w:date="2020-05-10T08:29:00Z">
        <w:r w:rsidRPr="003C4653" w:rsidDel="000B23A6">
          <w:rPr>
            <w:rFonts w:eastAsia="Times New Roman" w:cstheme="minorHAnsi"/>
            <w:color w:val="000000"/>
            <w:lang w:val="en-CA"/>
          </w:rPr>
          <w:delText xml:space="preserve"> and</w:delText>
        </w:r>
      </w:del>
      <w:ins w:id="622" w:author="Brian" w:date="2020-05-10T08:29:00Z">
        <w:r w:rsidR="000B23A6">
          <w:rPr>
            <w:rFonts w:eastAsia="Times New Roman" w:cstheme="minorHAnsi"/>
            <w:color w:val="000000"/>
            <w:lang w:val="en-CA"/>
          </w:rPr>
          <w:t>,</w:t>
        </w:r>
      </w:ins>
      <w:r w:rsidRPr="003C4653">
        <w:rPr>
          <w:rFonts w:eastAsia="Times New Roman" w:cstheme="minorHAnsi"/>
          <w:color w:val="000000"/>
          <w:lang w:val="en-CA"/>
        </w:rPr>
        <w:t xml:space="preserve"> ignoring “digested food.” </w:t>
      </w:r>
      <w:r w:rsidR="00BD3083">
        <w:rPr>
          <w:rFonts w:eastAsia="Times New Roman" w:cstheme="minorHAnsi"/>
          <w:color w:val="000000"/>
          <w:lang w:val="en-CA"/>
        </w:rPr>
        <w:t xml:space="preserve">Fish stomach content </w:t>
      </w:r>
      <w:ins w:id="623" w:author="Brian" w:date="2020-05-10T08:30:00Z">
        <w:r w:rsidR="000B23A6">
          <w:rPr>
            <w:rFonts w:eastAsia="Times New Roman" w:cstheme="minorHAnsi"/>
            <w:color w:val="000000"/>
            <w:lang w:val="en-CA"/>
          </w:rPr>
          <w:t xml:space="preserve">wet </w:t>
        </w:r>
      </w:ins>
      <w:r w:rsidR="00BD3083">
        <w:rPr>
          <w:rFonts w:eastAsia="Times New Roman" w:cstheme="minorHAnsi"/>
          <w:color w:val="000000"/>
          <w:lang w:val="en-CA"/>
        </w:rPr>
        <w:t xml:space="preserve">weight was multiplied by 1.54 to correct weights </w:t>
      </w:r>
      <w:ins w:id="624" w:author="Brian" w:date="2020-05-10T08:29:00Z">
        <w:r w:rsidR="000B23A6">
          <w:rPr>
            <w:rFonts w:eastAsia="Times New Roman" w:cstheme="minorHAnsi"/>
            <w:color w:val="000000"/>
            <w:lang w:val="en-CA"/>
          </w:rPr>
          <w:t xml:space="preserve">for </w:t>
        </w:r>
      </w:ins>
      <w:ins w:id="625" w:author="Brian" w:date="2020-05-10T08:30:00Z">
        <w:r w:rsidR="000B23A6">
          <w:rPr>
            <w:rFonts w:eastAsia="Times New Roman" w:cstheme="minorHAnsi"/>
            <w:color w:val="000000"/>
            <w:lang w:val="en-CA"/>
          </w:rPr>
          <w:t xml:space="preserve">water loss </w:t>
        </w:r>
      </w:ins>
      <w:r w:rsidR="00BD3083">
        <w:rPr>
          <w:rFonts w:eastAsia="Times New Roman" w:cstheme="minorHAnsi"/>
          <w:color w:val="000000"/>
          <w:lang w:val="en-CA"/>
        </w:rPr>
        <w:t xml:space="preserve">after storage in ethanol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{"citationItems":[{"id":"ITEM-1","itemData":{"DOI":"10.1017/CBO9781107415324.004","ISBN":"9788578110796","ISSN":"1098-6596","PMID":"25246403","abstract":"Pacific salmon hold tremendous ecological, cultural, and economic value to communities and ecosystems throughout British Columbia. The productivity of several populations, however, has declined since the early 1990s. The cause of the decline is still not fully understood, though bottom-up drivers and trophic interactions during the early marine migration are believed to be contributing factors. For juveniles leaving the Fraser River, their migration crosses a range of stratified and well-mixed waters with varying levels of productivity. The purpose of this study is therefore to a) characterize the foraging ecology of juvenile sockeye salmon across the range of environmental conditions they encounter during the early marine migration, and b) test whether foraging success is lower in tidally mixed waters. In 2015 and 2016, environmental conditions, prey dynamics, and sockeye diets were sampled at high spatial and temporal resolution in the Discovery Islands and Johnstone Strait during the outmigration period. Analyses revealed two unique diet types, one dominated by meroplankton, cladocerans, and larvaceans in the warmer, fresher waters of the Discovery Islands and the other dominated by large calanoid copepods in the cooler, saltier waters of Johnstone Strait. In all diets, sockeye exhibited strong selection for prey items larger than 2 mm. Furthermore, foraging success was low throughout the tidally- mixed regions of the Discovery Islands and Johnstone Strait, providing strong support for the hypothesis that this region is a ‘trophic gauntlet’ for outmigrating salmon. Foraging hotspots were were also discovered along the interface between mixed and stratified waters. These frontal areas may in fact be important foraging grounds for juveniles to facilitate their migration through otherwise challenging conditions. This research addresses a critical knowledge gap in the foraging ecology of juvenile salmon across different environmental conditions during their early marine migration and can be used to improve our ability to monitor fish condition, growth, survival, and ultimately recruitment.","author":[{"dropping-particle":"","family":"James","given":"Samantha E","non-dropping-particle":"","parse-names":false,"suffix":""}],"id":"ITEM-1","issued":{"date-parts":[["2019"]]},"number-of-pages":"107","title":"Foraging Ecology of Juvenile Fraser River Sockeye Salmon Across Mixed and Stratified Regions of the Early Marine Migration","type":"thesis"},"uris":["http://www.mendeley.com/documents/?uuid=76c3c9bc-48a8-475a-bc0e-a1e66357c5ee"]}],"mendeley":{"formattedCitation":"(James, 2019)","plainTextFormattedCitation":"(James, 2019)","previouslyFormattedCitation":"(James,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2019)</w:t>
      </w:r>
      <w:r w:rsidR="00674289">
        <w:rPr>
          <w:rStyle w:val="FootnoteReference"/>
          <w:rFonts w:eastAsia="Times New Roman" w:cstheme="minorHAnsi"/>
          <w:color w:val="000000"/>
          <w:lang w:val="en-CA"/>
        </w:rPr>
        <w:fldChar w:fldCharType="end"/>
      </w:r>
      <w:r w:rsidR="00BD3083">
        <w:rPr>
          <w:rFonts w:eastAsia="Times New Roman" w:cstheme="minorHAnsi"/>
          <w:color w:val="000000"/>
          <w:lang w:val="en-CA"/>
        </w:rPr>
        <w:t xml:space="preserve">. </w:t>
      </w:r>
      <w:del w:id="626" w:author="Brian" w:date="2020-05-10T08:30:00Z">
        <w:r w:rsidRPr="003C4653" w:rsidDel="000B23A6">
          <w:rPr>
            <w:rFonts w:eastAsia="Times New Roman" w:cstheme="minorHAnsi"/>
            <w:color w:val="000000"/>
            <w:lang w:val="en-CA"/>
          </w:rPr>
          <w:delText>The dataset was then transformed from long to wide format, r</w:delText>
        </w:r>
      </w:del>
      <w:ins w:id="627" w:author="Brian" w:date="2020-05-10T08:30:00Z">
        <w:r w:rsidR="000B23A6">
          <w:rPr>
            <w:rFonts w:eastAsia="Times New Roman" w:cstheme="minorHAnsi"/>
            <w:color w:val="000000"/>
            <w:lang w:val="en-CA"/>
          </w:rPr>
          <w:t>R</w:t>
        </w:r>
      </w:ins>
      <w:r w:rsidRPr="003C4653">
        <w:rPr>
          <w:rFonts w:eastAsia="Times New Roman" w:cstheme="minorHAnsi"/>
          <w:color w:val="000000"/>
          <w:lang w:val="en-CA"/>
        </w:rPr>
        <w:t xml:space="preserve">elative prey biomass for each stomach was calculated and </w:t>
      </w:r>
      <w:del w:id="628" w:author="Brian" w:date="2020-05-10T08:32:00Z">
        <w:r w:rsidRPr="003C4653" w:rsidDel="000B23A6">
          <w:rPr>
            <w:rFonts w:eastAsia="Times New Roman" w:cstheme="minorHAnsi"/>
            <w:color w:val="000000"/>
            <w:lang w:val="en-CA"/>
          </w:rPr>
          <w:delText xml:space="preserve">then </w:delText>
        </w:r>
      </w:del>
      <w:r w:rsidRPr="003C4653">
        <w:rPr>
          <w:rFonts w:eastAsia="Times New Roman" w:cstheme="minorHAnsi"/>
          <w:color w:val="000000"/>
          <w:lang w:val="en-CA"/>
        </w:rPr>
        <w:t>arcsine square root transformed</w:t>
      </w:r>
      <w:del w:id="629" w:author="Brian" w:date="2020-05-10T08:30:00Z">
        <w:r w:rsidRPr="003C4653" w:rsidDel="000B23A6">
          <w:rPr>
            <w:rFonts w:eastAsia="Times New Roman" w:cstheme="minorHAnsi"/>
            <w:color w:val="000000"/>
            <w:lang w:val="en-CA"/>
          </w:rPr>
          <w:delText xml:space="preserve"> for multivariate analysis</w:delText>
        </w:r>
      </w:del>
      <w:ins w:id="630" w:author="Brian" w:date="2020-05-10T08:32:00Z">
        <w:r w:rsidR="000B23A6">
          <w:rPr>
            <w:rFonts w:eastAsia="Times New Roman" w:cstheme="minorHAnsi"/>
            <w:color w:val="000000"/>
            <w:lang w:val="en-CA"/>
          </w:rPr>
          <w:t xml:space="preserve"> before calculating</w:t>
        </w:r>
      </w:ins>
      <w:del w:id="631" w:author="Brian" w:date="2020-05-10T08:32:00Z">
        <w:r w:rsidRPr="003C4653" w:rsidDel="000B23A6">
          <w:rPr>
            <w:rFonts w:eastAsia="Times New Roman" w:cstheme="minorHAnsi"/>
            <w:color w:val="000000"/>
            <w:lang w:val="en-CA"/>
          </w:rPr>
          <w:delText>. </w:delText>
        </w:r>
      </w:del>
      <w:del w:id="632" w:author="Brian" w:date="2020-05-10T08:31:00Z">
        <w:r w:rsidRPr="003C4653" w:rsidDel="000B23A6">
          <w:rPr>
            <w:rFonts w:eastAsia="Times New Roman" w:cstheme="minorHAnsi"/>
            <w:color w:val="000000"/>
            <w:lang w:val="en-CA"/>
          </w:rPr>
          <w:delText>A</w:delText>
        </w:r>
      </w:del>
      <w:r w:rsidRPr="003C4653">
        <w:rPr>
          <w:rFonts w:eastAsia="Times New Roman" w:cstheme="minorHAnsi"/>
          <w:color w:val="000000"/>
          <w:lang w:val="en-CA"/>
        </w:rPr>
        <w:t xml:space="preserve"> Bray-Curtis dissimilarity </w:t>
      </w:r>
      <w:del w:id="633" w:author="Brian" w:date="2020-05-10T08:31:00Z">
        <w:r w:rsidRPr="003C4653" w:rsidDel="000B23A6">
          <w:rPr>
            <w:rFonts w:eastAsia="Times New Roman" w:cstheme="minorHAnsi"/>
            <w:color w:val="000000"/>
            <w:lang w:val="en-CA"/>
          </w:rPr>
          <w:delText xml:space="preserve">matrix was created </w:delText>
        </w:r>
      </w:del>
      <w:del w:id="634" w:author="Brian" w:date="2020-05-10T08:32:00Z">
        <w:r w:rsidRPr="003C4653" w:rsidDel="000B23A6">
          <w:rPr>
            <w:rFonts w:eastAsia="Times New Roman" w:cstheme="minorHAnsi"/>
            <w:color w:val="000000"/>
            <w:lang w:val="en-CA"/>
          </w:rPr>
          <w:delText>from transformed data</w:delText>
        </w:r>
      </w:del>
      <w:ins w:id="635" w:author="Brian" w:date="2020-05-10T08:32:00Z">
        <w:r w:rsidR="000B23A6">
          <w:rPr>
            <w:rFonts w:eastAsia="Times New Roman" w:cstheme="minorHAnsi"/>
            <w:color w:val="000000"/>
            <w:lang w:val="en-CA"/>
          </w:rPr>
          <w:t>.</w:t>
        </w:r>
        <w:del w:id="636" w:author="Vanessa Fladmark" w:date="2020-05-31T12:11:00Z">
          <w:r w:rsidR="000B23A6" w:rsidDel="00D16766">
            <w:rPr>
              <w:rFonts w:eastAsia="Times New Roman" w:cstheme="minorHAnsi"/>
              <w:color w:val="000000"/>
              <w:lang w:val="en-CA"/>
            </w:rPr>
            <w:delText xml:space="preserve"> </w:delText>
          </w:r>
        </w:del>
      </w:ins>
      <w:del w:id="637" w:author="Brian" w:date="2020-05-10T08:32:00Z">
        <w:r w:rsidRPr="003C4653" w:rsidDel="000B23A6">
          <w:rPr>
            <w:rFonts w:eastAsia="Times New Roman" w:cstheme="minorHAnsi"/>
            <w:color w:val="000000"/>
            <w:lang w:val="en-CA"/>
          </w:rPr>
          <w:delText xml:space="preserve">, </w:delText>
        </w:r>
      </w:del>
      <w:ins w:id="638" w:author="Brian" w:date="2020-05-10T08:33:00Z">
        <w:r w:rsidR="002B1CEB">
          <w:rPr>
            <w:rFonts w:eastAsia="Times New Roman" w:cstheme="minorHAnsi"/>
            <w:color w:val="000000"/>
            <w:lang w:val="en-CA"/>
          </w:rPr>
          <w:t xml:space="preserve"> The dissimilarity matrix was used </w:t>
        </w:r>
      </w:ins>
      <w:r w:rsidRPr="003C4653">
        <w:rPr>
          <w:rFonts w:eastAsia="Times New Roman" w:cstheme="minorHAnsi"/>
          <w:color w:val="000000"/>
          <w:lang w:val="en-CA"/>
        </w:rPr>
        <w:t xml:space="preserve">for non-metric multidimensional scaling (NMDS) </w:t>
      </w:r>
      <w:ins w:id="639" w:author="Brian" w:date="2020-05-10T08:33:00Z">
        <w:r w:rsidR="002B1CEB">
          <w:rPr>
            <w:rFonts w:eastAsia="Times New Roman" w:cstheme="minorHAnsi"/>
            <w:color w:val="000000"/>
            <w:lang w:val="en-CA"/>
          </w:rPr>
          <w:t xml:space="preserve">ordination </w:t>
        </w:r>
      </w:ins>
      <w:r w:rsidRPr="003C4653">
        <w:rPr>
          <w:rFonts w:eastAsia="Times New Roman" w:cstheme="minorHAnsi"/>
          <w:color w:val="000000"/>
          <w:lang w:val="en-CA"/>
        </w:rPr>
        <w:t>and agglomerative hierarchical cluster</w:t>
      </w:r>
      <w:r w:rsidR="00364458">
        <w:rPr>
          <w:rFonts w:eastAsia="Times New Roman" w:cstheme="minorHAnsi"/>
          <w:color w:val="000000"/>
          <w:lang w:val="en-CA"/>
        </w:rPr>
        <w:t>ing</w:t>
      </w:r>
      <w:r w:rsidRPr="003C4653">
        <w:rPr>
          <w:rFonts w:eastAsia="Times New Roman" w:cstheme="minorHAnsi"/>
          <w:color w:val="000000"/>
          <w:lang w:val="en-CA"/>
        </w:rPr>
        <w:t xml:space="preserve"> (AHC).</w:t>
      </w:r>
    </w:p>
    <w:p w14:paraId="0F622F44" w14:textId="77777777" w:rsidR="00372150" w:rsidRPr="003C4653" w:rsidRDefault="00372150" w:rsidP="00266C78">
      <w:pPr>
        <w:spacing w:line="480" w:lineRule="auto"/>
        <w:rPr>
          <w:rFonts w:eastAsia="Times New Roman" w:cstheme="minorHAnsi"/>
          <w:lang w:val="en-CA"/>
        </w:rPr>
      </w:pPr>
    </w:p>
    <w:p w14:paraId="44BBF84E" w14:textId="06430F2C" w:rsidR="00372150" w:rsidRDefault="00372150" w:rsidP="00266C78">
      <w:pPr>
        <w:spacing w:line="480" w:lineRule="auto"/>
        <w:rPr>
          <w:ins w:id="640" w:author="Vanessa Fladmark" w:date="2020-05-31T14:11:00Z"/>
          <w:rFonts w:eastAsia="Times New Roman" w:cstheme="minorHAnsi"/>
          <w:color w:val="000000"/>
          <w:lang w:val="en-CA"/>
        </w:rPr>
      </w:pPr>
      <w:r w:rsidRPr="003C4653">
        <w:rPr>
          <w:rFonts w:eastAsia="Times New Roman" w:cstheme="minorHAnsi"/>
          <w:color w:val="000000"/>
          <w:lang w:val="en-CA"/>
        </w:rPr>
        <w:tab/>
      </w:r>
      <w:commentRangeStart w:id="641"/>
      <w:r w:rsidRPr="003C4653">
        <w:rPr>
          <w:rFonts w:eastAsia="Times New Roman" w:cstheme="minorHAnsi"/>
          <w:color w:val="000000"/>
          <w:lang w:val="en-CA"/>
        </w:rPr>
        <w:t xml:space="preserve">In addition to the multivariate statistics, various indices were calculated from the raw </w:t>
      </w:r>
      <w:del w:id="642" w:author="Vanessa Fladmark" w:date="2020-05-31T16:56:00Z">
        <w:r w:rsidRPr="003C4653" w:rsidDel="009C420C">
          <w:rPr>
            <w:rFonts w:eastAsia="Times New Roman" w:cstheme="minorHAnsi"/>
            <w:color w:val="000000"/>
            <w:lang w:val="en-CA"/>
          </w:rPr>
          <w:delText xml:space="preserve">diet </w:delText>
        </w:r>
      </w:del>
      <w:r w:rsidRPr="003C4653">
        <w:rPr>
          <w:rFonts w:eastAsia="Times New Roman" w:cstheme="minorHAnsi"/>
          <w:color w:val="000000"/>
          <w:lang w:val="en-CA"/>
        </w:rPr>
        <w:t>data</w:t>
      </w:r>
      <w:ins w:id="643" w:author="Brian" w:date="2020-05-10T08:34:00Z">
        <w:r w:rsidR="00407993">
          <w:rPr>
            <w:rFonts w:eastAsia="Times New Roman" w:cstheme="minorHAnsi"/>
            <w:color w:val="000000"/>
            <w:lang w:val="en-CA"/>
          </w:rPr>
          <w:t>. F</w:t>
        </w:r>
      </w:ins>
      <w:del w:id="644" w:author="Brian" w:date="2020-05-10T08:34:00Z">
        <w:r w:rsidRPr="003C4653" w:rsidDel="00407993">
          <w:rPr>
            <w:rFonts w:eastAsia="Times New Roman" w:cstheme="minorHAnsi"/>
            <w:color w:val="000000"/>
            <w:lang w:val="en-CA"/>
          </w:rPr>
          <w:delText>, including f</w:delText>
        </w:r>
      </w:del>
      <w:r w:rsidRPr="003C4653">
        <w:rPr>
          <w:rFonts w:eastAsia="Times New Roman" w:cstheme="minorHAnsi"/>
          <w:color w:val="000000"/>
          <w:lang w:val="en-CA"/>
        </w:rPr>
        <w:t>requency of occurrence</w:t>
      </w:r>
      <w:ins w:id="645" w:author="Vanessa Fladmark" w:date="2020-05-31T16:56:00Z">
        <w:r w:rsidR="009C420C">
          <w:rPr>
            <w:rFonts w:eastAsia="Times New Roman" w:cstheme="minorHAnsi"/>
            <w:color w:val="000000"/>
            <w:lang w:val="en-CA"/>
          </w:rPr>
          <w:t xml:space="preserve"> (FO)</w:t>
        </w:r>
      </w:ins>
      <w:r w:rsidRPr="003C4653">
        <w:rPr>
          <w:rFonts w:eastAsia="Times New Roman" w:cstheme="minorHAnsi"/>
          <w:color w:val="000000"/>
          <w:lang w:val="en-CA"/>
        </w:rPr>
        <w:t xml:space="preserve"> of prey for each site and each species, </w:t>
      </w:r>
      <w:ins w:id="646" w:author="Brian" w:date="2020-05-10T08:35:00Z">
        <w:r w:rsidR="00407993">
          <w:rPr>
            <w:rFonts w:eastAsia="Times New Roman" w:cstheme="minorHAnsi"/>
            <w:color w:val="000000"/>
            <w:lang w:val="en-CA"/>
          </w:rPr>
          <w:t>was calculated as</w:t>
        </w:r>
        <w:del w:id="647" w:author="Vanessa Fladmark" w:date="2020-05-31T16:56:00Z">
          <w:r w:rsidR="00407993" w:rsidDel="009C420C">
            <w:rPr>
              <w:rFonts w:eastAsia="Times New Roman" w:cstheme="minorHAnsi"/>
              <w:color w:val="000000"/>
              <w:lang w:val="en-CA"/>
            </w:rPr>
            <w:delText xml:space="preserve"> </w:delText>
          </w:r>
        </w:del>
      </w:ins>
      <w:del w:id="648" w:author="Vanessa Fladmark" w:date="2020-05-31T16:56:00Z">
        <w:r w:rsidRPr="003C4653" w:rsidDel="009C420C">
          <w:rPr>
            <w:rFonts w:eastAsia="Times New Roman" w:cstheme="minorHAnsi"/>
            <w:color w:val="000000"/>
            <w:lang w:val="en-CA"/>
          </w:rPr>
          <w:delText xml:space="preserve">which is the number of stomachs with that </w:delText>
        </w:r>
      </w:del>
      <w:ins w:id="649" w:author="Brian" w:date="2020-05-10T08:36:00Z">
        <w:del w:id="650" w:author="Vanessa Fladmark" w:date="2020-05-31T16:56:00Z">
          <w:r w:rsidR="00407993" w:rsidDel="009C420C">
            <w:rPr>
              <w:rFonts w:eastAsia="Times New Roman" w:cstheme="minorHAnsi"/>
              <w:color w:val="000000"/>
              <w:lang w:val="en-CA"/>
            </w:rPr>
            <w:delText>a</w:delText>
          </w:r>
          <w:r w:rsidR="00407993" w:rsidRPr="003C4653" w:rsidDel="009C420C">
            <w:rPr>
              <w:rFonts w:eastAsia="Times New Roman" w:cstheme="minorHAnsi"/>
              <w:color w:val="000000"/>
              <w:lang w:val="en-CA"/>
            </w:rPr>
            <w:delText xml:space="preserve"> </w:delText>
          </w:r>
        </w:del>
      </w:ins>
      <w:del w:id="651" w:author="Vanessa Fladmark" w:date="2020-05-31T16:56:00Z">
        <w:r w:rsidRPr="003C4653" w:rsidDel="009C420C">
          <w:rPr>
            <w:rFonts w:eastAsia="Times New Roman" w:cstheme="minorHAnsi"/>
            <w:color w:val="000000"/>
            <w:lang w:val="en-CA"/>
          </w:rPr>
          <w:delText>certain prey item, divided by the total number of stomachs.</w:delText>
        </w:r>
      </w:del>
      <w:ins w:id="652" w:author="Vanessa Fladmark" w:date="2020-05-31T16:56:00Z">
        <w:r w:rsidR="009C420C">
          <w:rPr>
            <w:rFonts w:eastAsia="Times New Roman" w:cstheme="minorHAnsi"/>
            <w:color w:val="000000"/>
            <w:lang w:val="en-CA"/>
          </w:rPr>
          <w:t>:</w:t>
        </w:r>
      </w:ins>
    </w:p>
    <w:p w14:paraId="5042738C" w14:textId="546ADB45" w:rsidR="005F4718" w:rsidRPr="003C4653" w:rsidRDefault="005F4718">
      <w:pPr>
        <w:spacing w:line="480" w:lineRule="auto"/>
        <w:jc w:val="center"/>
        <w:rPr>
          <w:rFonts w:eastAsia="Times New Roman" w:cstheme="minorHAnsi"/>
          <w:lang w:val="en-CA"/>
        </w:rPr>
        <w:pPrChange w:id="653" w:author="Vanessa Fladmark" w:date="2020-05-31T16:43:00Z">
          <w:pPr>
            <w:spacing w:line="480" w:lineRule="auto"/>
          </w:pPr>
        </w:pPrChange>
      </w:pPr>
      <w:ins w:id="654" w:author="Vanessa Fladmark" w:date="2020-05-31T14:17:00Z">
        <w:r>
          <w:rPr>
            <w:rFonts w:eastAsia="Times New Roman" w:cstheme="minorHAnsi"/>
            <w:color w:val="000000"/>
            <w:lang w:val="en-CA"/>
          </w:rPr>
          <w:t xml:space="preserve">FO = # of stomachs with </w:t>
        </w:r>
        <w:proofErr w:type="spellStart"/>
        <w:r>
          <w:rPr>
            <w:rFonts w:eastAsia="Times New Roman" w:cstheme="minorHAnsi"/>
            <w:color w:val="000000"/>
            <w:lang w:val="en-CA"/>
          </w:rPr>
          <w:t>prey</w:t>
        </w:r>
      </w:ins>
      <w:ins w:id="655" w:author="Vanessa Fladmark" w:date="2020-05-31T16:59:00Z">
        <w:r w:rsidR="003424A0" w:rsidRPr="003424A0">
          <w:rPr>
            <w:rFonts w:eastAsia="Times New Roman" w:cstheme="minorHAnsi"/>
            <w:color w:val="000000"/>
            <w:vertAlign w:val="subscript"/>
            <w:lang w:val="en-CA"/>
            <w:rPrChange w:id="656" w:author="Vanessa Fladmark" w:date="2020-05-31T16:59:00Z">
              <w:rPr>
                <w:rFonts w:eastAsia="Times New Roman" w:cstheme="minorHAnsi"/>
                <w:color w:val="000000"/>
                <w:lang w:val="en-CA"/>
              </w:rPr>
            </w:rPrChange>
          </w:rPr>
          <w:t>i</w:t>
        </w:r>
      </w:ins>
      <w:proofErr w:type="spellEnd"/>
      <w:ins w:id="657" w:author="Vanessa Fladmark" w:date="2020-05-31T14:17:00Z">
        <w:r>
          <w:rPr>
            <w:rFonts w:eastAsia="Times New Roman" w:cstheme="minorHAnsi"/>
            <w:color w:val="000000"/>
            <w:lang w:val="en-CA"/>
          </w:rPr>
          <w:t xml:space="preserve"> / total # of stomachs</w:t>
        </w:r>
      </w:ins>
    </w:p>
    <w:p w14:paraId="4F54A042" w14:textId="6B5425A9" w:rsidR="00266C78" w:rsidRDefault="00372150" w:rsidP="00266C78">
      <w:pPr>
        <w:spacing w:line="480" w:lineRule="auto"/>
        <w:rPr>
          <w:ins w:id="658" w:author="Vanessa Fladmark" w:date="2020-05-31T14:18:00Z"/>
          <w:rFonts w:eastAsia="Times New Roman" w:cstheme="minorHAnsi"/>
          <w:color w:val="000000"/>
          <w:lang w:val="en-CA"/>
        </w:rPr>
      </w:pPr>
      <w:r w:rsidRPr="003C4653">
        <w:rPr>
          <w:rFonts w:eastAsia="Times New Roman" w:cstheme="minorHAnsi"/>
          <w:color w:val="000000"/>
          <w:lang w:val="en-CA"/>
        </w:rPr>
        <w:t xml:space="preserve">Gut fullness indices </w:t>
      </w:r>
      <w:ins w:id="659" w:author="Vanessa Fladmark" w:date="2020-05-31T16:57:00Z">
        <w:r w:rsidR="003424A0">
          <w:rPr>
            <w:rFonts w:eastAsia="Times New Roman" w:cstheme="minorHAnsi"/>
            <w:color w:val="000000"/>
            <w:lang w:val="en-CA"/>
          </w:rPr>
          <w:t xml:space="preserve">(GFI) </w:t>
        </w:r>
      </w:ins>
      <w:r w:rsidRPr="003C4653">
        <w:rPr>
          <w:rFonts w:eastAsia="Times New Roman" w:cstheme="minorHAnsi"/>
          <w:color w:val="000000"/>
          <w:lang w:val="en-CA"/>
        </w:rPr>
        <w:t>were also calculated</w:t>
      </w:r>
      <w:ins w:id="660" w:author="Vanessa Fladmark" w:date="2020-05-31T16:57:00Z">
        <w:r w:rsidR="003424A0">
          <w:rPr>
            <w:rFonts w:eastAsia="Times New Roman" w:cstheme="minorHAnsi"/>
            <w:color w:val="000000"/>
            <w:lang w:val="en-CA"/>
          </w:rPr>
          <w:t xml:space="preserve"> for each fish,</w:t>
        </w:r>
      </w:ins>
      <w:r w:rsidRPr="003C4653">
        <w:rPr>
          <w:rFonts w:eastAsia="Times New Roman" w:cstheme="minorHAnsi"/>
          <w:color w:val="000000"/>
          <w:lang w:val="en-CA"/>
        </w:rPr>
        <w:t xml:space="preserve"> </w:t>
      </w:r>
      <w:del w:id="661" w:author="Vanessa Fladmark" w:date="2020-05-31T16:57:00Z">
        <w:r w:rsidRPr="003C4653" w:rsidDel="003424A0">
          <w:rPr>
            <w:rFonts w:eastAsia="Times New Roman" w:cstheme="minorHAnsi"/>
            <w:color w:val="000000"/>
            <w:lang w:val="en-CA"/>
          </w:rPr>
          <w:delText xml:space="preserve">from the food content weight divided by the weight of the fish, multiplied by 100 to </w:delText>
        </w:r>
      </w:del>
      <w:r w:rsidRPr="003C4653">
        <w:rPr>
          <w:rFonts w:eastAsia="Times New Roman" w:cstheme="minorHAnsi"/>
          <w:color w:val="000000"/>
          <w:lang w:val="en-CA"/>
        </w:rPr>
        <w:t>express</w:t>
      </w:r>
      <w:ins w:id="662" w:author="Vanessa Fladmark" w:date="2020-05-31T16:57:00Z">
        <w:r w:rsidR="003424A0">
          <w:rPr>
            <w:rFonts w:eastAsia="Times New Roman" w:cstheme="minorHAnsi"/>
            <w:color w:val="000000"/>
            <w:lang w:val="en-CA"/>
          </w:rPr>
          <w:t>ed</w:t>
        </w:r>
      </w:ins>
      <w:r w:rsidRPr="003C4653">
        <w:rPr>
          <w:rFonts w:eastAsia="Times New Roman" w:cstheme="minorHAnsi"/>
          <w:color w:val="000000"/>
          <w:lang w:val="en-CA"/>
        </w:rPr>
        <w:t xml:space="preserve"> as percent body weight</w:t>
      </w:r>
      <w:del w:id="663" w:author="Vanessa Fladmark" w:date="2020-05-31T14:07:00Z">
        <w:r w:rsidRPr="003C4653" w:rsidDel="005F4718">
          <w:rPr>
            <w:rFonts w:eastAsia="Times New Roman" w:cstheme="minorHAnsi"/>
            <w:color w:val="000000"/>
            <w:lang w:val="en-CA"/>
          </w:rPr>
          <w:delText xml:space="preserve">, a proxy for </w:delText>
        </w:r>
        <w:commentRangeStart w:id="664"/>
        <w:r w:rsidRPr="003C4653" w:rsidDel="005F4718">
          <w:rPr>
            <w:rFonts w:eastAsia="Times New Roman" w:cstheme="minorHAnsi"/>
            <w:color w:val="000000"/>
            <w:lang w:val="en-CA"/>
          </w:rPr>
          <w:delText>feeding intensity</w:delText>
        </w:r>
        <w:commentRangeEnd w:id="664"/>
        <w:r w:rsidR="00E74AF6" w:rsidDel="005F4718">
          <w:rPr>
            <w:rStyle w:val="CommentReference"/>
          </w:rPr>
          <w:commentReference w:id="664"/>
        </w:r>
      </w:del>
      <w:ins w:id="665" w:author="Vanessa Fladmark" w:date="2020-05-31T16:58:00Z">
        <w:r w:rsidR="003424A0">
          <w:rPr>
            <w:rFonts w:eastAsia="Times New Roman" w:cstheme="minorHAnsi"/>
            <w:color w:val="000000"/>
            <w:lang w:val="en-CA"/>
          </w:rPr>
          <w:t>:</w:t>
        </w:r>
      </w:ins>
      <w:del w:id="666" w:author="Vanessa Fladmark" w:date="2020-05-31T16:58:00Z">
        <w:r w:rsidRPr="003C4653" w:rsidDel="003424A0">
          <w:rPr>
            <w:rFonts w:eastAsia="Times New Roman" w:cstheme="minorHAnsi"/>
            <w:color w:val="000000"/>
            <w:lang w:val="en-CA"/>
          </w:rPr>
          <w:delText>.</w:delText>
        </w:r>
      </w:del>
    </w:p>
    <w:p w14:paraId="7F6A3321" w14:textId="7AF7C713" w:rsidR="00266C78" w:rsidRDefault="00266C78">
      <w:pPr>
        <w:spacing w:line="480" w:lineRule="auto"/>
        <w:jc w:val="center"/>
        <w:rPr>
          <w:ins w:id="667" w:author="Vanessa Fladmark" w:date="2020-05-31T14:18:00Z"/>
          <w:rFonts w:eastAsia="Times New Roman" w:cstheme="minorHAnsi"/>
          <w:color w:val="000000"/>
          <w:lang w:val="en-CA"/>
        </w:rPr>
        <w:pPrChange w:id="668" w:author="Vanessa Fladmark" w:date="2020-05-31T16:43:00Z">
          <w:pPr>
            <w:spacing w:line="480" w:lineRule="auto"/>
          </w:pPr>
        </w:pPrChange>
      </w:pPr>
      <w:ins w:id="669" w:author="Vanessa Fladmark" w:date="2020-05-31T14:18:00Z">
        <w:r>
          <w:rPr>
            <w:rFonts w:eastAsia="Times New Roman" w:cstheme="minorHAnsi"/>
            <w:color w:val="000000"/>
            <w:lang w:val="en-CA"/>
          </w:rPr>
          <w:t xml:space="preserve">GFI = </w:t>
        </w:r>
      </w:ins>
      <w:ins w:id="670" w:author="Vanessa Fladmark" w:date="2020-05-31T14:19:00Z">
        <w:r>
          <w:rPr>
            <w:rFonts w:eastAsia="Times New Roman" w:cstheme="minorHAnsi"/>
            <w:color w:val="000000"/>
            <w:lang w:val="en-CA"/>
          </w:rPr>
          <w:t>(food bolus weight / fish weight) * 100</w:t>
        </w:r>
      </w:ins>
    </w:p>
    <w:p w14:paraId="388C5A25" w14:textId="64705CDF" w:rsidR="00266C78" w:rsidRDefault="00372150" w:rsidP="00266C78">
      <w:pPr>
        <w:spacing w:line="480" w:lineRule="auto"/>
        <w:rPr>
          <w:ins w:id="671" w:author="Vanessa Fladmark" w:date="2020-05-31T14:19:00Z"/>
          <w:rFonts w:eastAsia="Times New Roman" w:cstheme="minorHAnsi"/>
          <w:color w:val="000000"/>
          <w:lang w:val="en-CA"/>
        </w:rPr>
      </w:pPr>
      <w:r w:rsidRPr="003C4653">
        <w:rPr>
          <w:rFonts w:eastAsia="Times New Roman" w:cstheme="minorHAnsi"/>
          <w:color w:val="000000"/>
          <w:lang w:val="en-CA"/>
        </w:rPr>
        <w:t xml:space="preserve"> </w:t>
      </w:r>
      <w:r w:rsidR="007D1086">
        <w:rPr>
          <w:rFonts w:eastAsia="Times New Roman" w:cstheme="minorHAnsi"/>
          <w:color w:val="000000"/>
          <w:lang w:val="en-CA"/>
        </w:rPr>
        <w:t xml:space="preserve">The </w:t>
      </w:r>
      <w:r w:rsidRPr="003C4653">
        <w:rPr>
          <w:rFonts w:eastAsia="Times New Roman" w:cstheme="minorHAnsi"/>
          <w:color w:val="000000"/>
          <w:lang w:val="en-CA"/>
        </w:rPr>
        <w:t>Schoene</w:t>
      </w:r>
      <w:r w:rsidR="007D1086">
        <w:rPr>
          <w:rFonts w:eastAsia="Times New Roman" w:cstheme="minorHAnsi"/>
          <w:color w:val="000000"/>
          <w:lang w:val="en-CA"/>
        </w:rPr>
        <w:t>r</w:t>
      </w:r>
      <w:r w:rsidRPr="003C4653">
        <w:rPr>
          <w:rFonts w:eastAsia="Times New Roman" w:cstheme="minorHAnsi"/>
          <w:color w:val="000000"/>
          <w:lang w:val="en-CA"/>
        </w:rPr>
        <w:t xml:space="preserve"> </w:t>
      </w:r>
      <w:ins w:id="672" w:author="Vanessa Fladmark" w:date="2020-05-31T17:00:00Z">
        <w:r w:rsidR="003424A0">
          <w:rPr>
            <w:rFonts w:eastAsia="Times New Roman" w:cstheme="minorHAnsi"/>
            <w:color w:val="000000"/>
            <w:lang w:val="en-CA"/>
          </w:rPr>
          <w:t>percent similarity</w:t>
        </w:r>
      </w:ins>
      <w:del w:id="673" w:author="Vanessa Fladmark" w:date="2020-05-31T17:00:00Z">
        <w:r w:rsidRPr="003C4653" w:rsidDel="003424A0">
          <w:rPr>
            <w:rFonts w:eastAsia="Times New Roman" w:cstheme="minorHAnsi"/>
            <w:color w:val="000000"/>
            <w:lang w:val="en-CA"/>
          </w:rPr>
          <w:delText>overlap</w:delText>
        </w:r>
      </w:del>
      <w:r w:rsidRPr="003C4653">
        <w:rPr>
          <w:rFonts w:eastAsia="Times New Roman" w:cstheme="minorHAnsi"/>
          <w:color w:val="000000"/>
          <w:lang w:val="en-CA"/>
        </w:rPr>
        <w:t xml:space="preserve"> index</w:t>
      </w:r>
      <w:ins w:id="674" w:author="Vanessa Fladmark" w:date="2020-05-31T17:00:00Z">
        <w:r w:rsidR="003424A0">
          <w:rPr>
            <w:rFonts w:eastAsia="Times New Roman" w:cstheme="minorHAnsi"/>
            <w:color w:val="000000"/>
            <w:lang w:val="en-CA"/>
          </w:rPr>
          <w:t xml:space="preserve"> (PSI) for </w:t>
        </w:r>
      </w:ins>
      <w:ins w:id="675" w:author="Vanessa Fladmark" w:date="2020-05-31T17:01:00Z">
        <w:r w:rsidR="003424A0">
          <w:rPr>
            <w:rFonts w:eastAsia="Times New Roman" w:cstheme="minorHAnsi"/>
            <w:color w:val="000000"/>
            <w:lang w:val="en-CA"/>
          </w:rPr>
          <w:t xml:space="preserve">species </w:t>
        </w:r>
      </w:ins>
      <w:ins w:id="676" w:author="Vanessa Fladmark" w:date="2020-05-31T17:00:00Z">
        <w:r w:rsidR="003424A0">
          <w:rPr>
            <w:rFonts w:eastAsia="Times New Roman" w:cstheme="minorHAnsi"/>
            <w:color w:val="000000"/>
            <w:lang w:val="en-CA"/>
          </w:rPr>
          <w:t>diet overlap</w:t>
        </w:r>
      </w:ins>
      <w:r w:rsidRPr="003C4653">
        <w:rPr>
          <w:rFonts w:eastAsia="Times New Roman" w:cstheme="minorHAnsi"/>
          <w:color w:val="000000"/>
          <w:lang w:val="en-CA"/>
        </w:rPr>
        <w:t xml:space="preserve"> was calculated for each site</w:t>
      </w:r>
      <w:del w:id="677" w:author="Vanessa Fladmark" w:date="2020-05-31T16:59:00Z">
        <w:r w:rsidRPr="003C4653" w:rsidDel="003424A0">
          <w:rPr>
            <w:rFonts w:eastAsia="Times New Roman" w:cstheme="minorHAnsi"/>
            <w:color w:val="000000"/>
            <w:lang w:val="en-CA"/>
          </w:rPr>
          <w:delText>, where relative biomass of prey for each species is compared, and the minimum values for each prey group are then summed</w:delText>
        </w:r>
        <w:r w:rsidR="00020732" w:rsidDel="003424A0">
          <w:rPr>
            <w:rFonts w:eastAsia="Times New Roman" w:cstheme="minorHAnsi"/>
            <w:color w:val="000000"/>
            <w:lang w:val="en-CA"/>
          </w:rPr>
          <w:delText xml:space="preserve"> </w:delText>
        </w:r>
        <w:r w:rsidR="00674289" w:rsidDel="003424A0">
          <w:rPr>
            <w:rStyle w:val="FootnoteReference"/>
            <w:rFonts w:eastAsia="Times New Roman" w:cstheme="minorHAnsi"/>
            <w:color w:val="000000"/>
            <w:lang w:val="en-CA"/>
          </w:rPr>
          <w:fldChar w:fldCharType="begin" w:fldLock="1"/>
        </w:r>
        <w:r w:rsidR="00286A8E" w:rsidRPr="003424A0" w:rsidDel="003424A0">
          <w:rPr>
            <w:rFonts w:eastAsia="Times New Roman" w:cstheme="minorHAnsi"/>
            <w:color w:val="000000"/>
            <w:lang w:val="en-CA"/>
          </w:rPr>
          <w:del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preferences","type":"chapter"},"uris":["http://www.mendeley.com/documents/?uuid=224b1dde-da82-4c8d-8496-bb13439b1420"]}],"mendeley":{"formattedCitation":"(Krebs, 2013)","plainTextFormattedCitation":"(Krebs, 2013)","previouslyFormattedCitation":"(Krebs, 2013)"},"properties":{"noteIndex":0},"schema":"https://github.com/citation-style-language/schema/raw/master/csl-citation.json"}</w:delInstrText>
        </w:r>
        <w:r w:rsidR="00674289" w:rsidDel="003424A0">
          <w:rPr>
            <w:rStyle w:val="FootnoteReference"/>
            <w:rFonts w:eastAsia="Times New Roman" w:cstheme="minorHAnsi"/>
            <w:color w:val="000000"/>
            <w:lang w:val="en-CA"/>
          </w:rPr>
          <w:fldChar w:fldCharType="separate"/>
        </w:r>
        <w:r w:rsidR="00DB41F8" w:rsidRPr="003424A0" w:rsidDel="003424A0">
          <w:rPr>
            <w:rFonts w:eastAsia="Times New Roman" w:cstheme="minorHAnsi"/>
            <w:noProof/>
            <w:color w:val="000000"/>
            <w:lang w:val="en-CA"/>
          </w:rPr>
          <w:delText>(Krebs, 2013)</w:delText>
        </w:r>
        <w:r w:rsidR="00674289" w:rsidDel="003424A0">
          <w:rPr>
            <w:rStyle w:val="FootnoteReference"/>
            <w:rFonts w:eastAsia="Times New Roman" w:cstheme="minorHAnsi"/>
            <w:color w:val="000000"/>
            <w:lang w:val="en-CA"/>
          </w:rPr>
          <w:fldChar w:fldCharType="end"/>
        </w:r>
        <w:r w:rsidRPr="003C4653" w:rsidDel="003424A0">
          <w:rPr>
            <w:rFonts w:eastAsia="Times New Roman" w:cstheme="minorHAnsi"/>
            <w:color w:val="000000"/>
            <w:lang w:val="en-CA"/>
          </w:rPr>
          <w:delText>.</w:delText>
        </w:r>
      </w:del>
      <w:del w:id="678" w:author="Vanessa Fladmark" w:date="2020-05-31T17:01:00Z">
        <w:r w:rsidRPr="003C4653" w:rsidDel="003424A0">
          <w:rPr>
            <w:rFonts w:eastAsia="Times New Roman" w:cstheme="minorHAnsi"/>
            <w:color w:val="000000"/>
            <w:lang w:val="en-CA"/>
          </w:rPr>
          <w:delText xml:space="preserve"> </w:delText>
        </w:r>
      </w:del>
      <w:ins w:id="679" w:author="Vanessa Fladmark" w:date="2020-05-31T17:00:00Z">
        <w:r w:rsidR="003424A0">
          <w:rPr>
            <w:rFonts w:eastAsia="Times New Roman" w:cstheme="minorHAnsi"/>
            <w:color w:val="000000"/>
            <w:lang w:val="en-CA"/>
          </w:rPr>
          <w:t>:</w:t>
        </w:r>
      </w:ins>
    </w:p>
    <w:p w14:paraId="6AC23FFC" w14:textId="391DA4CD" w:rsidR="00830B94" w:rsidRPr="00266C78" w:rsidRDefault="00266C78">
      <w:pPr>
        <w:spacing w:line="480" w:lineRule="auto"/>
        <w:jc w:val="center"/>
        <w:rPr>
          <w:ins w:id="680" w:author="Vanessa Fladmark" w:date="2020-05-31T14:19:00Z"/>
          <w:rFonts w:eastAsia="Times New Roman" w:cstheme="minorHAnsi"/>
          <w:color w:val="000000"/>
          <w:lang w:val="en-CA"/>
        </w:rPr>
        <w:pPrChange w:id="681" w:author="Vanessa Fladmark" w:date="2020-05-31T16:43:00Z">
          <w:pPr>
            <w:spacing w:line="480" w:lineRule="auto"/>
          </w:pPr>
        </w:pPrChange>
      </w:pPr>
      <w:ins w:id="682" w:author="Vanessa Fladmark" w:date="2020-05-31T14:21:00Z">
        <w:r>
          <w:rPr>
            <w:rFonts w:eastAsia="Times New Roman" w:cstheme="minorHAnsi"/>
            <w:color w:val="000000"/>
            <w:lang w:val="en-CA"/>
          </w:rPr>
          <w:t>PS</w:t>
        </w:r>
      </w:ins>
      <w:ins w:id="683" w:author="Vanessa Fladmark" w:date="2020-05-31T14:46:00Z">
        <w:r>
          <w:rPr>
            <w:rFonts w:eastAsia="Times New Roman" w:cstheme="minorHAnsi"/>
            <w:color w:val="000000"/>
            <w:lang w:val="en-CA"/>
          </w:rPr>
          <w:t>I</w:t>
        </w:r>
      </w:ins>
      <w:ins w:id="684" w:author="Vanessa Fladmark" w:date="2020-05-31T14:21:00Z">
        <w:r>
          <w:rPr>
            <w:rFonts w:eastAsia="Times New Roman" w:cstheme="minorHAnsi"/>
            <w:color w:val="000000"/>
            <w:lang w:val="en-CA"/>
          </w:rPr>
          <w:t xml:space="preserve"> = </w:t>
        </w:r>
      </w:ins>
      <w:ins w:id="685" w:author="Vanessa Fladmark" w:date="2020-05-31T14:22:00Z">
        <w:r>
          <w:rPr>
            <w:rFonts w:eastAsia="Times New Roman" w:cstheme="minorHAnsi"/>
            <w:color w:val="000000"/>
            <w:lang w:val="en-CA"/>
          </w:rPr>
          <w:t>[</w:t>
        </w:r>
      </w:ins>
      <w:ins w:id="686" w:author="Vanessa Fladmark" w:date="2020-05-31T14:24:00Z">
        <w:r w:rsidRPr="00266C78">
          <w:rPr>
            <w:rFonts w:eastAsia="Times New Roman" w:cstheme="minorHAnsi"/>
            <w:color w:val="222222"/>
            <w:shd w:val="clear" w:color="auto" w:fill="FFFFFF"/>
            <w:lang w:val="en-CA"/>
            <w:rPrChange w:id="687" w:author="Vanessa Fladmark" w:date="2020-05-31T14:25:00Z">
              <w:rPr>
                <w:rFonts w:ascii="Arial" w:eastAsia="Times New Roman" w:hAnsi="Arial" w:cs="Arial"/>
                <w:color w:val="222222"/>
                <w:shd w:val="clear" w:color="auto" w:fill="FFFFFF"/>
                <w:lang w:val="en-CA"/>
              </w:rPr>
            </w:rPrChange>
          </w:rPr>
          <w:t>Σ</w:t>
        </w:r>
      </w:ins>
      <w:ins w:id="688" w:author="Vanessa Fladmark" w:date="2020-05-31T14:25:00Z">
        <w:r>
          <w:rPr>
            <w:rFonts w:eastAsia="Times New Roman" w:cstheme="minorHAnsi"/>
            <w:color w:val="222222"/>
            <w:shd w:val="clear" w:color="auto" w:fill="FFFFFF"/>
            <w:lang w:val="en-CA"/>
          </w:rPr>
          <w:t xml:space="preserve"> </w:t>
        </w:r>
      </w:ins>
      <w:ins w:id="689" w:author="Vanessa Fladmark" w:date="2020-05-31T14:21:00Z">
        <w:r>
          <w:rPr>
            <w:rFonts w:eastAsia="Times New Roman" w:cstheme="minorHAnsi"/>
            <w:color w:val="000000"/>
            <w:lang w:val="en-CA"/>
          </w:rPr>
          <w:t xml:space="preserve">(minimum </w:t>
        </w:r>
        <w:proofErr w:type="spellStart"/>
        <w:r>
          <w:rPr>
            <w:rFonts w:eastAsia="Times New Roman" w:cstheme="minorHAnsi"/>
            <w:color w:val="000000"/>
            <w:lang w:val="en-CA"/>
          </w:rPr>
          <w:t>p</w:t>
        </w:r>
      </w:ins>
      <w:ins w:id="690" w:author="Vanessa Fladmark" w:date="2020-05-31T16:58:00Z">
        <w:r w:rsidR="003424A0">
          <w:rPr>
            <w:rFonts w:eastAsia="Times New Roman" w:cstheme="minorHAnsi"/>
            <w:color w:val="000000"/>
            <w:lang w:val="en-CA"/>
          </w:rPr>
          <w:t>rey</w:t>
        </w:r>
      </w:ins>
      <w:ins w:id="691" w:author="Vanessa Fladmark" w:date="2020-05-31T14:22:00Z">
        <w:r w:rsidRPr="00266C78">
          <w:rPr>
            <w:rFonts w:eastAsia="Times New Roman" w:cstheme="minorHAnsi"/>
            <w:color w:val="000000"/>
            <w:vertAlign w:val="subscript"/>
            <w:lang w:val="en-CA"/>
            <w:rPrChange w:id="692" w:author="Vanessa Fladmark" w:date="2020-05-31T14:23:00Z">
              <w:rPr>
                <w:rFonts w:eastAsia="Times New Roman" w:cstheme="minorHAnsi"/>
                <w:color w:val="000000"/>
                <w:lang w:val="en-CA"/>
              </w:rPr>
            </w:rPrChange>
          </w:rPr>
          <w:t>i</w:t>
        </w:r>
      </w:ins>
      <w:ins w:id="693" w:author="Vanessa Fladmark" w:date="2020-05-31T14:23:00Z">
        <w:r w:rsidRPr="00266C78">
          <w:rPr>
            <w:rFonts w:eastAsia="Times New Roman" w:cstheme="minorHAnsi"/>
            <w:color w:val="000000"/>
            <w:vertAlign w:val="subscript"/>
            <w:lang w:val="en-CA"/>
            <w:rPrChange w:id="694" w:author="Vanessa Fladmark" w:date="2020-05-31T14:23:00Z">
              <w:rPr>
                <w:rFonts w:eastAsia="Times New Roman" w:cstheme="minorHAnsi"/>
                <w:color w:val="000000"/>
                <w:lang w:val="en-CA"/>
              </w:rPr>
            </w:rPrChange>
          </w:rPr>
          <w:t>p</w:t>
        </w:r>
      </w:ins>
      <w:proofErr w:type="spellEnd"/>
      <w:ins w:id="695" w:author="Vanessa Fladmark" w:date="2020-05-31T14:22:00Z">
        <w:r>
          <w:rPr>
            <w:rFonts w:eastAsia="Times New Roman" w:cstheme="minorHAnsi"/>
            <w:color w:val="000000"/>
            <w:lang w:val="en-CA"/>
          </w:rPr>
          <w:t xml:space="preserve">, </w:t>
        </w:r>
        <w:proofErr w:type="spellStart"/>
        <w:r>
          <w:rPr>
            <w:rFonts w:eastAsia="Times New Roman" w:cstheme="minorHAnsi"/>
            <w:color w:val="000000"/>
            <w:lang w:val="en-CA"/>
          </w:rPr>
          <w:t>p</w:t>
        </w:r>
      </w:ins>
      <w:ins w:id="696" w:author="Vanessa Fladmark" w:date="2020-05-31T16:58:00Z">
        <w:r w:rsidR="003424A0">
          <w:rPr>
            <w:rFonts w:eastAsia="Times New Roman" w:cstheme="minorHAnsi"/>
            <w:color w:val="000000"/>
            <w:lang w:val="en-CA"/>
          </w:rPr>
          <w:t>rey</w:t>
        </w:r>
      </w:ins>
      <w:ins w:id="697" w:author="Vanessa Fladmark" w:date="2020-05-31T14:22:00Z">
        <w:r w:rsidRPr="00266C78">
          <w:rPr>
            <w:rFonts w:eastAsia="Times New Roman" w:cstheme="minorHAnsi"/>
            <w:color w:val="000000"/>
            <w:vertAlign w:val="subscript"/>
            <w:lang w:val="en-CA"/>
            <w:rPrChange w:id="698" w:author="Vanessa Fladmark" w:date="2020-05-31T14:23:00Z">
              <w:rPr>
                <w:rFonts w:eastAsia="Times New Roman" w:cstheme="minorHAnsi"/>
                <w:color w:val="000000"/>
                <w:lang w:val="en-CA"/>
              </w:rPr>
            </w:rPrChange>
          </w:rPr>
          <w:t>i</w:t>
        </w:r>
      </w:ins>
      <w:ins w:id="699" w:author="Vanessa Fladmark" w:date="2020-05-31T14:23:00Z">
        <w:r w:rsidRPr="00266C78">
          <w:rPr>
            <w:rFonts w:eastAsia="Times New Roman" w:cstheme="minorHAnsi"/>
            <w:color w:val="000000"/>
            <w:vertAlign w:val="subscript"/>
            <w:lang w:val="en-CA"/>
            <w:rPrChange w:id="700" w:author="Vanessa Fladmark" w:date="2020-05-31T14:23:00Z">
              <w:rPr>
                <w:rFonts w:eastAsia="Times New Roman" w:cstheme="minorHAnsi"/>
                <w:color w:val="000000"/>
                <w:lang w:val="en-CA"/>
              </w:rPr>
            </w:rPrChange>
          </w:rPr>
          <w:t>c</w:t>
        </w:r>
      </w:ins>
      <w:proofErr w:type="spellEnd"/>
      <w:ins w:id="701" w:author="Vanessa Fladmark" w:date="2020-05-31T14:21:00Z">
        <w:r>
          <w:rPr>
            <w:rFonts w:eastAsia="Times New Roman" w:cstheme="minorHAnsi"/>
            <w:color w:val="000000"/>
            <w:lang w:val="en-CA"/>
          </w:rPr>
          <w:t>)</w:t>
        </w:r>
      </w:ins>
      <w:ins w:id="702" w:author="Vanessa Fladmark" w:date="2020-05-31T14:22:00Z">
        <w:r>
          <w:rPr>
            <w:rFonts w:eastAsia="Times New Roman" w:cstheme="minorHAnsi"/>
            <w:color w:val="000000"/>
            <w:lang w:val="en-CA"/>
          </w:rPr>
          <w:t>] * 100</w:t>
        </w:r>
      </w:ins>
    </w:p>
    <w:p w14:paraId="08517878" w14:textId="23AEA688" w:rsidR="00830B94" w:rsidRDefault="00830B94" w:rsidP="00266C78">
      <w:pPr>
        <w:spacing w:line="480" w:lineRule="auto"/>
        <w:rPr>
          <w:ins w:id="703" w:author="Vanessa Fladmark" w:date="2020-06-02T10:29:00Z"/>
          <w:rFonts w:eastAsia="Times New Roman" w:cstheme="minorHAnsi"/>
          <w:color w:val="000000"/>
          <w:lang w:val="en-CA"/>
        </w:rPr>
      </w:pPr>
      <w:ins w:id="704" w:author="Vanessa Fladmark" w:date="2020-06-02T10:29:00Z">
        <w:r>
          <w:rPr>
            <w:rFonts w:eastAsia="Times New Roman" w:cstheme="minorHAnsi"/>
            <w:color w:val="000000"/>
            <w:lang w:val="en-CA"/>
          </w:rPr>
          <w:t xml:space="preserve">Where </w:t>
        </w:r>
        <w:proofErr w:type="spellStart"/>
        <w:r>
          <w:rPr>
            <w:rFonts w:eastAsia="Times New Roman" w:cstheme="minorHAnsi"/>
            <w:color w:val="000000"/>
            <w:lang w:val="en-CA"/>
          </w:rPr>
          <w:t>prey</w:t>
        </w:r>
        <w:r w:rsidRPr="00830B94">
          <w:rPr>
            <w:rFonts w:eastAsia="Times New Roman" w:cstheme="minorHAnsi"/>
            <w:color w:val="000000"/>
            <w:vertAlign w:val="subscript"/>
            <w:lang w:val="en-CA"/>
            <w:rPrChange w:id="705" w:author="Vanessa Fladmark" w:date="2020-06-02T10:30:00Z">
              <w:rPr>
                <w:rFonts w:eastAsia="Times New Roman" w:cstheme="minorHAnsi"/>
                <w:color w:val="000000"/>
                <w:lang w:val="en-CA"/>
              </w:rPr>
            </w:rPrChange>
          </w:rPr>
          <w:t>ip</w:t>
        </w:r>
        <w:proofErr w:type="spellEnd"/>
        <w:r>
          <w:rPr>
            <w:rFonts w:eastAsia="Times New Roman" w:cstheme="minorHAnsi"/>
            <w:color w:val="000000"/>
            <w:lang w:val="en-CA"/>
          </w:rPr>
          <w:t xml:space="preserve"> is the proportion by weight of prey </w:t>
        </w:r>
        <w:proofErr w:type="spellStart"/>
        <w:r w:rsidRPr="00830B94">
          <w:rPr>
            <w:rFonts w:eastAsia="Times New Roman" w:cstheme="minorHAnsi"/>
            <w:i/>
            <w:iCs/>
            <w:color w:val="000000"/>
            <w:lang w:val="en-CA"/>
            <w:rPrChange w:id="706" w:author="Vanessa Fladmark" w:date="2020-06-02T10:30:00Z">
              <w:rPr>
                <w:rFonts w:eastAsia="Times New Roman" w:cstheme="minorHAnsi"/>
                <w:color w:val="000000"/>
                <w:lang w:val="en-CA"/>
              </w:rPr>
            </w:rPrChange>
          </w:rPr>
          <w:t>i</w:t>
        </w:r>
        <w:proofErr w:type="spellEnd"/>
        <w:r>
          <w:rPr>
            <w:rFonts w:eastAsia="Times New Roman" w:cstheme="minorHAnsi"/>
            <w:color w:val="000000"/>
            <w:lang w:val="en-CA"/>
          </w:rPr>
          <w:t xml:space="preserve"> in pink salmon stomachs and </w:t>
        </w:r>
        <w:proofErr w:type="spellStart"/>
        <w:r>
          <w:rPr>
            <w:rFonts w:eastAsia="Times New Roman" w:cstheme="minorHAnsi"/>
            <w:color w:val="000000"/>
            <w:lang w:val="en-CA"/>
          </w:rPr>
          <w:t>pr</w:t>
        </w:r>
      </w:ins>
      <w:ins w:id="707" w:author="Vanessa Fladmark" w:date="2020-06-02T10:30:00Z">
        <w:r>
          <w:rPr>
            <w:rFonts w:eastAsia="Times New Roman" w:cstheme="minorHAnsi"/>
            <w:color w:val="000000"/>
            <w:lang w:val="en-CA"/>
          </w:rPr>
          <w:t>ey</w:t>
        </w:r>
        <w:r w:rsidRPr="00830B94">
          <w:rPr>
            <w:rFonts w:eastAsia="Times New Roman" w:cstheme="minorHAnsi"/>
            <w:color w:val="000000"/>
            <w:vertAlign w:val="subscript"/>
            <w:lang w:val="en-CA"/>
            <w:rPrChange w:id="708" w:author="Vanessa Fladmark" w:date="2020-06-02T10:30:00Z">
              <w:rPr>
                <w:rFonts w:eastAsia="Times New Roman" w:cstheme="minorHAnsi"/>
                <w:color w:val="000000"/>
                <w:lang w:val="en-CA"/>
              </w:rPr>
            </w:rPrChange>
          </w:rPr>
          <w:t>ic</w:t>
        </w:r>
        <w:proofErr w:type="spellEnd"/>
        <w:r>
          <w:rPr>
            <w:rFonts w:eastAsia="Times New Roman" w:cstheme="minorHAnsi"/>
            <w:color w:val="000000"/>
            <w:lang w:val="en-CA"/>
          </w:rPr>
          <w:t xml:space="preserve"> is the proportion by weight of prey </w:t>
        </w:r>
        <w:proofErr w:type="spellStart"/>
        <w:r w:rsidRPr="00830B94">
          <w:rPr>
            <w:rFonts w:eastAsia="Times New Roman" w:cstheme="minorHAnsi"/>
            <w:i/>
            <w:iCs/>
            <w:color w:val="000000"/>
            <w:lang w:val="en-CA"/>
            <w:rPrChange w:id="709" w:author="Vanessa Fladmark" w:date="2020-06-02T10:30:00Z">
              <w:rPr>
                <w:rFonts w:eastAsia="Times New Roman" w:cstheme="minorHAnsi"/>
                <w:color w:val="000000"/>
                <w:lang w:val="en-CA"/>
              </w:rPr>
            </w:rPrChange>
          </w:rPr>
          <w:t>i</w:t>
        </w:r>
        <w:proofErr w:type="spellEnd"/>
        <w:r>
          <w:rPr>
            <w:rFonts w:eastAsia="Times New Roman" w:cstheme="minorHAnsi"/>
            <w:color w:val="000000"/>
            <w:lang w:val="en-CA"/>
          </w:rPr>
          <w:t xml:space="preserve"> in chum salmon stomachs</w:t>
        </w:r>
      </w:ins>
      <w:ins w:id="710" w:author="Vanessa Fladmark" w:date="2020-06-02T10:31:00Z">
        <w:r>
          <w:rPr>
            <w:rFonts w:eastAsia="Times New Roman" w:cstheme="minorHAnsi"/>
            <w:color w:val="000000"/>
            <w:lang w:val="en-CA"/>
          </w:rPr>
          <w:t xml:space="preserve"> </w:t>
        </w:r>
      </w:ins>
      <w:ins w:id="711" w:author="Vanessa Fladmark" w:date="2020-06-02T10:34:00Z">
        <w:r>
          <w:rPr>
            <w:rFonts w:eastAsia="Times New Roman" w:cstheme="minorHAnsi"/>
            <w:color w:val="000000"/>
            <w:lang w:val="en-CA"/>
          </w:rPr>
          <w:fldChar w:fldCharType="begin" w:fldLock="1"/>
        </w:r>
      </w:ins>
      <w:r>
        <w:rPr>
          <w:rFonts w:eastAsia="Times New Roman" w:cstheme="minorHAnsi"/>
          <w:color w:val="000000"/>
          <w:lang w:val="en-CA"/>
        </w:rPr>
        <w:instrText>ADDIN CSL_CITATION {"citationItems":[{"id":"ITEM-1","itemData":{"author":[{"dropping-particle":"","family":"Krebs","given":"Charles J.","non-dropping-particle":"","parse-names":false,"suffix":""}],"chapter-number":"14","container-title":"Ecological Methodology","id":"ITEM-1","issued":{"date-parts":[["2013"]]},"page":"597-651","title":"Niche measures and resource preferences","type":"chapter"},"uris":["http://www.mendeley.com/documents/?uuid=224b1dde-da82-4c8d-8496-bb13439b1420"]},{"id":"ITEM-2","itemData":{"abstract":"This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subsequent reinjection and analysis of the fractions by heated-probe mass spectrometry and UV-fluorescence. The probe-MS experiments were performed in order to show that the material of the excluded peak does not consist of small and polar molecular species, rather than larger-molecular mass material. All the fractions were reinjected and some of them gave small extra peaks in the SEC chromatogram. The earliest fractions showed very weak UV-fluorescence indicating the presence of very high molecular mass material. The later-eluting fractions showed relatively strong fluorescence intensities with the position of the fluorescence intensities shifting to shorter wavelengths as the SEC elution time increased, indicating that the smaller polynuclear aromatic ring systems elute in the late fractions. Probe mass spectra showed that only those fractions isolated from SEC at the long elution times gave signals characteristic of aromatic and nitrogen compounds; the molecular mass range decreased with increasing elution time. Since the structures of the material excluded from the column or even that near the exclusion limit are not known, it is impossible to select standard materials or standard polymeric compounds to represent the molecular mass range of coal-derived liquids. For this reason, we believe that the polystyrene calibration represents the most reasonable compromise for SEC in NMP solvent in our system.\\nThis paper describes the elution behavior of model compounds in a polystyrene?divinylbenzene SEC column with NMP as mobile phase, operating at high temperature (80 °C). Model compounds covering polycyclic aromatic hydrocarbons, azaarenes, and other nitrogen and polar compounds have been studied. Most of the standard compounds eluted within one minute of the expected time indicated by the polystyrene calibration. The fractionation of a complex coal-derived sample (a coal tar pitch) using the same column has been achieved, with subs…","author":[{"dropping-particle":"","family":"Chipps","given":"Steven R","non-dropping-particle":"","parse-names":false,"suffix":""},{"dropping-particle":"","family":"Garvey","given":"James E","non-dropping-particle":"","parse-names":false,"suffix":""}],"container-title":"American Fischery Society","id":"ITEM-2","issue":"May","issued":{"date-parts":[["2006"]]},"page":"42","title":"Assessment of Food Habits and Feeding Patterns","type":"article-journal"},"uris":["http://www.mendeley.com/documents/?uuid=256e5c30-59c4-4901-8498-68e7647a251a"]}],"mendeley":{"formattedCitation":"(Chipps &amp; Garvey, 2006; Krebs, 2013)","plainTextFormattedCitation":"(Chipps &amp; Garvey, 2006; Krebs, 2013)"},"properties":{"noteIndex":0},"schema":"https://github.com/citation-style-language/schema/raw/master/csl-citation.json"}</w:instrText>
      </w:r>
      <w:r>
        <w:rPr>
          <w:rFonts w:eastAsia="Times New Roman" w:cstheme="minorHAnsi"/>
          <w:color w:val="000000"/>
          <w:lang w:val="en-CA"/>
        </w:rPr>
        <w:fldChar w:fldCharType="separate"/>
      </w:r>
      <w:r w:rsidRPr="00830B94">
        <w:rPr>
          <w:rFonts w:eastAsia="Times New Roman" w:cstheme="minorHAnsi"/>
          <w:noProof/>
          <w:color w:val="000000"/>
          <w:lang w:val="en-CA"/>
        </w:rPr>
        <w:t>(Chipps &amp; Garvey, 2006; Krebs, 2013)</w:t>
      </w:r>
      <w:ins w:id="712" w:author="Vanessa Fladmark" w:date="2020-06-02T10:34:00Z">
        <w:r>
          <w:rPr>
            <w:rFonts w:eastAsia="Times New Roman" w:cstheme="minorHAnsi"/>
            <w:color w:val="000000"/>
            <w:lang w:val="en-CA"/>
          </w:rPr>
          <w:fldChar w:fldCharType="end"/>
        </w:r>
      </w:ins>
      <w:ins w:id="713" w:author="Vanessa Fladmark" w:date="2020-06-02T10:30:00Z">
        <w:r>
          <w:rPr>
            <w:rFonts w:eastAsia="Times New Roman" w:cstheme="minorHAnsi"/>
            <w:color w:val="000000"/>
            <w:lang w:val="en-CA"/>
          </w:rPr>
          <w:t>.</w:t>
        </w:r>
      </w:ins>
    </w:p>
    <w:p w14:paraId="7A318F71" w14:textId="414828C9" w:rsidR="00372150" w:rsidRPr="003C4653" w:rsidRDefault="007D1086" w:rsidP="00266C78">
      <w:pPr>
        <w:spacing w:line="480" w:lineRule="auto"/>
        <w:rPr>
          <w:rFonts w:eastAsia="Times New Roman" w:cstheme="minorHAnsi"/>
          <w:lang w:val="en-CA"/>
        </w:rPr>
      </w:pPr>
      <w:del w:id="714" w:author="Vanessa Fladmark" w:date="2020-06-02T10:28:00Z">
        <w:r w:rsidDel="000921D3">
          <w:rPr>
            <w:rFonts w:eastAsia="Times New Roman" w:cstheme="minorHAnsi"/>
            <w:color w:val="000000"/>
            <w:lang w:val="en-CA"/>
          </w:rPr>
          <w:delText xml:space="preserve">The </w:delText>
        </w:r>
        <w:r w:rsidR="00372150" w:rsidRPr="003C4653" w:rsidDel="000921D3">
          <w:rPr>
            <w:rFonts w:eastAsia="Times New Roman" w:cstheme="minorHAnsi"/>
            <w:color w:val="000000"/>
            <w:lang w:val="en-CA"/>
          </w:rPr>
          <w:delText>S</w:delText>
        </w:r>
        <w:r w:rsidDel="000921D3">
          <w:rPr>
            <w:rFonts w:eastAsia="Times New Roman" w:cstheme="minorHAnsi"/>
            <w:color w:val="000000"/>
            <w:lang w:val="en-CA"/>
          </w:rPr>
          <w:delText>c</w:delText>
        </w:r>
        <w:r w:rsidR="00372150" w:rsidRPr="003C4653" w:rsidDel="000921D3">
          <w:rPr>
            <w:rFonts w:eastAsia="Times New Roman" w:cstheme="minorHAnsi"/>
            <w:color w:val="000000"/>
            <w:lang w:val="en-CA"/>
          </w:rPr>
          <w:delText>hoener index is expressed as a percentage and</w:delText>
        </w:r>
        <w:commentRangeStart w:id="715"/>
        <w:r w:rsidR="00372150" w:rsidRPr="003C4653" w:rsidDel="000921D3">
          <w:rPr>
            <w:rFonts w:eastAsia="Times New Roman" w:cstheme="minorHAnsi"/>
            <w:color w:val="000000"/>
            <w:lang w:val="en-CA"/>
          </w:rPr>
          <w:delText xml:space="preserve"> overlap values </w:delText>
        </w:r>
        <w:r w:rsidR="0061405B" w:rsidDel="000921D3">
          <w:rPr>
            <w:rFonts w:eastAsia="Times New Roman" w:cstheme="minorHAnsi"/>
            <w:color w:val="000000"/>
            <w:lang w:val="en-CA"/>
          </w:rPr>
          <w:delText>of</w:delText>
        </w:r>
        <w:r w:rsidR="00372150" w:rsidRPr="003C4653" w:rsidDel="000921D3">
          <w:rPr>
            <w:rFonts w:eastAsia="Times New Roman" w:cstheme="minorHAnsi"/>
            <w:color w:val="000000"/>
            <w:lang w:val="en-CA"/>
          </w:rPr>
          <w:delText xml:space="preserve"> 60% are meaningful</w:delText>
        </w:r>
        <w:commentRangeEnd w:id="715"/>
        <w:r w:rsidR="00916329" w:rsidDel="000921D3">
          <w:rPr>
            <w:rStyle w:val="CommentReference"/>
          </w:rPr>
          <w:commentReference w:id="715"/>
        </w:r>
        <w:r w:rsidR="00372150" w:rsidRPr="003C4653" w:rsidDel="000921D3">
          <w:rPr>
            <w:rFonts w:eastAsia="Times New Roman" w:cstheme="minorHAnsi"/>
            <w:color w:val="000000"/>
            <w:lang w:val="en-CA"/>
          </w:rPr>
          <w:delText xml:space="preserve">. </w:delText>
        </w:r>
      </w:del>
      <w:r w:rsidR="00372150" w:rsidRPr="003C4653">
        <w:rPr>
          <w:rFonts w:eastAsia="Times New Roman" w:cstheme="minorHAnsi"/>
          <w:color w:val="000000"/>
          <w:lang w:val="en-CA"/>
        </w:rPr>
        <w:t xml:space="preserve">Note, the empty stomachs (those with no identifiable prey) in this study were excluded from all the multivariate </w:t>
      </w:r>
      <w:r w:rsidR="0061405B" w:rsidRPr="003C4653">
        <w:rPr>
          <w:rFonts w:eastAsia="Times New Roman" w:cstheme="minorHAnsi"/>
          <w:color w:val="000000"/>
          <w:lang w:val="en-CA"/>
        </w:rPr>
        <w:t>analyses but</w:t>
      </w:r>
      <w:r w:rsidR="00372150" w:rsidRPr="003C4653">
        <w:rPr>
          <w:rFonts w:eastAsia="Times New Roman" w:cstheme="minorHAnsi"/>
          <w:color w:val="000000"/>
          <w:lang w:val="en-CA"/>
        </w:rPr>
        <w:t xml:space="preserve"> were included in the calculation of the above indices.</w:t>
      </w:r>
      <w:commentRangeEnd w:id="641"/>
      <w:r w:rsidR="00241A3C">
        <w:rPr>
          <w:rStyle w:val="CommentReference"/>
        </w:rPr>
        <w:commentReference w:id="641"/>
      </w:r>
      <w:ins w:id="716" w:author="Vanessa Fladmark" w:date="2020-05-31T16:40:00Z">
        <w:r w:rsidR="009C420C">
          <w:rPr>
            <w:rFonts w:eastAsia="Times New Roman" w:cstheme="minorHAnsi"/>
            <w:color w:val="000000"/>
            <w:lang w:val="en-CA"/>
          </w:rPr>
          <w:t xml:space="preserve"> The prey taxonomic detail was retained in analyses, but for summary tables and figures, “other” is prey group</w:t>
        </w:r>
      </w:ins>
      <w:ins w:id="717" w:author="Vanessa Fladmark" w:date="2020-05-31T16:41:00Z">
        <w:r w:rsidR="009C420C">
          <w:rPr>
            <w:rFonts w:eastAsia="Times New Roman" w:cstheme="minorHAnsi"/>
            <w:color w:val="000000"/>
            <w:lang w:val="en-CA"/>
          </w:rPr>
          <w:t xml:space="preserve">ed together that doesn’t contribute </w:t>
        </w:r>
      </w:ins>
      <w:ins w:id="718" w:author="Vanessa Fladmark" w:date="2020-05-31T16:43:00Z">
        <w:r w:rsidR="009C420C">
          <w:rPr>
            <w:rFonts w:eastAsia="Times New Roman" w:cstheme="minorHAnsi"/>
            <w:color w:val="000000"/>
            <w:lang w:val="en-CA"/>
          </w:rPr>
          <w:t>substantially</w:t>
        </w:r>
      </w:ins>
      <w:ins w:id="719" w:author="Vanessa Fladmark" w:date="2020-05-31T16:41:00Z">
        <w:r w:rsidR="009C420C">
          <w:rPr>
            <w:rFonts w:eastAsia="Times New Roman" w:cstheme="minorHAnsi"/>
            <w:color w:val="000000"/>
            <w:lang w:val="en-CA"/>
          </w:rPr>
          <w:t xml:space="preserve"> to diets, such as amphipods, barnacle larvae,</w:t>
        </w:r>
      </w:ins>
      <w:ins w:id="720" w:author="Vanessa Fladmark" w:date="2020-05-31T16:42:00Z">
        <w:r w:rsidR="009C420C">
          <w:rPr>
            <w:rFonts w:eastAsia="Times New Roman" w:cstheme="minorHAnsi"/>
            <w:color w:val="000000"/>
            <w:lang w:val="en-CA"/>
          </w:rPr>
          <w:t xml:space="preserve"> bivalve larvae, cladocerans, fish larvae/eggs, pteropods, polychaetes, to name a few.</w:t>
        </w:r>
      </w:ins>
    </w:p>
    <w:p w14:paraId="5A58CA5A" w14:textId="77777777" w:rsidR="00372150" w:rsidRPr="003C4653" w:rsidRDefault="00372150" w:rsidP="00266C78">
      <w:pPr>
        <w:spacing w:line="480" w:lineRule="auto"/>
        <w:rPr>
          <w:rFonts w:eastAsia="Times New Roman" w:cstheme="minorHAnsi"/>
          <w:lang w:val="en-CA"/>
        </w:rPr>
      </w:pPr>
    </w:p>
    <w:p w14:paraId="1B57B28B"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2.3 Results</w:t>
      </w:r>
    </w:p>
    <w:p w14:paraId="0E693BCA" w14:textId="77777777" w:rsidR="00372150" w:rsidRPr="003C4653" w:rsidRDefault="00372150" w:rsidP="00266C78">
      <w:pPr>
        <w:spacing w:line="480" w:lineRule="auto"/>
        <w:rPr>
          <w:rFonts w:eastAsia="Times New Roman" w:cstheme="minorHAnsi"/>
          <w:lang w:val="en-CA"/>
        </w:rPr>
      </w:pPr>
    </w:p>
    <w:p w14:paraId="76277E2F" w14:textId="2407AC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21"/>
      <w:r w:rsidRPr="003C4653">
        <w:rPr>
          <w:rFonts w:eastAsia="Times New Roman" w:cstheme="minorHAnsi"/>
          <w:color w:val="000000"/>
          <w:lang w:val="en-CA"/>
        </w:rPr>
        <w:t xml:space="preserve">The environment of Discovery Islands is characterized as warmer and fresher and Johnstone Strait is </w:t>
      </w:r>
      <w:commentRangeStart w:id="722"/>
      <w:del w:id="723" w:author="Vanessa Fladmark" w:date="2020-06-01T10:29:00Z">
        <w:r w:rsidRPr="003C4653" w:rsidDel="00DB4669">
          <w:rPr>
            <w:rFonts w:eastAsia="Times New Roman" w:cstheme="minorHAnsi"/>
            <w:color w:val="000000"/>
            <w:lang w:val="en-CA"/>
          </w:rPr>
          <w:delText>more oceanic</w:delText>
        </w:r>
        <w:commentRangeEnd w:id="722"/>
        <w:r w:rsidR="009C0199" w:rsidDel="00DB4669">
          <w:rPr>
            <w:rStyle w:val="CommentReference"/>
          </w:rPr>
          <w:commentReference w:id="722"/>
        </w:r>
        <w:r w:rsidRPr="003C4653" w:rsidDel="00DB4669">
          <w:rPr>
            <w:rFonts w:eastAsia="Times New Roman" w:cstheme="minorHAnsi"/>
            <w:color w:val="000000"/>
            <w:lang w:val="en-CA"/>
          </w:rPr>
          <w:delText xml:space="preserve"> in nature</w:delText>
        </w:r>
      </w:del>
      <w:ins w:id="724" w:author="Vanessa Fladmark" w:date="2020-06-01T10:29:00Z">
        <w:r w:rsidR="00DB4669">
          <w:rPr>
            <w:rFonts w:eastAsia="Times New Roman" w:cstheme="minorHAnsi"/>
            <w:color w:val="000000"/>
            <w:lang w:val="en-CA"/>
          </w:rPr>
          <w:t>colder and more saline</w:t>
        </w:r>
      </w:ins>
      <w:r w:rsidRPr="003C4653">
        <w:rPr>
          <w:rFonts w:eastAsia="Times New Roman" w:cstheme="minorHAnsi"/>
          <w:color w:val="000000"/>
          <w:lang w:val="en-CA"/>
        </w:rPr>
        <w:t xml:space="preserve">, and different zooplankton occur in each region. </w:t>
      </w:r>
      <w:commentRangeEnd w:id="721"/>
      <w:r w:rsidR="00241A3C">
        <w:rPr>
          <w:rStyle w:val="CommentReference"/>
        </w:rPr>
        <w:commentReference w:id="721"/>
      </w:r>
      <w:r w:rsidRPr="003C4653">
        <w:rPr>
          <w:rFonts w:eastAsia="Times New Roman" w:cstheme="minorHAnsi"/>
          <w:color w:val="000000"/>
          <w:lang w:val="en-CA"/>
        </w:rPr>
        <w:t xml:space="preserve">D07 </w:t>
      </w:r>
      <w:commentRangeStart w:id="725"/>
      <w:r w:rsidRPr="003C4653">
        <w:rPr>
          <w:rFonts w:eastAsia="Times New Roman" w:cstheme="minorHAnsi"/>
          <w:color w:val="000000"/>
          <w:lang w:val="en-CA"/>
        </w:rPr>
        <w:t>ha</w:t>
      </w:r>
      <w:ins w:id="726" w:author="Brian" w:date="2020-05-10T10:15:00Z">
        <w:r w:rsidR="00241A3C">
          <w:rPr>
            <w:rFonts w:eastAsia="Times New Roman" w:cstheme="minorHAnsi"/>
            <w:color w:val="000000"/>
            <w:lang w:val="en-CA"/>
          </w:rPr>
          <w:t>d</w:t>
        </w:r>
      </w:ins>
      <w:del w:id="727" w:author="Brian" w:date="2020-05-10T10:15:00Z">
        <w:r w:rsidRPr="003C4653" w:rsidDel="00241A3C">
          <w:rPr>
            <w:rFonts w:eastAsia="Times New Roman" w:cstheme="minorHAnsi"/>
            <w:color w:val="000000"/>
            <w:lang w:val="en-CA"/>
          </w:rPr>
          <w:delText>s</w:delText>
        </w:r>
      </w:del>
      <w:commentRangeEnd w:id="725"/>
      <w:r w:rsidR="00241A3C">
        <w:rPr>
          <w:rStyle w:val="CommentReference"/>
        </w:rPr>
        <w:commentReference w:id="725"/>
      </w:r>
      <w:r w:rsidRPr="003C4653">
        <w:rPr>
          <w:rFonts w:eastAsia="Times New Roman" w:cstheme="minorHAnsi"/>
          <w:color w:val="000000"/>
          <w:lang w:val="en-CA"/>
        </w:rPr>
        <w:t xml:space="preserve"> high freshwater influence, with a surface salinity of 25 and temperature of 17</w:t>
      </w:r>
      <w:r w:rsidRPr="003C4653">
        <w:rPr>
          <w:rFonts w:eastAsia="Times New Roman" w:cstheme="minorHAnsi"/>
          <w:color w:val="000000"/>
          <w:vertAlign w:val="superscript"/>
          <w:lang w:val="en-CA"/>
        </w:rPr>
        <w:t>o</w:t>
      </w:r>
      <w:r w:rsidRPr="003C4653">
        <w:rPr>
          <w:rFonts w:eastAsia="Times New Roman" w:cstheme="minorHAnsi"/>
          <w:color w:val="000000"/>
          <w:lang w:val="en-CA"/>
        </w:rPr>
        <w:t xml:space="preserve">C, at D09 it </w:t>
      </w:r>
      <w:commentRangeStart w:id="728"/>
      <w:r w:rsidRPr="003C4653">
        <w:rPr>
          <w:rFonts w:eastAsia="Times New Roman" w:cstheme="minorHAnsi"/>
          <w:color w:val="000000"/>
          <w:lang w:val="en-CA"/>
        </w:rPr>
        <w:t>shift</w:t>
      </w:r>
      <w:ins w:id="729" w:author="Brian" w:date="2020-05-10T10:17:00Z">
        <w:r w:rsidR="009C0199">
          <w:rPr>
            <w:rFonts w:eastAsia="Times New Roman" w:cstheme="minorHAnsi"/>
            <w:color w:val="000000"/>
            <w:lang w:val="en-CA"/>
          </w:rPr>
          <w:t>ed</w:t>
        </w:r>
        <w:commentRangeEnd w:id="728"/>
        <w:r w:rsidR="009C0199">
          <w:rPr>
            <w:rStyle w:val="CommentReference"/>
          </w:rPr>
          <w:commentReference w:id="728"/>
        </w:r>
      </w:ins>
      <w:del w:id="730" w:author="Brian" w:date="2020-05-10T10:17:00Z">
        <w:r w:rsidRPr="003C4653" w:rsidDel="009C0199">
          <w:rPr>
            <w:rFonts w:eastAsia="Times New Roman" w:cstheme="minorHAnsi"/>
            <w:color w:val="000000"/>
            <w:lang w:val="en-CA"/>
          </w:rPr>
          <w:delText>s</w:delText>
        </w:r>
      </w:del>
      <w:r w:rsidRPr="003C4653">
        <w:rPr>
          <w:rFonts w:eastAsia="Times New Roman" w:cstheme="minorHAnsi"/>
          <w:color w:val="000000"/>
          <w:lang w:val="en-CA"/>
        </w:rPr>
        <w:t xml:space="preserve"> to 28.5 salinity and 12</w:t>
      </w:r>
      <w:r w:rsidRPr="003C4653">
        <w:rPr>
          <w:rFonts w:eastAsia="Times New Roman" w:cstheme="minorHAnsi"/>
          <w:color w:val="000000"/>
          <w:vertAlign w:val="superscript"/>
          <w:lang w:val="en-CA"/>
        </w:rPr>
        <w:t>o</w:t>
      </w:r>
      <w:r w:rsidRPr="003C4653">
        <w:rPr>
          <w:rFonts w:eastAsia="Times New Roman" w:cstheme="minorHAnsi"/>
          <w:color w:val="000000"/>
          <w:lang w:val="en-CA"/>
        </w:rPr>
        <w:t>C and D11 and J06 are further transition points before the water properties stabilize to become oceanic at J08 and J02, with 32 salinity and 10</w:t>
      </w:r>
      <w:r w:rsidRPr="003C4653">
        <w:rPr>
          <w:rFonts w:eastAsia="Times New Roman" w:cstheme="minorHAnsi"/>
          <w:color w:val="000000"/>
          <w:vertAlign w:val="superscript"/>
          <w:lang w:val="en-CA"/>
        </w:rPr>
        <w:t>o</w:t>
      </w:r>
      <w:r w:rsidRPr="003C4653">
        <w:rPr>
          <w:rFonts w:eastAsia="Times New Roman" w:cstheme="minorHAnsi"/>
          <w:color w:val="000000"/>
          <w:lang w:val="en-CA"/>
        </w:rPr>
        <w:t>C</w:t>
      </w:r>
      <w:r w:rsidR="003852C1">
        <w:rPr>
          <w:rFonts w:eastAsia="Times New Roman" w:cstheme="minorHAnsi"/>
          <w:color w:val="000000"/>
          <w:lang w:val="en-CA"/>
        </w:rPr>
        <w:t xml:space="preserve"> (Figure 1; Figure 2)</w:t>
      </w:r>
      <w:r w:rsidRPr="003C4653">
        <w:rPr>
          <w:rFonts w:eastAsia="Times New Roman" w:cstheme="minorHAnsi"/>
          <w:color w:val="000000"/>
          <w:lang w:val="en-CA"/>
        </w:rPr>
        <w:t xml:space="preserve">. </w:t>
      </w:r>
      <w:commentRangeStart w:id="731"/>
      <w:r w:rsidRPr="003C4653">
        <w:rPr>
          <w:rFonts w:eastAsia="Times New Roman" w:cstheme="minorHAnsi"/>
          <w:color w:val="000000"/>
          <w:lang w:val="en-CA"/>
        </w:rPr>
        <w:t>The zooplankton biomass throughout this area is mostly composed of small zooplankton, in the 250 μm size fraction, mainly calanoid and cyclopoid copepods and the ‘other’ prey types. </w:t>
      </w:r>
      <w:commentRangeEnd w:id="731"/>
      <w:r w:rsidR="009C0199">
        <w:rPr>
          <w:rStyle w:val="CommentReference"/>
        </w:rPr>
        <w:commentReference w:id="731"/>
      </w:r>
    </w:p>
    <w:p w14:paraId="6420CE0D" w14:textId="77777777" w:rsidR="00372150" w:rsidRPr="003C4653" w:rsidRDefault="00372150" w:rsidP="00266C78">
      <w:pPr>
        <w:spacing w:line="480" w:lineRule="auto"/>
        <w:rPr>
          <w:rFonts w:eastAsia="Times New Roman" w:cstheme="minorHAnsi"/>
          <w:lang w:val="en-CA"/>
        </w:rPr>
      </w:pPr>
    </w:p>
    <w:p w14:paraId="598DC806" w14:textId="20C04025"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732"/>
      <w:commentRangeStart w:id="733"/>
      <w:r w:rsidRPr="003C4653">
        <w:rPr>
          <w:rFonts w:eastAsia="Times New Roman" w:cstheme="minorHAnsi"/>
          <w:color w:val="000000"/>
          <w:lang w:val="en-CA"/>
        </w:rPr>
        <w:t>Juvenile</w:t>
      </w:r>
      <w:commentRangeEnd w:id="732"/>
      <w:r w:rsidR="00F30F64">
        <w:rPr>
          <w:rStyle w:val="CommentReference"/>
        </w:rPr>
        <w:commentReference w:id="732"/>
      </w:r>
      <w:r w:rsidRPr="003C4653">
        <w:rPr>
          <w:rFonts w:eastAsia="Times New Roman" w:cstheme="minorHAnsi"/>
          <w:color w:val="000000"/>
          <w:lang w:val="en-CA"/>
        </w:rPr>
        <w:t xml:space="preserve"> chum salmon diets shift</w:t>
      </w:r>
      <w:ins w:id="734"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from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in Discovery Islands to gelatinous </w:t>
      </w:r>
      <w:del w:id="735" w:author="Vanessa Fladmark" w:date="2020-06-01T10:31:00Z">
        <w:r w:rsidRPr="003C4653" w:rsidDel="00DB4669">
          <w:rPr>
            <w:rFonts w:eastAsia="Times New Roman" w:cstheme="minorHAnsi"/>
            <w:color w:val="000000"/>
            <w:lang w:val="en-CA"/>
          </w:rPr>
          <w:delText xml:space="preserve">then euphausiids </w:delText>
        </w:r>
      </w:del>
      <w:r w:rsidRPr="003C4653">
        <w:rPr>
          <w:rFonts w:eastAsia="Times New Roman" w:cstheme="minorHAnsi"/>
          <w:color w:val="000000"/>
          <w:lang w:val="en-CA"/>
        </w:rPr>
        <w:t>in Johnstone Strait</w:t>
      </w:r>
      <w:ins w:id="736" w:author="Vanessa Fladmark" w:date="2020-06-01T10:31:00Z">
        <w:r w:rsidR="00DB4669">
          <w:rPr>
            <w:rFonts w:eastAsia="Times New Roman" w:cstheme="minorHAnsi"/>
            <w:color w:val="000000"/>
            <w:lang w:val="en-CA"/>
          </w:rPr>
          <w:t xml:space="preserve"> and euphausiids </w:t>
        </w:r>
      </w:ins>
      <w:ins w:id="737" w:author="Vanessa Fladmark" w:date="2020-06-01T10:32:00Z">
        <w:r w:rsidR="00DB4669">
          <w:rPr>
            <w:rFonts w:eastAsia="Times New Roman" w:cstheme="minorHAnsi"/>
            <w:color w:val="000000"/>
            <w:lang w:val="en-CA"/>
          </w:rPr>
          <w:t>at the northern most site J02</w:t>
        </w:r>
      </w:ins>
      <w:r w:rsidRPr="003C4653">
        <w:rPr>
          <w:rFonts w:eastAsia="Times New Roman" w:cstheme="minorHAnsi"/>
          <w:color w:val="000000"/>
          <w:lang w:val="en-CA"/>
        </w:rPr>
        <w:t xml:space="preserve">, whereas pink salmon prey on copepods </w:t>
      </w:r>
      <w:ins w:id="738" w:author="Vanessa Fladmark" w:date="2020-06-01T10:32:00Z">
        <w:r w:rsidR="00DB4669">
          <w:rPr>
            <w:rFonts w:eastAsia="Times New Roman" w:cstheme="minorHAnsi"/>
            <w:color w:val="000000"/>
            <w:lang w:val="en-CA"/>
          </w:rPr>
          <w:t>throughout</w:t>
        </w:r>
      </w:ins>
      <w:del w:id="739" w:author="Vanessa Fladmark" w:date="2020-06-01T10:32:00Z">
        <w:r w:rsidRPr="003C4653" w:rsidDel="00DB4669">
          <w:rPr>
            <w:rFonts w:eastAsia="Times New Roman" w:cstheme="minorHAnsi"/>
            <w:color w:val="000000"/>
            <w:lang w:val="en-CA"/>
          </w:rPr>
          <w:delText>along the way</w:delText>
        </w:r>
      </w:del>
      <w:r w:rsidR="003852C1">
        <w:rPr>
          <w:rFonts w:eastAsia="Times New Roman" w:cstheme="minorHAnsi"/>
          <w:color w:val="000000"/>
          <w:lang w:val="en-CA"/>
        </w:rPr>
        <w:t xml:space="preserve"> (Figure </w:t>
      </w:r>
      <w:commentRangeEnd w:id="733"/>
      <w:r w:rsidR="009C0199">
        <w:rPr>
          <w:rStyle w:val="CommentReference"/>
        </w:rPr>
        <w:commentReference w:id="733"/>
      </w:r>
      <w:r w:rsidR="003852C1">
        <w:rPr>
          <w:rFonts w:eastAsia="Times New Roman" w:cstheme="minorHAnsi"/>
          <w:color w:val="000000"/>
          <w:lang w:val="en-CA"/>
        </w:rPr>
        <w:t>3)</w:t>
      </w:r>
      <w:r w:rsidRPr="003C4653">
        <w:rPr>
          <w:rFonts w:eastAsia="Times New Roman" w:cstheme="minorHAnsi"/>
          <w:color w:val="000000"/>
          <w:lang w:val="en-CA"/>
        </w:rPr>
        <w:t xml:space="preserve">. In addition to active selection for large (&gt;2 mm) calanoid copepods, pink salmon also fed upon decapod larvae, and nearshore </w:t>
      </w:r>
      <w:del w:id="740" w:author="Brian" w:date="2020-05-10T10:28:00Z">
        <w:r w:rsidRPr="003C4653" w:rsidDel="00F30F64">
          <w:rPr>
            <w:rFonts w:eastAsia="Times New Roman" w:cstheme="minorHAnsi"/>
            <w:color w:val="000000"/>
            <w:lang w:val="en-CA"/>
          </w:rPr>
          <w:delText xml:space="preserve">animals </w:delText>
        </w:r>
      </w:del>
      <w:ins w:id="741" w:author="Brian" w:date="2020-05-10T10:28:00Z">
        <w:r w:rsidR="00F30F64">
          <w:rPr>
            <w:rFonts w:eastAsia="Times New Roman" w:cstheme="minorHAnsi"/>
            <w:color w:val="000000"/>
            <w:lang w:val="en-CA"/>
          </w:rPr>
          <w:t>invertebrates</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 xml:space="preserve">such as insects and harpacticoid copepods. Discovery Islands can be characterized as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dominant for chum salmon, with pink salmon also consuming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but in much lower amounts, mostly eating crustaceans. At the first Johnstone Strait site </w:t>
      </w:r>
      <w:ins w:id="742"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J06</w:t>
      </w:r>
      <w:ins w:id="743" w:author="Brian" w:date="2020-05-10T10:29:00Z">
        <w:r w:rsidR="00F30F64">
          <w:rPr>
            <w:rFonts w:eastAsia="Times New Roman" w:cstheme="minorHAnsi"/>
            <w:color w:val="000000"/>
            <w:lang w:val="en-CA"/>
          </w:rPr>
          <w:t>)</w:t>
        </w:r>
      </w:ins>
      <w:del w:id="744" w:author="Brian" w:date="2020-05-10T10:29:00Z">
        <w:r w:rsidRPr="003C4653" w:rsidDel="00F30F64">
          <w:rPr>
            <w:rFonts w:eastAsia="Times New Roman" w:cstheme="minorHAnsi"/>
            <w:color w:val="000000"/>
            <w:lang w:val="en-CA"/>
          </w:rPr>
          <w:delText>,</w:delText>
        </w:r>
      </w:del>
      <w:r w:rsidRPr="003C4653">
        <w:rPr>
          <w:rFonts w:eastAsia="Times New Roman" w:cstheme="minorHAnsi"/>
          <w:color w:val="000000"/>
          <w:lang w:val="en-CA"/>
        </w:rPr>
        <w:t xml:space="preserve"> chum salmon shift</w:t>
      </w:r>
      <w:ins w:id="745" w:author="Brian" w:date="2020-05-10T10:29:00Z">
        <w:r w:rsidR="00F30F64">
          <w:rPr>
            <w:rFonts w:eastAsia="Times New Roman" w:cstheme="minorHAnsi"/>
            <w:color w:val="000000"/>
            <w:lang w:val="en-CA"/>
          </w:rPr>
          <w:t>ed</w:t>
        </w:r>
      </w:ins>
      <w:r w:rsidRPr="003C4653">
        <w:rPr>
          <w:rFonts w:eastAsia="Times New Roman" w:cstheme="minorHAnsi"/>
          <w:color w:val="000000"/>
          <w:lang w:val="en-CA"/>
        </w:rPr>
        <w:t xml:space="preserve"> to gelatinous prey (possibly Cnidaria jellyfish) and pink salmon have nearshore prey, calanoids and other (gammarids, barnacles). The following Johnstone Strait site J08, chum salmon still consume gelatinous prey but also have higher amounts of large calanoid copepods, and pink salmon dominantly eat calanoids. There </w:t>
      </w:r>
      <w:ins w:id="746" w:author="Brian" w:date="2020-05-10T10:29:00Z">
        <w:r w:rsidR="00F30F64">
          <w:rPr>
            <w:rFonts w:eastAsia="Times New Roman" w:cstheme="minorHAnsi"/>
            <w:color w:val="000000"/>
            <w:lang w:val="en-CA"/>
          </w:rPr>
          <w:t>was</w:t>
        </w:r>
      </w:ins>
      <w:del w:id="747" w:author="Brian" w:date="2020-05-10T10:29:00Z">
        <w:r w:rsidRPr="003C4653" w:rsidDel="00F30F64">
          <w:rPr>
            <w:rFonts w:eastAsia="Times New Roman" w:cstheme="minorHAnsi"/>
            <w:color w:val="000000"/>
            <w:lang w:val="en-CA"/>
          </w:rPr>
          <w:delText>is</w:delText>
        </w:r>
      </w:del>
      <w:r w:rsidRPr="003C4653">
        <w:rPr>
          <w:rFonts w:eastAsia="Times New Roman" w:cstheme="minorHAnsi"/>
          <w:color w:val="000000"/>
          <w:lang w:val="en-CA"/>
        </w:rPr>
        <w:t xml:space="preserve"> a complete diet shift at the last Johnstone Strait site </w:t>
      </w:r>
      <w:ins w:id="748" w:author="Brian" w:date="2020-05-10T10:29:00Z">
        <w:r w:rsidR="00F30F64">
          <w:rPr>
            <w:rFonts w:eastAsia="Times New Roman" w:cstheme="minorHAnsi"/>
            <w:color w:val="000000"/>
            <w:lang w:val="en-CA"/>
          </w:rPr>
          <w:t>(</w:t>
        </w:r>
      </w:ins>
      <w:r w:rsidRPr="003C4653">
        <w:rPr>
          <w:rFonts w:eastAsia="Times New Roman" w:cstheme="minorHAnsi"/>
          <w:color w:val="000000"/>
          <w:lang w:val="en-CA"/>
        </w:rPr>
        <w:t>J02</w:t>
      </w:r>
      <w:ins w:id="749" w:author="Brian" w:date="2020-05-10T10:29:00Z">
        <w:r w:rsidR="00F30F64">
          <w:rPr>
            <w:rFonts w:eastAsia="Times New Roman" w:cstheme="minorHAnsi"/>
            <w:color w:val="000000"/>
            <w:lang w:val="en-CA"/>
          </w:rPr>
          <w:t>)</w:t>
        </w:r>
      </w:ins>
      <w:r w:rsidRPr="003C4653">
        <w:rPr>
          <w:rFonts w:eastAsia="Times New Roman" w:cstheme="minorHAnsi"/>
          <w:color w:val="000000"/>
          <w:lang w:val="en-CA"/>
        </w:rPr>
        <w:t xml:space="preserve">, where both of the salmon species consume calanoids, chaetognaths and euphausiid prey, but in different proportions. </w:t>
      </w:r>
      <w:commentRangeStart w:id="750"/>
      <w:r w:rsidRPr="003C4653">
        <w:rPr>
          <w:rFonts w:eastAsia="Times New Roman" w:cstheme="minorHAnsi"/>
          <w:color w:val="000000"/>
          <w:lang w:val="en-CA"/>
        </w:rPr>
        <w:t xml:space="preserve">Therefore, calanoids </w:t>
      </w:r>
      <w:del w:id="751" w:author="Brian" w:date="2020-05-10T10:30:00Z">
        <w:r w:rsidRPr="003C4653" w:rsidDel="00F30F64">
          <w:rPr>
            <w:rFonts w:eastAsia="Times New Roman" w:cstheme="minorHAnsi"/>
            <w:color w:val="000000"/>
            <w:lang w:val="en-CA"/>
          </w:rPr>
          <w:delText xml:space="preserve">are </w:delText>
        </w:r>
      </w:del>
      <w:ins w:id="752" w:author="Brian" w:date="2020-05-10T10:30:00Z">
        <w:r w:rsidR="00F30F64">
          <w:rPr>
            <w:rFonts w:eastAsia="Times New Roman" w:cstheme="minorHAnsi"/>
            <w:color w:val="000000"/>
            <w:lang w:val="en-CA"/>
          </w:rPr>
          <w:t>were</w:t>
        </w:r>
        <w:r w:rsidR="00F30F64" w:rsidRPr="003C4653">
          <w:rPr>
            <w:rFonts w:eastAsia="Times New Roman" w:cstheme="minorHAnsi"/>
            <w:color w:val="000000"/>
            <w:lang w:val="en-CA"/>
          </w:rPr>
          <w:t xml:space="preserve"> </w:t>
        </w:r>
      </w:ins>
      <w:r w:rsidRPr="003C4653">
        <w:rPr>
          <w:rFonts w:eastAsia="Times New Roman" w:cstheme="minorHAnsi"/>
          <w:color w:val="000000"/>
          <w:lang w:val="en-CA"/>
        </w:rPr>
        <w:t>important prey for pink salmon and chum salmon consume larger prey, either gelatinous zooplankton at most sites or euphausiids and chaetognaths at J02.</w:t>
      </w:r>
      <w:commentRangeEnd w:id="750"/>
      <w:r w:rsidR="00F30F64">
        <w:rPr>
          <w:rStyle w:val="CommentReference"/>
        </w:rPr>
        <w:commentReference w:id="750"/>
      </w:r>
    </w:p>
    <w:p w14:paraId="2F3F7F53" w14:textId="77777777" w:rsidR="00372150" w:rsidRPr="003C4653" w:rsidRDefault="00372150" w:rsidP="00266C78">
      <w:pPr>
        <w:spacing w:line="480" w:lineRule="auto"/>
        <w:rPr>
          <w:rFonts w:eastAsia="Times New Roman" w:cstheme="minorHAnsi"/>
          <w:lang w:val="en-CA"/>
        </w:rPr>
      </w:pPr>
    </w:p>
    <w:p w14:paraId="1E7B7A6B" w14:textId="24AA4B60" w:rsidR="003D5843" w:rsidRDefault="00372150" w:rsidP="00266C78">
      <w:pPr>
        <w:spacing w:line="480" w:lineRule="auto"/>
        <w:rPr>
          <w:ins w:id="753" w:author="Vanessa Fladmark" w:date="2020-06-02T10:40:00Z"/>
          <w:rFonts w:eastAsia="Times New Roman" w:cstheme="minorHAnsi"/>
          <w:color w:val="000000"/>
          <w:lang w:val="en-CA"/>
        </w:rPr>
      </w:pPr>
      <w:r w:rsidRPr="003C4653">
        <w:rPr>
          <w:rFonts w:eastAsia="Times New Roman" w:cstheme="minorHAnsi"/>
          <w:color w:val="000000"/>
          <w:lang w:val="en-CA"/>
        </w:rPr>
        <w:tab/>
      </w:r>
      <w:commentRangeStart w:id="754"/>
      <w:del w:id="755" w:author="Vanessa Fladmark" w:date="2020-06-01T10:34:00Z">
        <w:r w:rsidRPr="003C4653" w:rsidDel="00DB4669">
          <w:rPr>
            <w:rFonts w:eastAsia="Times New Roman" w:cstheme="minorHAnsi"/>
            <w:color w:val="000000"/>
            <w:lang w:val="en-CA"/>
          </w:rPr>
          <w:delText>Feeding intensity</w:delText>
        </w:r>
        <w:commentRangeEnd w:id="754"/>
        <w:r w:rsidR="00F30F64" w:rsidDel="00DB4669">
          <w:rPr>
            <w:rStyle w:val="CommentReference"/>
          </w:rPr>
          <w:commentReference w:id="754"/>
        </w:r>
        <w:r w:rsidRPr="003C4653" w:rsidDel="00DB4669">
          <w:rPr>
            <w:rFonts w:eastAsia="Times New Roman" w:cstheme="minorHAnsi"/>
            <w:color w:val="000000"/>
            <w:lang w:val="en-CA"/>
          </w:rPr>
          <w:delText xml:space="preserve"> </w:delText>
        </w:r>
      </w:del>
      <w:ins w:id="756" w:author="Vanessa Fladmark" w:date="2020-06-01T10:34:00Z">
        <w:r w:rsidR="00DB4669">
          <w:rPr>
            <w:rFonts w:eastAsia="Times New Roman" w:cstheme="minorHAnsi"/>
            <w:color w:val="000000"/>
            <w:lang w:val="en-CA"/>
          </w:rPr>
          <w:t xml:space="preserve">Gut fullness </w:t>
        </w:r>
      </w:ins>
      <w:r w:rsidRPr="003C4653">
        <w:rPr>
          <w:rFonts w:eastAsia="Times New Roman" w:cstheme="minorHAnsi"/>
          <w:color w:val="000000"/>
          <w:lang w:val="en-CA"/>
        </w:rPr>
        <w:t>was consistently low throughout this area of the salmon migration route, with the exception of incredibly full stomachs at the last site, Queen Charlotte Strait</w:t>
      </w:r>
      <w:r w:rsidR="00A16692">
        <w:rPr>
          <w:rFonts w:eastAsia="Times New Roman" w:cstheme="minorHAnsi"/>
          <w:color w:val="000000"/>
          <w:lang w:val="en-CA"/>
        </w:rPr>
        <w:t xml:space="preserve"> (Figure 4)</w:t>
      </w:r>
      <w:r w:rsidRPr="003C4653">
        <w:rPr>
          <w:rFonts w:eastAsia="Times New Roman" w:cstheme="minorHAnsi"/>
          <w:color w:val="000000"/>
          <w:lang w:val="en-CA"/>
        </w:rPr>
        <w:t xml:space="preserve">. Gut fullness indices were consistently below 1% body weight throughout the </w:t>
      </w:r>
      <w:commentRangeStart w:id="757"/>
      <w:del w:id="758" w:author="Vanessa Fladmark" w:date="2020-06-01T10:39:00Z">
        <w:r w:rsidRPr="003C4653" w:rsidDel="00DB4669">
          <w:rPr>
            <w:rFonts w:eastAsia="Times New Roman" w:cstheme="minorHAnsi"/>
            <w:color w:val="000000"/>
            <w:lang w:val="en-CA"/>
          </w:rPr>
          <w:delText>first four sites,</w:delText>
        </w:r>
        <w:commentRangeEnd w:id="757"/>
        <w:r w:rsidR="006F6A4C" w:rsidDel="00DB4669">
          <w:rPr>
            <w:rStyle w:val="CommentReference"/>
          </w:rPr>
          <w:commentReference w:id="757"/>
        </w:r>
      </w:del>
      <w:ins w:id="759" w:author="Vanessa Fladmark" w:date="2020-06-01T10:39:00Z">
        <w:r w:rsidR="00DB4669">
          <w:rPr>
            <w:rFonts w:eastAsia="Times New Roman" w:cstheme="minorHAnsi"/>
            <w:color w:val="000000"/>
            <w:lang w:val="en-CA"/>
          </w:rPr>
          <w:t xml:space="preserve">Discovery Islands and </w:t>
        </w:r>
        <w:r w:rsidR="00810FDA">
          <w:rPr>
            <w:rFonts w:eastAsia="Times New Roman" w:cstheme="minorHAnsi"/>
            <w:color w:val="000000"/>
            <w:lang w:val="en-CA"/>
          </w:rPr>
          <w:t>J06, the first Johnstone Strait site.</w:t>
        </w:r>
      </w:ins>
      <w:del w:id="760" w:author="Vanessa Fladmark" w:date="2020-06-01T10:39:00Z">
        <w:r w:rsidRPr="003C4653" w:rsidDel="00810FDA">
          <w:rPr>
            <w:rFonts w:eastAsia="Times New Roman" w:cstheme="minorHAnsi"/>
            <w:color w:val="000000"/>
            <w:lang w:val="en-CA"/>
          </w:rPr>
          <w:delText> </w:delText>
        </w:r>
        <w:r w:rsidR="00B0755B" w:rsidDel="00810FDA">
          <w:rPr>
            <w:rFonts w:eastAsia="Times New Roman" w:cstheme="minorHAnsi"/>
            <w:color w:val="000000"/>
            <w:lang w:val="en-CA"/>
          </w:rPr>
          <w:delText>and</w:delText>
        </w:r>
      </w:del>
      <w:r w:rsidR="00A16692">
        <w:rPr>
          <w:rFonts w:eastAsia="Times New Roman" w:cstheme="minorHAnsi"/>
          <w:lang w:val="en-CA"/>
        </w:rPr>
        <w:t xml:space="preserve"> </w:t>
      </w:r>
      <w:ins w:id="761" w:author="Vanessa Fladmark" w:date="2020-06-01T10:39:00Z">
        <w:r w:rsidR="00810FDA">
          <w:rPr>
            <w:rFonts w:eastAsia="Times New Roman" w:cstheme="minorHAnsi"/>
            <w:color w:val="000000"/>
            <w:lang w:val="en-CA"/>
          </w:rPr>
          <w:t>The</w:t>
        </w:r>
      </w:ins>
      <w:del w:id="762" w:author="Vanessa Fladmark" w:date="2020-06-01T10:39:00Z">
        <w:r w:rsidR="00B0755B" w:rsidDel="00810FDA">
          <w:rPr>
            <w:rFonts w:eastAsia="Times New Roman" w:cstheme="minorHAnsi"/>
            <w:color w:val="000000"/>
            <w:lang w:val="en-CA"/>
          </w:rPr>
          <w:delText>a</w:delText>
        </w:r>
        <w:r w:rsidRPr="003C4653" w:rsidDel="00810FDA">
          <w:rPr>
            <w:rFonts w:eastAsia="Times New Roman" w:cstheme="minorHAnsi"/>
            <w:color w:val="000000"/>
            <w:lang w:val="en-CA"/>
          </w:rPr>
          <w:delText>t</w:delText>
        </w:r>
      </w:del>
      <w:r w:rsidRPr="003C4653">
        <w:rPr>
          <w:rFonts w:eastAsia="Times New Roman" w:cstheme="minorHAnsi"/>
          <w:color w:val="000000"/>
          <w:lang w:val="en-CA"/>
        </w:rPr>
        <w:t xml:space="preserve"> mid-Johnstone Strait site J08, the gut fullness increase</w:t>
      </w:r>
      <w:ins w:id="763" w:author="Vanessa Fladmark" w:date="2020-06-01T10:41:00Z">
        <w:r w:rsidR="00810FDA">
          <w:rPr>
            <w:rFonts w:eastAsia="Times New Roman" w:cstheme="minorHAnsi"/>
            <w:color w:val="000000"/>
            <w:lang w:val="en-CA"/>
          </w:rPr>
          <w:t>d</w:t>
        </w:r>
      </w:ins>
      <w:del w:id="764" w:author="Vanessa Fladmark" w:date="2020-06-01T10:41:00Z">
        <w:r w:rsidRPr="003C4653" w:rsidDel="00810FDA">
          <w:rPr>
            <w:rFonts w:eastAsia="Times New Roman" w:cstheme="minorHAnsi"/>
            <w:color w:val="000000"/>
            <w:lang w:val="en-CA"/>
          </w:rPr>
          <w:delText>s</w:delText>
        </w:r>
      </w:del>
      <w:r w:rsidRPr="003C4653">
        <w:rPr>
          <w:rFonts w:eastAsia="Times New Roman" w:cstheme="minorHAnsi"/>
          <w:color w:val="000000"/>
          <w:lang w:val="en-CA"/>
        </w:rPr>
        <w:t xml:space="preserve"> to around 1% body weight, which is still relatively low, compared to the around </w:t>
      </w:r>
      <w:r w:rsidR="0061405B">
        <w:rPr>
          <w:rFonts w:eastAsia="Times New Roman" w:cstheme="minorHAnsi"/>
          <w:color w:val="000000"/>
          <w:lang w:val="en-CA"/>
        </w:rPr>
        <w:t>7</w:t>
      </w:r>
      <w:r w:rsidRPr="003C4653">
        <w:rPr>
          <w:rFonts w:eastAsia="Times New Roman" w:cstheme="minorHAnsi"/>
          <w:color w:val="000000"/>
          <w:lang w:val="en-CA"/>
        </w:rPr>
        <w:t>% body weight feeding intensity at site J02.</w:t>
      </w:r>
      <w:ins w:id="765" w:author="Vanessa Fladmark" w:date="2020-06-02T10:44:00Z">
        <w:r w:rsidR="003D5843">
          <w:rPr>
            <w:rFonts w:eastAsia="Times New Roman" w:cstheme="minorHAnsi"/>
            <w:color w:val="000000"/>
            <w:lang w:val="en-CA"/>
          </w:rPr>
          <w:t xml:space="preserve"> M</w:t>
        </w:r>
      </w:ins>
      <w:ins w:id="766" w:author="Vanessa Fladmark" w:date="2020-06-02T10:45:00Z">
        <w:r w:rsidR="003D5843">
          <w:rPr>
            <w:rFonts w:eastAsia="Times New Roman" w:cstheme="minorHAnsi"/>
            <w:color w:val="000000"/>
            <w:lang w:val="en-CA"/>
          </w:rPr>
          <w:t xml:space="preserve">acro- and microplastics were found in juvenile salmon stomachs, </w:t>
        </w:r>
      </w:ins>
      <w:ins w:id="767" w:author="Vanessa Fladmark" w:date="2020-06-02T10:48:00Z">
        <w:r w:rsidR="003D5843">
          <w:rPr>
            <w:rFonts w:eastAsia="Times New Roman" w:cstheme="minorHAnsi"/>
            <w:color w:val="000000"/>
            <w:lang w:val="en-CA"/>
          </w:rPr>
          <w:t xml:space="preserve">with a frequency of % for pink </w:t>
        </w:r>
      </w:ins>
      <w:ins w:id="768" w:author="Vanessa Fladmark" w:date="2020-06-02T10:49:00Z">
        <w:r w:rsidR="003D5843">
          <w:rPr>
            <w:rFonts w:eastAsia="Times New Roman" w:cstheme="minorHAnsi"/>
            <w:color w:val="000000"/>
            <w:lang w:val="en-CA"/>
          </w:rPr>
          <w:t>and % for chum, at sites D07/09/11 and J06.</w:t>
        </w:r>
      </w:ins>
    </w:p>
    <w:p w14:paraId="14BB0CC6" w14:textId="77777777" w:rsidR="003D5843" w:rsidRDefault="003D5843" w:rsidP="00266C78">
      <w:pPr>
        <w:spacing w:line="480" w:lineRule="auto"/>
        <w:rPr>
          <w:ins w:id="769" w:author="Vanessa Fladmark" w:date="2020-06-02T10:40:00Z"/>
          <w:rFonts w:eastAsia="Times New Roman" w:cstheme="minorHAnsi"/>
          <w:color w:val="000000"/>
          <w:lang w:val="en-CA"/>
        </w:rPr>
      </w:pPr>
    </w:p>
    <w:p w14:paraId="32045145" w14:textId="66E5C42C" w:rsidR="00372150" w:rsidRPr="003D5843" w:rsidRDefault="003D5843" w:rsidP="00266C78">
      <w:pPr>
        <w:spacing w:line="480" w:lineRule="auto"/>
        <w:rPr>
          <w:rFonts w:eastAsia="Times New Roman" w:cstheme="minorHAnsi"/>
          <w:color w:val="000000"/>
          <w:lang w:val="en-CA"/>
          <w:rPrChange w:id="770" w:author="Vanessa Fladmark" w:date="2020-06-02T10:40:00Z">
            <w:rPr>
              <w:rFonts w:eastAsia="Times New Roman" w:cstheme="minorHAnsi"/>
              <w:lang w:val="en-CA"/>
            </w:rPr>
          </w:rPrChange>
        </w:rPr>
      </w:pPr>
      <w:ins w:id="771" w:author="Vanessa Fladmark" w:date="2020-06-02T10:40:00Z">
        <w:r>
          <w:rPr>
            <w:rFonts w:eastAsia="Times New Roman" w:cstheme="minorHAnsi"/>
            <w:color w:val="000000"/>
            <w:lang w:val="en-CA"/>
          </w:rPr>
          <w:tab/>
        </w:r>
      </w:ins>
      <w:del w:id="772" w:author="Vanessa Fladmark" w:date="2020-06-02T10:40: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Empty stomachs were found throughout the Discovery Islands and the first Johnstone Strait site</w:t>
      </w:r>
      <w:r w:rsidR="00DC12B2">
        <w:rPr>
          <w:rFonts w:eastAsia="Times New Roman" w:cstheme="minorHAnsi"/>
          <w:color w:val="000000"/>
          <w:lang w:val="en-CA"/>
        </w:rPr>
        <w:t>.</w:t>
      </w:r>
      <w:r w:rsidR="00372150" w:rsidRPr="003C4653">
        <w:rPr>
          <w:rFonts w:eastAsia="Times New Roman" w:cstheme="minorHAnsi"/>
          <w:color w:val="000000"/>
          <w:lang w:val="en-CA"/>
        </w:rPr>
        <w:t xml:space="preserve"> </w:t>
      </w:r>
      <w:commentRangeStart w:id="773"/>
      <w:r w:rsidR="00DC12B2">
        <w:rPr>
          <w:rFonts w:eastAsia="Times New Roman" w:cstheme="minorHAnsi"/>
          <w:color w:val="000000"/>
          <w:lang w:val="en-CA"/>
        </w:rPr>
        <w:t xml:space="preserve">At </w:t>
      </w:r>
      <w:r w:rsidR="00372150" w:rsidRPr="003C4653">
        <w:rPr>
          <w:rFonts w:eastAsia="Times New Roman" w:cstheme="minorHAnsi"/>
          <w:color w:val="000000"/>
          <w:lang w:val="en-CA"/>
        </w:rPr>
        <w:t>D07</w:t>
      </w:r>
      <w:r w:rsidR="00DC12B2">
        <w:rPr>
          <w:rFonts w:eastAsia="Times New Roman" w:cstheme="minorHAnsi"/>
          <w:color w:val="000000"/>
          <w:lang w:val="en-CA"/>
        </w:rPr>
        <w:t>,</w:t>
      </w:r>
      <w:r w:rsidR="00372150" w:rsidRPr="003C4653">
        <w:rPr>
          <w:rFonts w:eastAsia="Times New Roman" w:cstheme="minorHAnsi"/>
          <w:color w:val="000000"/>
          <w:lang w:val="en-CA"/>
        </w:rPr>
        <w:t xml:space="preserve"> 2</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 xml:space="preserve">of </w:t>
      </w:r>
      <w:r w:rsidR="00372150" w:rsidRPr="003C4653">
        <w:rPr>
          <w:rFonts w:eastAsia="Times New Roman" w:cstheme="minorHAnsi"/>
          <w:color w:val="000000"/>
          <w:lang w:val="en-CA"/>
        </w:rPr>
        <w:t>pink salmon stomachs</w:t>
      </w:r>
      <w:r w:rsidR="00DC12B2">
        <w:rPr>
          <w:rFonts w:eastAsia="Times New Roman" w:cstheme="minorHAnsi"/>
          <w:color w:val="000000"/>
          <w:lang w:val="en-CA"/>
        </w:rPr>
        <w:t xml:space="preserve"> were empty</w:t>
      </w:r>
      <w:commentRangeEnd w:id="773"/>
      <w:r w:rsidR="00916329">
        <w:rPr>
          <w:rStyle w:val="CommentReference"/>
        </w:rPr>
        <w:commentReference w:id="773"/>
      </w:r>
      <w:r w:rsidR="009E2312">
        <w:rPr>
          <w:rFonts w:eastAsia="Times New Roman" w:cstheme="minorHAnsi"/>
          <w:color w:val="000000"/>
          <w:lang w:val="en-CA"/>
        </w:rPr>
        <w:t xml:space="preserve">, </w:t>
      </w:r>
      <w:r w:rsidR="00DC12B2">
        <w:rPr>
          <w:rFonts w:eastAsia="Times New Roman" w:cstheme="minorHAnsi"/>
          <w:color w:val="000000"/>
          <w:lang w:val="en-CA"/>
        </w:rPr>
        <w:t xml:space="preserve">whereas </w:t>
      </w:r>
      <w:r w:rsidR="00372150" w:rsidRPr="003C4653">
        <w:rPr>
          <w:rFonts w:eastAsia="Times New Roman" w:cstheme="minorHAnsi"/>
          <w:color w:val="000000"/>
          <w:lang w:val="en-CA"/>
        </w:rPr>
        <w:t>D09</w:t>
      </w:r>
      <w:r w:rsidR="00DC12B2">
        <w:rPr>
          <w:rFonts w:eastAsia="Times New Roman" w:cstheme="minorHAnsi"/>
          <w:color w:val="000000"/>
          <w:lang w:val="en-CA"/>
        </w:rPr>
        <w:t xml:space="preserve"> </w:t>
      </w:r>
      <w:r w:rsidR="00372150" w:rsidRPr="003C4653">
        <w:rPr>
          <w:rFonts w:eastAsia="Times New Roman" w:cstheme="minorHAnsi"/>
          <w:color w:val="000000"/>
          <w:lang w:val="en-CA"/>
        </w:rPr>
        <w:t>chum salmon</w:t>
      </w:r>
      <w:r w:rsidR="00DC12B2">
        <w:rPr>
          <w:rFonts w:eastAsia="Times New Roman" w:cstheme="minorHAnsi"/>
          <w:color w:val="000000"/>
          <w:lang w:val="en-CA"/>
        </w:rPr>
        <w:t xml:space="preserve"> were </w:t>
      </w:r>
      <w:r w:rsidR="00DC12B2" w:rsidRPr="003C4653">
        <w:rPr>
          <w:rFonts w:eastAsia="Times New Roman" w:cstheme="minorHAnsi"/>
          <w:color w:val="000000"/>
          <w:lang w:val="en-CA"/>
        </w:rPr>
        <w:t>3</w:t>
      </w:r>
      <w:r w:rsidR="00DC12B2">
        <w:rPr>
          <w:rFonts w:eastAsia="Times New Roman" w:cstheme="minorHAnsi"/>
          <w:color w:val="000000"/>
          <w:lang w:val="en-CA"/>
        </w:rPr>
        <w:t>0%</w:t>
      </w:r>
      <w:r w:rsidR="00DC12B2" w:rsidRPr="003C4653">
        <w:rPr>
          <w:rFonts w:eastAsia="Times New Roman" w:cstheme="minorHAnsi"/>
          <w:color w:val="000000"/>
          <w:lang w:val="en-CA"/>
        </w:rPr>
        <w:t xml:space="preserve"> empty</w:t>
      </w:r>
      <w:r w:rsidR="00372150" w:rsidRPr="003C4653">
        <w:rPr>
          <w:rFonts w:eastAsia="Times New Roman" w:cstheme="minorHAnsi"/>
          <w:color w:val="000000"/>
          <w:lang w:val="en-CA"/>
        </w:rPr>
        <w:t>. Further, 3</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chum salmon stomachs were found</w:t>
      </w:r>
      <w:r w:rsidR="00DC12B2">
        <w:rPr>
          <w:rFonts w:eastAsia="Times New Roman" w:cstheme="minorHAnsi"/>
          <w:color w:val="000000"/>
          <w:lang w:val="en-CA"/>
        </w:rPr>
        <w:t xml:space="preserve"> empty</w:t>
      </w:r>
      <w:r w:rsidR="00372150" w:rsidRPr="003C4653">
        <w:rPr>
          <w:rFonts w:eastAsia="Times New Roman" w:cstheme="minorHAnsi"/>
          <w:color w:val="000000"/>
          <w:lang w:val="en-CA"/>
        </w:rPr>
        <w:t xml:space="preserve"> at D11 and finally, 4</w:t>
      </w:r>
      <w:r w:rsidR="009E2312">
        <w:rPr>
          <w:rFonts w:eastAsia="Times New Roman" w:cstheme="minorHAnsi"/>
          <w:color w:val="000000"/>
          <w:lang w:val="en-CA"/>
        </w:rPr>
        <w:t>0%</w:t>
      </w:r>
      <w:r w:rsidR="00372150" w:rsidRPr="003C4653">
        <w:rPr>
          <w:rFonts w:eastAsia="Times New Roman" w:cstheme="minorHAnsi"/>
          <w:color w:val="000000"/>
          <w:lang w:val="en-CA"/>
        </w:rPr>
        <w:t xml:space="preserve"> </w:t>
      </w:r>
      <w:r w:rsidR="00DC12B2">
        <w:rPr>
          <w:rFonts w:eastAsia="Times New Roman" w:cstheme="minorHAnsi"/>
          <w:color w:val="000000"/>
          <w:lang w:val="en-CA"/>
        </w:rPr>
        <w:t>of</w:t>
      </w:r>
      <w:r w:rsidR="00372150" w:rsidRPr="003C4653">
        <w:rPr>
          <w:rFonts w:eastAsia="Times New Roman" w:cstheme="minorHAnsi"/>
          <w:color w:val="000000"/>
          <w:lang w:val="en-CA"/>
        </w:rPr>
        <w:t xml:space="preserve"> pink salmon stomachs from J06</w:t>
      </w:r>
      <w:r w:rsidR="00DC12B2">
        <w:rPr>
          <w:rFonts w:eastAsia="Times New Roman" w:cstheme="minorHAnsi"/>
          <w:color w:val="000000"/>
          <w:lang w:val="en-CA"/>
        </w:rPr>
        <w:t xml:space="preserve"> were empty</w:t>
      </w:r>
      <w:r w:rsidR="00372150" w:rsidRPr="003C4653">
        <w:rPr>
          <w:rFonts w:eastAsia="Times New Roman" w:cstheme="minorHAnsi"/>
          <w:color w:val="000000"/>
          <w:lang w:val="en-CA"/>
        </w:rPr>
        <w:t xml:space="preserve">, </w:t>
      </w:r>
      <w:r w:rsidR="00B0755B">
        <w:rPr>
          <w:rFonts w:eastAsia="Times New Roman" w:cstheme="minorHAnsi"/>
          <w:color w:val="000000"/>
          <w:lang w:val="en-CA"/>
        </w:rPr>
        <w:t>and no sites had empty stomachs of both species. By region, 7% pink salmon stomachs were empty and 20% of chum salmon in the Discovery Islands and in the Johnstone Strait, 0% of chum salmon were empty, compared to 13% of pink salmon. In total, 10% of all 120 salmon stomachs were empty, equal between pink and chum salmon.</w:t>
      </w:r>
    </w:p>
    <w:p w14:paraId="6AAE8DCB" w14:textId="77777777" w:rsidR="00DC12B2" w:rsidRPr="003C4653" w:rsidRDefault="00DC12B2" w:rsidP="00266C78">
      <w:pPr>
        <w:spacing w:line="480" w:lineRule="auto"/>
        <w:rPr>
          <w:rFonts w:eastAsia="Times New Roman" w:cstheme="minorHAnsi"/>
          <w:lang w:val="en-CA"/>
        </w:rPr>
      </w:pPr>
    </w:p>
    <w:p w14:paraId="45829AC2"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Dietary overlap between pink and chum salmon was relatively low and consistent in the Discovery Islands and shifted in Johnstone Strait from low to high species diet similarity</w:t>
      </w:r>
      <w:r w:rsidR="00A16692">
        <w:rPr>
          <w:rFonts w:eastAsia="Times New Roman" w:cstheme="minorHAnsi"/>
          <w:color w:val="000000"/>
          <w:lang w:val="en-CA"/>
        </w:rPr>
        <w:t xml:space="preserve"> (Figure 4)</w:t>
      </w:r>
      <w:r w:rsidRPr="003C4653">
        <w:rPr>
          <w:rFonts w:eastAsia="Times New Roman" w:cstheme="minorHAnsi"/>
          <w:color w:val="000000"/>
          <w:lang w:val="en-CA"/>
        </w:rPr>
        <w:t>. The first site of the migration route D07 had 25% dietary overlap, D09 saw a slight increase to 33%, then D11 decreased to 22%, and the lowest value was J06, with a mere 5% overlap. Mid-Johnstone Strait J08 had 14% dietary overlap and the final site near the entrance to Queen Charlotte Strait J02, had the highest diet overlap of 60% for pink and chum salmon. Therefore, the Schoener overlap index shows consistently low diet overlap between salmon species throughout this section of the migration route and one site of substantial</w:t>
      </w:r>
      <w:r w:rsidR="000117C6">
        <w:rPr>
          <w:rFonts w:eastAsia="Times New Roman" w:cstheme="minorHAnsi"/>
          <w:color w:val="000000"/>
          <w:lang w:val="en-CA"/>
        </w:rPr>
        <w:t xml:space="preserve"> </w:t>
      </w:r>
      <w:r w:rsidRPr="003C4653">
        <w:rPr>
          <w:rFonts w:eastAsia="Times New Roman" w:cstheme="minorHAnsi"/>
          <w:color w:val="000000"/>
          <w:lang w:val="en-CA"/>
        </w:rPr>
        <w:t>similarity.</w:t>
      </w:r>
    </w:p>
    <w:p w14:paraId="3E77E18A" w14:textId="77777777" w:rsidR="00372150" w:rsidRPr="003C4653" w:rsidRDefault="00372150" w:rsidP="00266C78">
      <w:pPr>
        <w:spacing w:line="480" w:lineRule="auto"/>
        <w:rPr>
          <w:rFonts w:eastAsia="Times New Roman" w:cstheme="minorHAnsi"/>
          <w:lang w:val="en-CA"/>
        </w:rPr>
      </w:pPr>
    </w:p>
    <w:p w14:paraId="1CE06A25" w14:textId="77777777" w:rsidR="003D5843" w:rsidRDefault="00372150" w:rsidP="00266C78">
      <w:pPr>
        <w:spacing w:line="480" w:lineRule="auto"/>
        <w:rPr>
          <w:ins w:id="774" w:author="Vanessa Fladmark" w:date="2020-06-02T10:42:00Z"/>
          <w:rFonts w:eastAsia="Times New Roman" w:cstheme="minorHAnsi"/>
          <w:color w:val="000000"/>
          <w:lang w:val="en-CA"/>
        </w:rPr>
      </w:pPr>
      <w:r w:rsidRPr="003C4653">
        <w:rPr>
          <w:rFonts w:eastAsia="Times New Roman" w:cstheme="minorHAnsi"/>
          <w:color w:val="000000"/>
          <w:lang w:val="en-CA"/>
        </w:rPr>
        <w:tab/>
      </w:r>
      <w:commentRangeStart w:id="775"/>
      <w:r w:rsidRPr="003C4653">
        <w:rPr>
          <w:rFonts w:eastAsia="Times New Roman" w:cstheme="minorHAnsi"/>
          <w:color w:val="000000"/>
          <w:lang w:val="en-CA"/>
        </w:rPr>
        <w:t>Overall</w:t>
      </w:r>
      <w:commentRangeEnd w:id="775"/>
      <w:r w:rsidR="00893A55">
        <w:rPr>
          <w:rStyle w:val="CommentReference"/>
        </w:rPr>
        <w:commentReference w:id="775"/>
      </w:r>
      <w:r w:rsidRPr="003C4653">
        <w:rPr>
          <w:rFonts w:eastAsia="Times New Roman" w:cstheme="minorHAnsi"/>
          <w:color w:val="000000"/>
          <w:lang w:val="en-CA"/>
        </w:rPr>
        <w:t xml:space="preserve"> diet composition of salmon species also had no observable trends within the Discovery Islands, whereas Johnstone Strait has a clear gradient of overlap and divergence. The NMDS plot reflects the variability in Discovery Islands, and Johnstone Strait locations show the highest differentiation between species at J06, the eastern most site, then J08 next shows semi-different pink and chum salmon diets and finally, J02 has complete diet overlap</w:t>
      </w:r>
      <w:r w:rsidR="00A16692">
        <w:rPr>
          <w:rFonts w:eastAsia="Times New Roman" w:cstheme="minorHAnsi"/>
          <w:color w:val="000000"/>
          <w:lang w:val="en-CA"/>
        </w:rPr>
        <w:t xml:space="preserve"> (Figure 5)</w:t>
      </w:r>
      <w:r w:rsidRPr="003C4653">
        <w:rPr>
          <w:rFonts w:eastAsia="Times New Roman" w:cstheme="minorHAnsi"/>
          <w:color w:val="000000"/>
          <w:lang w:val="en-CA"/>
        </w:rPr>
        <w:t>.</w:t>
      </w:r>
    </w:p>
    <w:p w14:paraId="1A06202E" w14:textId="77777777" w:rsidR="003D5843" w:rsidRDefault="003D5843" w:rsidP="00266C78">
      <w:pPr>
        <w:spacing w:line="480" w:lineRule="auto"/>
        <w:rPr>
          <w:ins w:id="776" w:author="Vanessa Fladmark" w:date="2020-06-02T10:42:00Z"/>
          <w:rFonts w:eastAsia="Times New Roman" w:cstheme="minorHAnsi"/>
          <w:color w:val="000000"/>
          <w:lang w:val="en-CA"/>
        </w:rPr>
      </w:pPr>
    </w:p>
    <w:p w14:paraId="1814358A" w14:textId="1137D941" w:rsidR="00372150" w:rsidRPr="003C4653" w:rsidRDefault="003D5843" w:rsidP="00266C78">
      <w:pPr>
        <w:spacing w:line="480" w:lineRule="auto"/>
        <w:rPr>
          <w:rFonts w:eastAsia="Times New Roman" w:cstheme="minorHAnsi"/>
          <w:lang w:val="en-CA"/>
        </w:rPr>
      </w:pPr>
      <w:ins w:id="777" w:author="Vanessa Fladmark" w:date="2020-06-02T10:42:00Z">
        <w:r>
          <w:rPr>
            <w:rFonts w:eastAsia="Times New Roman" w:cstheme="minorHAnsi"/>
            <w:color w:val="000000"/>
            <w:lang w:val="en-CA"/>
          </w:rPr>
          <w:tab/>
        </w:r>
      </w:ins>
      <w:del w:id="778" w:author="Vanessa Fladmark" w:date="2020-06-02T10:42:00Z">
        <w:r w:rsidR="00372150" w:rsidRPr="003C4653" w:rsidDel="003D5843">
          <w:rPr>
            <w:rFonts w:eastAsia="Times New Roman" w:cstheme="minorHAnsi"/>
            <w:color w:val="000000"/>
            <w:lang w:val="en-CA"/>
          </w:rPr>
          <w:delText xml:space="preserve"> </w:delText>
        </w:r>
      </w:del>
      <w:r w:rsidR="00372150" w:rsidRPr="003C4653">
        <w:rPr>
          <w:rFonts w:eastAsia="Times New Roman" w:cstheme="minorHAnsi"/>
          <w:color w:val="000000"/>
          <w:lang w:val="en-CA"/>
        </w:rPr>
        <w:t>A cluster analysis also displayed this same trend</w:t>
      </w:r>
      <w:del w:id="779" w:author="Vanessa Fladmark" w:date="2020-06-02T10:44:00Z">
        <w:r w:rsidR="00372150" w:rsidRPr="003C4653" w:rsidDel="003D5843">
          <w:rPr>
            <w:rFonts w:eastAsia="Times New Roman" w:cstheme="minorHAnsi"/>
            <w:color w:val="000000"/>
            <w:lang w:val="en-CA"/>
          </w:rPr>
          <w:delText xml:space="preserve">, where </w:delText>
        </w:r>
      </w:del>
      <w:ins w:id="780" w:author="Vanessa Fladmark" w:date="2020-06-02T10:44:00Z">
        <w:r>
          <w:rPr>
            <w:rFonts w:eastAsia="Times New Roman" w:cstheme="minorHAnsi"/>
            <w:color w:val="000000"/>
            <w:lang w:val="en-CA"/>
          </w:rPr>
          <w:t xml:space="preserve"> as the NMDS, with </w:t>
        </w:r>
      </w:ins>
      <w:r w:rsidR="00372150" w:rsidRPr="003C4653">
        <w:rPr>
          <w:rFonts w:eastAsia="Times New Roman" w:cstheme="minorHAnsi"/>
          <w:color w:val="000000"/>
          <w:lang w:val="en-CA"/>
        </w:rPr>
        <w:t xml:space="preserve">the two regions </w:t>
      </w:r>
      <w:del w:id="781" w:author="Vanessa Fladmark" w:date="2020-06-02T10:44:00Z">
        <w:r w:rsidR="00372150" w:rsidRPr="003C4653" w:rsidDel="003D5843">
          <w:rPr>
            <w:rFonts w:eastAsia="Times New Roman" w:cstheme="minorHAnsi"/>
            <w:color w:val="000000"/>
            <w:lang w:val="en-CA"/>
          </w:rPr>
          <w:delText xml:space="preserve">were </w:delText>
        </w:r>
      </w:del>
      <w:r w:rsidR="00372150" w:rsidRPr="003C4653">
        <w:rPr>
          <w:rFonts w:eastAsia="Times New Roman" w:cstheme="minorHAnsi"/>
          <w:color w:val="000000"/>
          <w:lang w:val="en-CA"/>
        </w:rPr>
        <w:t>separated into main clusters and Johnstone Strait was subdivided by both site and species</w:t>
      </w:r>
      <w:r w:rsidR="00A16692">
        <w:rPr>
          <w:rFonts w:eastAsia="Times New Roman" w:cstheme="minorHAnsi"/>
          <w:color w:val="000000"/>
          <w:lang w:val="en-CA"/>
        </w:rPr>
        <w:t xml:space="preserve"> (Figure 6)</w:t>
      </w:r>
      <w:r w:rsidR="00372150" w:rsidRPr="003C4653">
        <w:rPr>
          <w:rFonts w:eastAsia="Times New Roman" w:cstheme="minorHAnsi"/>
          <w:color w:val="000000"/>
          <w:lang w:val="en-CA"/>
        </w:rPr>
        <w:t>. </w:t>
      </w:r>
      <w:r w:rsidR="000117C6">
        <w:rPr>
          <w:rFonts w:eastAsia="Times New Roman" w:cstheme="minorHAnsi"/>
          <w:lang w:val="en-CA"/>
        </w:rPr>
        <w:t xml:space="preserve"> </w:t>
      </w:r>
      <w:r w:rsidR="00372150" w:rsidRPr="003C4653">
        <w:rPr>
          <w:rFonts w:eastAsia="Times New Roman" w:cstheme="minorHAnsi"/>
          <w:color w:val="000000"/>
          <w:lang w:val="en-CA"/>
        </w:rPr>
        <w:t>The only site to distinctly cluster together was J02, near Queen Charlotte Strait, which was similar to the pink salmon diets from J08, mid-Johnstone Strait. The pink salmon diets were somewhat comparable to the chum salmon diets at J08, but the J06 chum salmon from East Johnstone Strait had a completely separate cluster and J06 pink salmon were outlier</w:t>
      </w:r>
      <w:del w:id="782" w:author="Vanessa Fladmark" w:date="2020-06-02T10:44:00Z">
        <w:r w:rsidR="00372150" w:rsidRPr="003C4653" w:rsidDel="003D5843">
          <w:rPr>
            <w:rFonts w:eastAsia="Times New Roman" w:cstheme="minorHAnsi"/>
            <w:color w:val="000000"/>
            <w:lang w:val="en-CA"/>
          </w:rPr>
          <w:delText xml:space="preserve"> value</w:delText>
        </w:r>
      </w:del>
      <w:r w:rsidR="00372150" w:rsidRPr="003C4653">
        <w:rPr>
          <w:rFonts w:eastAsia="Times New Roman" w:cstheme="minorHAnsi"/>
          <w:color w:val="000000"/>
          <w:lang w:val="en-CA"/>
        </w:rPr>
        <w:t>s.</w:t>
      </w:r>
    </w:p>
    <w:p w14:paraId="5A56B0C5" w14:textId="77777777" w:rsidR="00372150" w:rsidRPr="003C4653" w:rsidRDefault="00372150" w:rsidP="00266C78">
      <w:pPr>
        <w:spacing w:line="480" w:lineRule="auto"/>
        <w:rPr>
          <w:rFonts w:eastAsia="Times New Roman" w:cstheme="minorHAnsi"/>
          <w:lang w:val="en-CA"/>
        </w:rPr>
      </w:pPr>
    </w:p>
    <w:p w14:paraId="4AC853E7"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2.4 Discussion</w:t>
      </w:r>
    </w:p>
    <w:p w14:paraId="024792B3" w14:textId="4978B4C9" w:rsidR="00372150" w:rsidRDefault="00372150" w:rsidP="00266C78">
      <w:pPr>
        <w:spacing w:line="480" w:lineRule="auto"/>
        <w:rPr>
          <w:ins w:id="783" w:author="Vanessa Fladmark" w:date="2020-06-02T09:30:00Z"/>
          <w:rFonts w:eastAsia="Times New Roman" w:cstheme="minorHAnsi"/>
          <w:lang w:val="en-CA"/>
        </w:rPr>
      </w:pPr>
    </w:p>
    <w:p w14:paraId="36BC5E22" w14:textId="5E1C66A2" w:rsidR="002606FB" w:rsidRDefault="002606FB" w:rsidP="00B72FEC">
      <w:pPr>
        <w:spacing w:line="480" w:lineRule="auto"/>
        <w:rPr>
          <w:ins w:id="784" w:author="Vanessa Fladmark" w:date="2020-06-02T09:30:00Z"/>
          <w:rFonts w:eastAsia="Times New Roman" w:cstheme="minorHAnsi"/>
          <w:lang w:val="en-CA"/>
        </w:rPr>
      </w:pPr>
      <w:ins w:id="785" w:author="Vanessa Fladmark" w:date="2020-06-02T09:30:00Z">
        <w:r>
          <w:rPr>
            <w:rFonts w:eastAsia="Times New Roman" w:cstheme="minorHAnsi"/>
            <w:lang w:val="en-CA"/>
          </w:rPr>
          <w:tab/>
          <w:t>This study examined</w:t>
        </w:r>
      </w:ins>
      <w:ins w:id="786" w:author="Vanessa Fladmark" w:date="2020-06-02T09:31:00Z">
        <w:r>
          <w:rPr>
            <w:rFonts w:eastAsia="Times New Roman" w:cstheme="minorHAnsi"/>
            <w:lang w:val="en-CA"/>
          </w:rPr>
          <w:t xml:space="preserve"> 120</w:t>
        </w:r>
      </w:ins>
      <w:ins w:id="787" w:author="Vanessa Fladmark" w:date="2020-06-02T09:30:00Z">
        <w:r>
          <w:rPr>
            <w:rFonts w:eastAsia="Times New Roman" w:cstheme="minorHAnsi"/>
            <w:lang w:val="en-CA"/>
          </w:rPr>
          <w:t xml:space="preserve"> juvenile pink and chum </w:t>
        </w:r>
      </w:ins>
      <w:ins w:id="788" w:author="Vanessa Fladmark" w:date="2020-06-02T09:31:00Z">
        <w:r>
          <w:rPr>
            <w:rFonts w:eastAsia="Times New Roman" w:cstheme="minorHAnsi"/>
            <w:lang w:val="en-CA"/>
          </w:rPr>
          <w:t>salmon stomachs</w:t>
        </w:r>
      </w:ins>
      <w:ins w:id="789" w:author="Vanessa Fladmark" w:date="2020-06-02T09:30:00Z">
        <w:r>
          <w:rPr>
            <w:rFonts w:eastAsia="Times New Roman" w:cstheme="minorHAnsi"/>
            <w:lang w:val="en-CA"/>
          </w:rPr>
          <w:t xml:space="preserve"> </w:t>
        </w:r>
      </w:ins>
      <w:ins w:id="790" w:author="Vanessa Fladmark" w:date="2020-06-02T09:32:00Z">
        <w:r>
          <w:rPr>
            <w:rFonts w:eastAsia="Times New Roman" w:cstheme="minorHAnsi"/>
            <w:lang w:val="en-CA"/>
          </w:rPr>
          <w:t xml:space="preserve">to characterize diets </w:t>
        </w:r>
      </w:ins>
      <w:ins w:id="791" w:author="Vanessa Fladmark" w:date="2020-06-02T09:30:00Z">
        <w:r>
          <w:rPr>
            <w:rFonts w:eastAsia="Times New Roman" w:cstheme="minorHAnsi"/>
            <w:lang w:val="en-CA"/>
          </w:rPr>
          <w:t>d</w:t>
        </w:r>
      </w:ins>
      <w:ins w:id="792" w:author="Vanessa Fladmark" w:date="2020-06-02T09:31:00Z">
        <w:r>
          <w:rPr>
            <w:rFonts w:eastAsia="Times New Roman" w:cstheme="minorHAnsi"/>
            <w:lang w:val="en-CA"/>
          </w:rPr>
          <w:t xml:space="preserve">uring the </w:t>
        </w:r>
      </w:ins>
      <w:ins w:id="793" w:author="Vanessa Fladmark" w:date="2020-06-02T09:32:00Z">
        <w:r>
          <w:rPr>
            <w:rFonts w:eastAsia="Times New Roman" w:cstheme="minorHAnsi"/>
            <w:lang w:val="en-CA"/>
          </w:rPr>
          <w:t xml:space="preserve">2016 </w:t>
        </w:r>
      </w:ins>
      <w:ins w:id="794" w:author="Vanessa Fladmark" w:date="2020-06-02T09:31:00Z">
        <w:r>
          <w:rPr>
            <w:rFonts w:eastAsia="Times New Roman" w:cstheme="minorHAnsi"/>
            <w:lang w:val="en-CA"/>
          </w:rPr>
          <w:t xml:space="preserve">peak outmigration through the Discovery Islands and Johnstone Strait </w:t>
        </w:r>
      </w:ins>
      <w:ins w:id="795" w:author="Vanessa Fladmark" w:date="2020-06-02T09:37:00Z">
        <w:r>
          <w:rPr>
            <w:rFonts w:eastAsia="Times New Roman" w:cstheme="minorHAnsi"/>
            <w:lang w:val="en-CA"/>
          </w:rPr>
          <w:t xml:space="preserve">routes. </w:t>
        </w:r>
      </w:ins>
      <w:ins w:id="796" w:author="Vanessa Fladmark" w:date="2020-06-02T09:54:00Z">
        <w:r w:rsidR="00B72FEC">
          <w:rPr>
            <w:rFonts w:eastAsia="Times New Roman" w:cstheme="minorHAnsi"/>
            <w:lang w:val="en-CA"/>
          </w:rPr>
          <w:t>This area that was shown to be a trophic gauntlet for juvenile sockeye salmon, is also food limiting for pink and chum salmon</w:t>
        </w:r>
      </w:ins>
      <w:ins w:id="797" w:author="Vanessa Fladmark" w:date="2020-06-02T09:55:00Z">
        <w:r w:rsidR="00B72FEC">
          <w:rPr>
            <w:rFonts w:eastAsia="Times New Roman" w:cstheme="minorHAnsi"/>
            <w:lang w:val="en-CA"/>
          </w:rPr>
          <w:t xml:space="preserve">, and diet overlap between species was low in response. However, the northern </w:t>
        </w:r>
      </w:ins>
      <w:ins w:id="798" w:author="Vanessa Fladmark" w:date="2020-06-02T09:56:00Z">
        <w:r w:rsidR="00B72FEC">
          <w:rPr>
            <w:rFonts w:eastAsia="Times New Roman" w:cstheme="minorHAnsi"/>
            <w:lang w:val="en-CA"/>
          </w:rPr>
          <w:t xml:space="preserve">most site of J02 was shown to be a foraging hot spot for </w:t>
        </w:r>
      </w:ins>
      <w:ins w:id="799" w:author="Vanessa Fladmark" w:date="2020-06-02T09:59:00Z">
        <w:r w:rsidR="00B72FEC">
          <w:rPr>
            <w:rFonts w:eastAsia="Times New Roman" w:cstheme="minorHAnsi"/>
            <w:lang w:val="en-CA"/>
          </w:rPr>
          <w:t xml:space="preserve">juvenile </w:t>
        </w:r>
      </w:ins>
      <w:ins w:id="800" w:author="Vanessa Fladmark" w:date="2020-06-02T09:56:00Z">
        <w:r w:rsidR="00B72FEC">
          <w:rPr>
            <w:rFonts w:eastAsia="Times New Roman" w:cstheme="minorHAnsi"/>
            <w:lang w:val="en-CA"/>
          </w:rPr>
          <w:t xml:space="preserve">sockeye salmon in </w:t>
        </w:r>
      </w:ins>
      <w:ins w:id="801" w:author="Vanessa Fladmark" w:date="2020-06-02T09:58:00Z">
        <w:r w:rsidR="00B72FEC">
          <w:rPr>
            <w:rFonts w:eastAsia="Times New Roman" w:cstheme="minorHAnsi"/>
            <w:lang w:val="en-CA"/>
          </w:rPr>
          <w:t xml:space="preserve">June </w:t>
        </w:r>
      </w:ins>
      <w:ins w:id="802" w:author="Vanessa Fladmark" w:date="2020-06-02T09:56:00Z">
        <w:r w:rsidR="00B72FEC">
          <w:rPr>
            <w:rFonts w:eastAsia="Times New Roman" w:cstheme="minorHAnsi"/>
            <w:lang w:val="en-CA"/>
          </w:rPr>
          <w:t>2015 and this trend continued in 2016 for both pink and chum salmon</w:t>
        </w:r>
      </w:ins>
      <w:ins w:id="803" w:author="Vanessa Fladmark" w:date="2020-06-02T09:59:00Z">
        <w:r w:rsidR="00B72FEC">
          <w:rPr>
            <w:rFonts w:eastAsia="Times New Roman" w:cstheme="minorHAnsi"/>
            <w:lang w:val="en-CA"/>
          </w:rPr>
          <w:t>.</w:t>
        </w:r>
      </w:ins>
      <w:ins w:id="804" w:author="Vanessa Fladmark" w:date="2020-06-02T09:57:00Z">
        <w:r w:rsidR="00B72FEC">
          <w:rPr>
            <w:rFonts w:eastAsia="Times New Roman" w:cstheme="minorHAnsi"/>
            <w:lang w:val="en-CA"/>
          </w:rPr>
          <w:t xml:space="preserve"> </w:t>
        </w:r>
      </w:ins>
      <w:ins w:id="805" w:author="Vanessa Fladmark" w:date="2020-06-02T09:41:00Z">
        <w:r w:rsidR="00DC01E0">
          <w:rPr>
            <w:rFonts w:eastAsia="Times New Roman" w:cstheme="minorHAnsi"/>
            <w:lang w:val="en-CA"/>
          </w:rPr>
          <w:t xml:space="preserve"> </w:t>
        </w:r>
      </w:ins>
      <w:ins w:id="806" w:author="Vanessa Fladmark" w:date="2020-06-02T10:00:00Z">
        <w:r w:rsidR="00B72FEC">
          <w:rPr>
            <w:rFonts w:eastAsia="Times New Roman" w:cstheme="minorHAnsi"/>
            <w:lang w:val="en-CA"/>
          </w:rPr>
          <w:t xml:space="preserve">Juvenile pink and chum salmon switched trophic niches throughout the region according to </w:t>
        </w:r>
      </w:ins>
      <w:ins w:id="807" w:author="Vanessa Fladmark" w:date="2020-06-02T10:01:00Z">
        <w:r w:rsidR="00B72FEC">
          <w:rPr>
            <w:rFonts w:eastAsia="Times New Roman" w:cstheme="minorHAnsi"/>
            <w:lang w:val="en-CA"/>
          </w:rPr>
          <w:t xml:space="preserve">prey availability and species interactions, chum occupying a gelatinous niche and pink littoral. </w:t>
        </w:r>
      </w:ins>
    </w:p>
    <w:p w14:paraId="3C920939" w14:textId="77777777" w:rsidR="002606FB" w:rsidRPr="003C4653" w:rsidRDefault="002606FB" w:rsidP="00266C78">
      <w:pPr>
        <w:spacing w:line="480" w:lineRule="auto"/>
        <w:rPr>
          <w:rFonts w:eastAsia="Times New Roman" w:cstheme="minorHAnsi"/>
          <w:lang w:val="en-CA"/>
        </w:rPr>
      </w:pPr>
    </w:p>
    <w:p w14:paraId="0ED37EF9" w14:textId="5357BA79"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commentRangeStart w:id="808"/>
      <w:r w:rsidRPr="003C4653">
        <w:rPr>
          <w:rFonts w:eastAsia="Times New Roman" w:cstheme="minorHAnsi"/>
          <w:color w:val="000000"/>
          <w:lang w:val="en-CA"/>
        </w:rPr>
        <w:t>Juvenile</w:t>
      </w:r>
      <w:commentRangeEnd w:id="808"/>
      <w:r w:rsidR="00001741">
        <w:rPr>
          <w:rStyle w:val="CommentReference"/>
        </w:rPr>
        <w:commentReference w:id="808"/>
      </w:r>
      <w:r w:rsidRPr="003C4653">
        <w:rPr>
          <w:rFonts w:eastAsia="Times New Roman" w:cstheme="minorHAnsi"/>
          <w:color w:val="000000"/>
          <w:lang w:val="en-CA"/>
        </w:rPr>
        <w:t xml:space="preserve"> pink and chum salmon have similar diets when </w:t>
      </w:r>
      <w:del w:id="809" w:author="Brian" w:date="2020-05-10T14:01:00Z">
        <w:r w:rsidRPr="003C4653" w:rsidDel="00001741">
          <w:rPr>
            <w:rFonts w:eastAsia="Times New Roman" w:cstheme="minorHAnsi"/>
            <w:color w:val="000000"/>
            <w:lang w:val="en-CA"/>
          </w:rPr>
          <w:delText>feeding intensity</w:delText>
        </w:r>
      </w:del>
      <w:ins w:id="810" w:author="Brian" w:date="2020-05-10T14:01:00Z">
        <w:r w:rsidR="00001741">
          <w:rPr>
            <w:rFonts w:eastAsia="Times New Roman" w:cstheme="minorHAnsi"/>
            <w:color w:val="000000"/>
            <w:lang w:val="en-CA"/>
          </w:rPr>
          <w:t>prey availability</w:t>
        </w:r>
      </w:ins>
      <w:r w:rsidRPr="003C4653">
        <w:rPr>
          <w:rFonts w:eastAsia="Times New Roman" w:cstheme="minorHAnsi"/>
          <w:color w:val="000000"/>
          <w:lang w:val="en-CA"/>
        </w:rPr>
        <w:t xml:space="preserve"> is high but utilize different foraging strategies when </w:t>
      </w:r>
      <w:ins w:id="811" w:author="Brian" w:date="2020-05-10T14:01:00Z">
        <w:r w:rsidR="00001741">
          <w:rPr>
            <w:rFonts w:eastAsia="Times New Roman" w:cstheme="minorHAnsi"/>
            <w:color w:val="000000"/>
            <w:lang w:val="en-CA"/>
          </w:rPr>
          <w:t>prey availability</w:t>
        </w:r>
        <w:r w:rsidR="00001741" w:rsidRPr="003C4653">
          <w:rPr>
            <w:rFonts w:eastAsia="Times New Roman" w:cstheme="minorHAnsi"/>
            <w:color w:val="000000"/>
            <w:lang w:val="en-CA"/>
          </w:rPr>
          <w:t xml:space="preserve"> </w:t>
        </w:r>
      </w:ins>
      <w:del w:id="812" w:author="Brian" w:date="2020-05-10T14:01:00Z">
        <w:r w:rsidRPr="003C4653" w:rsidDel="00001741">
          <w:rPr>
            <w:rFonts w:eastAsia="Times New Roman" w:cstheme="minorHAnsi"/>
            <w:color w:val="000000"/>
            <w:lang w:val="en-CA"/>
          </w:rPr>
          <w:delText xml:space="preserve">feeding </w:delText>
        </w:r>
      </w:del>
      <w:r w:rsidRPr="003C4653">
        <w:rPr>
          <w:rFonts w:eastAsia="Times New Roman" w:cstheme="minorHAnsi"/>
          <w:color w:val="000000"/>
          <w:lang w:val="en-CA"/>
        </w:rPr>
        <w:t xml:space="preserve">is low, </w:t>
      </w:r>
      <w:ins w:id="813" w:author="evgeny" w:date="2020-05-18T12:34:00Z">
        <w:r w:rsidR="003D287D">
          <w:rPr>
            <w:rFonts w:eastAsia="Times New Roman" w:cstheme="minorHAnsi"/>
            <w:color w:val="000000"/>
            <w:lang w:val="en-CA"/>
          </w:rPr>
          <w:t xml:space="preserve">indicative of resource </w:t>
        </w:r>
      </w:ins>
      <w:del w:id="814" w:author="evgeny" w:date="2020-05-18T12:34:00Z">
        <w:r w:rsidRPr="003C4653" w:rsidDel="003D287D">
          <w:rPr>
            <w:rFonts w:eastAsia="Times New Roman" w:cstheme="minorHAnsi"/>
            <w:color w:val="000000"/>
            <w:lang w:val="en-CA"/>
          </w:rPr>
          <w:delText xml:space="preserve">dividing </w:delText>
        </w:r>
      </w:del>
      <w:ins w:id="815" w:author="evgeny" w:date="2020-05-18T12:34:00Z">
        <w:r w:rsidR="003D287D">
          <w:rPr>
            <w:rFonts w:eastAsia="Times New Roman" w:cstheme="minorHAnsi"/>
            <w:color w:val="000000"/>
            <w:lang w:val="en-CA"/>
          </w:rPr>
          <w:t>portioning</w:t>
        </w:r>
      </w:ins>
      <w:del w:id="816" w:author="evgeny" w:date="2020-05-18T12:35:00Z">
        <w:r w:rsidRPr="003C4653" w:rsidDel="003D287D">
          <w:rPr>
            <w:rFonts w:eastAsia="Times New Roman" w:cstheme="minorHAnsi"/>
            <w:color w:val="000000"/>
            <w:lang w:val="en-CA"/>
          </w:rPr>
          <w:delText>resources by trophic niche</w:delText>
        </w:r>
      </w:del>
      <w:r w:rsidRPr="003C4653">
        <w:rPr>
          <w:rFonts w:eastAsia="Times New Roman" w:cstheme="minorHAnsi"/>
          <w:color w:val="000000"/>
          <w:lang w:val="en-CA"/>
        </w:rPr>
        <w:t xml:space="preserve">. Throughout most of the study sites, chum salmon </w:t>
      </w:r>
      <w:del w:id="817" w:author="evgeny" w:date="2020-05-18T12:35:00Z">
        <w:r w:rsidRPr="003C4653" w:rsidDel="003D287D">
          <w:rPr>
            <w:rFonts w:eastAsia="Times New Roman" w:cstheme="minorHAnsi"/>
            <w:color w:val="000000"/>
            <w:lang w:val="en-CA"/>
          </w:rPr>
          <w:delText xml:space="preserve">filled </w:delText>
        </w:r>
      </w:del>
      <w:ins w:id="818" w:author="evgeny" w:date="2020-05-18T12:35:00Z">
        <w:r w:rsidR="003D287D">
          <w:rPr>
            <w:rFonts w:eastAsia="Times New Roman" w:cstheme="minorHAnsi"/>
            <w:color w:val="000000"/>
            <w:lang w:val="en-CA"/>
          </w:rPr>
          <w:t>occupied (or “can be characterized as”)</w:t>
        </w:r>
        <w:r w:rsidR="003D287D" w:rsidRPr="003C4653">
          <w:rPr>
            <w:rFonts w:eastAsia="Times New Roman" w:cstheme="minorHAnsi"/>
            <w:color w:val="000000"/>
            <w:lang w:val="en-CA"/>
          </w:rPr>
          <w:t xml:space="preserve"> </w:t>
        </w:r>
      </w:ins>
      <w:r w:rsidRPr="003C4653">
        <w:rPr>
          <w:rFonts w:eastAsia="Times New Roman" w:cstheme="minorHAnsi"/>
          <w:color w:val="000000"/>
          <w:lang w:val="en-CA"/>
        </w:rPr>
        <w:t xml:space="preserve">the gelatinous </w:t>
      </w:r>
      <w:del w:id="819" w:author="Brian" w:date="2020-05-10T14:01:00Z">
        <w:r w:rsidRPr="003C4653" w:rsidDel="00001741">
          <w:rPr>
            <w:rFonts w:eastAsia="Times New Roman" w:cstheme="minorHAnsi"/>
            <w:color w:val="000000"/>
            <w:lang w:val="en-CA"/>
          </w:rPr>
          <w:delText xml:space="preserve">prey </w:delText>
        </w:r>
      </w:del>
      <w:ins w:id="820" w:author="Brian" w:date="2020-05-10T14:01:00Z">
        <w:r w:rsidR="00001741">
          <w:rPr>
            <w:rFonts w:eastAsia="Times New Roman" w:cstheme="minorHAnsi"/>
            <w:color w:val="000000"/>
            <w:lang w:val="en-CA"/>
          </w:rPr>
          <w:t>predator</w:t>
        </w:r>
        <w:r w:rsidR="00001741" w:rsidRPr="003C4653">
          <w:rPr>
            <w:rFonts w:eastAsia="Times New Roman" w:cstheme="minorHAnsi"/>
            <w:color w:val="000000"/>
            <w:lang w:val="en-CA"/>
          </w:rPr>
          <w:t xml:space="preserve"> </w:t>
        </w:r>
      </w:ins>
      <w:r w:rsidRPr="003C4653">
        <w:rPr>
          <w:rFonts w:eastAsia="Times New Roman" w:cstheme="minorHAnsi"/>
          <w:color w:val="000000"/>
          <w:lang w:val="en-CA"/>
        </w:rPr>
        <w:t xml:space="preserve">niche and </w:t>
      </w:r>
      <w:commentRangeStart w:id="821"/>
      <w:r w:rsidRPr="003C4653">
        <w:rPr>
          <w:rFonts w:eastAsia="Times New Roman" w:cstheme="minorHAnsi"/>
          <w:color w:val="000000"/>
          <w:lang w:val="en-CA"/>
        </w:rPr>
        <w:t xml:space="preserve">pink salmon were found </w:t>
      </w:r>
      <w:commentRangeStart w:id="822"/>
      <w:r w:rsidRPr="003C4653">
        <w:rPr>
          <w:rFonts w:eastAsia="Times New Roman" w:cstheme="minorHAnsi"/>
          <w:color w:val="000000"/>
          <w:lang w:val="en-CA"/>
        </w:rPr>
        <w:t>foraging</w:t>
      </w:r>
      <w:ins w:id="823" w:author="Vanessa Fladmark" w:date="2020-06-01T10:44:00Z">
        <w:r w:rsidR="00810FDA">
          <w:rPr>
            <w:rFonts w:eastAsia="Times New Roman" w:cstheme="minorHAnsi"/>
            <w:color w:val="000000"/>
            <w:lang w:val="en-CA"/>
          </w:rPr>
          <w:t xml:space="preserve"> in the littoral niche</w:t>
        </w:r>
      </w:ins>
      <w:r w:rsidRPr="003C4653">
        <w:rPr>
          <w:rFonts w:eastAsia="Times New Roman" w:cstheme="minorHAnsi"/>
          <w:color w:val="000000"/>
          <w:lang w:val="en-CA"/>
        </w:rPr>
        <w:t xml:space="preserve"> on nearshore insects, harpacticoids, caprellids and gammarids</w:t>
      </w:r>
      <w:commentRangeEnd w:id="822"/>
      <w:r w:rsidR="00001741">
        <w:rPr>
          <w:rStyle w:val="CommentReference"/>
        </w:rPr>
        <w:commentReference w:id="822"/>
      </w:r>
      <w:r w:rsidRPr="003C4653">
        <w:rPr>
          <w:rFonts w:eastAsia="Times New Roman" w:cstheme="minorHAnsi"/>
          <w:color w:val="000000"/>
          <w:lang w:val="en-CA"/>
        </w:rPr>
        <w:t xml:space="preserve">. </w:t>
      </w:r>
      <w:commentRangeEnd w:id="821"/>
      <w:r w:rsidR="003D287D">
        <w:rPr>
          <w:rStyle w:val="CommentReference"/>
        </w:rPr>
        <w:commentReference w:id="821"/>
      </w:r>
      <w:commentRangeStart w:id="824"/>
      <w:r w:rsidRPr="003C4653">
        <w:rPr>
          <w:rFonts w:eastAsia="Times New Roman" w:cstheme="minorHAnsi"/>
          <w:color w:val="000000"/>
          <w:lang w:val="en-CA"/>
        </w:rPr>
        <w:t>T</w:t>
      </w:r>
      <w:del w:id="825" w:author="Vanessa Fladmark" w:date="2020-06-01T10:45:00Z">
        <w:r w:rsidRPr="003C4653" w:rsidDel="00810FDA">
          <w:rPr>
            <w:rFonts w:eastAsia="Times New Roman" w:cstheme="minorHAnsi"/>
            <w:color w:val="000000"/>
            <w:lang w:val="en-CA"/>
          </w:rPr>
          <w:delText>he reliance on t</w:delText>
        </w:r>
      </w:del>
      <w:r w:rsidRPr="003C4653">
        <w:rPr>
          <w:rFonts w:eastAsia="Times New Roman" w:cstheme="minorHAnsi"/>
          <w:color w:val="000000"/>
          <w:lang w:val="en-CA"/>
        </w:rPr>
        <w:t>hese niche strategies shifted with the foraging intensity</w:t>
      </w:r>
      <w:commentRangeEnd w:id="824"/>
      <w:r w:rsidR="00001741">
        <w:rPr>
          <w:rStyle w:val="CommentReference"/>
        </w:rPr>
        <w:commentReference w:id="824"/>
      </w:r>
      <w:r w:rsidRPr="003C4653">
        <w:rPr>
          <w:rFonts w:eastAsia="Times New Roman" w:cstheme="minorHAnsi"/>
          <w:color w:val="000000"/>
          <w:lang w:val="en-CA"/>
        </w:rPr>
        <w:t>, since at the Queen Charlotte Strait site with ~</w:t>
      </w:r>
      <w:r w:rsidR="000117C6">
        <w:rPr>
          <w:rFonts w:eastAsia="Times New Roman" w:cstheme="minorHAnsi"/>
          <w:color w:val="000000"/>
          <w:lang w:val="en-CA"/>
        </w:rPr>
        <w:t>7</w:t>
      </w:r>
      <w:r w:rsidRPr="003C4653">
        <w:rPr>
          <w:rFonts w:eastAsia="Times New Roman" w:cstheme="minorHAnsi"/>
          <w:color w:val="000000"/>
          <w:lang w:val="en-CA"/>
        </w:rPr>
        <w:t xml:space="preserve">% body weight stomach fullness, both species fed very similarly. Therefore, </w:t>
      </w:r>
      <w:ins w:id="826" w:author="Brian" w:date="2020-05-10T14:07:00Z">
        <w:r w:rsidR="00001741">
          <w:rPr>
            <w:rFonts w:eastAsia="Times New Roman" w:cstheme="minorHAnsi"/>
            <w:color w:val="000000"/>
            <w:lang w:val="en-CA"/>
          </w:rPr>
          <w:t xml:space="preserve">pink and chum </w:t>
        </w:r>
      </w:ins>
      <w:r w:rsidRPr="003C4653">
        <w:rPr>
          <w:rFonts w:eastAsia="Times New Roman" w:cstheme="minorHAnsi"/>
          <w:color w:val="000000"/>
          <w:lang w:val="en-CA"/>
        </w:rPr>
        <w:t xml:space="preserve">salmon </w:t>
      </w:r>
      <w:ins w:id="827" w:author="Brian" w:date="2020-05-10T14:07:00Z">
        <w:r w:rsidR="00001741">
          <w:rPr>
            <w:rFonts w:eastAsia="Times New Roman" w:cstheme="minorHAnsi"/>
            <w:color w:val="000000"/>
            <w:lang w:val="en-CA"/>
          </w:rPr>
          <w:t xml:space="preserve">were observed to </w:t>
        </w:r>
      </w:ins>
      <w:del w:id="828" w:author="Brian" w:date="2020-05-10T14:07:00Z">
        <w:r w:rsidRPr="003C4653" w:rsidDel="00001741">
          <w:rPr>
            <w:rFonts w:eastAsia="Times New Roman" w:cstheme="minorHAnsi"/>
            <w:color w:val="000000"/>
            <w:lang w:val="en-CA"/>
          </w:rPr>
          <w:delText xml:space="preserve">will </w:delText>
        </w:r>
      </w:del>
      <w:ins w:id="829" w:author="Brian" w:date="2020-05-10T14:08:00Z">
        <w:r w:rsidR="00DF030F">
          <w:rPr>
            <w:rFonts w:eastAsia="Times New Roman" w:cstheme="minorHAnsi"/>
            <w:color w:val="000000"/>
            <w:lang w:val="en-CA"/>
          </w:rPr>
          <w:t xml:space="preserve">both </w:t>
        </w:r>
      </w:ins>
      <w:r w:rsidRPr="003C4653">
        <w:rPr>
          <w:rFonts w:eastAsia="Times New Roman" w:cstheme="minorHAnsi"/>
          <w:color w:val="000000"/>
          <w:lang w:val="en-CA"/>
        </w:rPr>
        <w:t xml:space="preserve">consume higher quality prey such as euphausiids and large calanoids when available </w:t>
      </w:r>
      <w:ins w:id="830" w:author="Brian" w:date="2020-05-10T14:08:00Z">
        <w:r w:rsidR="00DF030F">
          <w:rPr>
            <w:rFonts w:eastAsia="Times New Roman" w:cstheme="minorHAnsi"/>
            <w:color w:val="000000"/>
            <w:lang w:val="en-CA"/>
          </w:rPr>
          <w:t xml:space="preserve">but to </w:t>
        </w:r>
      </w:ins>
      <w:del w:id="831" w:author="Brian" w:date="2020-05-10T14:08:00Z">
        <w:r w:rsidRPr="003C4653" w:rsidDel="00DF030F">
          <w:rPr>
            <w:rFonts w:eastAsia="Times New Roman" w:cstheme="minorHAnsi"/>
            <w:color w:val="000000"/>
            <w:lang w:val="en-CA"/>
          </w:rPr>
          <w:delText xml:space="preserve">and will otherwise </w:delText>
        </w:r>
      </w:del>
      <w:r w:rsidRPr="003C4653">
        <w:rPr>
          <w:rFonts w:eastAsia="Times New Roman" w:cstheme="minorHAnsi"/>
          <w:color w:val="000000"/>
          <w:lang w:val="en-CA"/>
        </w:rPr>
        <w:t xml:space="preserve">divide up the resource space </w:t>
      </w:r>
      <w:ins w:id="832" w:author="Brian" w:date="2020-05-10T14:08:00Z">
        <w:r w:rsidR="00DF030F">
          <w:rPr>
            <w:rFonts w:eastAsia="Times New Roman" w:cstheme="minorHAnsi"/>
            <w:color w:val="000000"/>
            <w:lang w:val="en-CA"/>
          </w:rPr>
          <w:t xml:space="preserve">when prey was limited. This </w:t>
        </w:r>
      </w:ins>
      <w:ins w:id="833" w:author="Brian" w:date="2020-05-10T14:09:00Z">
        <w:r w:rsidR="00DF030F">
          <w:rPr>
            <w:rFonts w:eastAsia="Times New Roman" w:cstheme="minorHAnsi"/>
            <w:color w:val="000000"/>
            <w:lang w:val="en-CA"/>
          </w:rPr>
          <w:t>strategy</w:t>
        </w:r>
      </w:ins>
      <w:ins w:id="834" w:author="Brian" w:date="2020-05-10T14:08:00Z">
        <w:r w:rsidR="00DF030F">
          <w:rPr>
            <w:rFonts w:eastAsia="Times New Roman" w:cstheme="minorHAnsi"/>
            <w:color w:val="000000"/>
            <w:lang w:val="en-CA"/>
          </w:rPr>
          <w:t xml:space="preserve"> </w:t>
        </w:r>
      </w:ins>
      <w:ins w:id="835" w:author="Brian" w:date="2020-05-10T14:09:00Z">
        <w:r w:rsidR="00DF030F">
          <w:rPr>
            <w:rFonts w:eastAsia="Times New Roman" w:cstheme="minorHAnsi"/>
            <w:color w:val="000000"/>
            <w:lang w:val="en-CA"/>
          </w:rPr>
          <w:t xml:space="preserve">would be expected to </w:t>
        </w:r>
      </w:ins>
      <w:del w:id="836" w:author="Brian" w:date="2020-05-10T14:09:00Z">
        <w:r w:rsidRPr="003C4653" w:rsidDel="00DF030F">
          <w:rPr>
            <w:rFonts w:eastAsia="Times New Roman" w:cstheme="minorHAnsi"/>
            <w:color w:val="000000"/>
            <w:lang w:val="en-CA"/>
          </w:rPr>
          <w:delText xml:space="preserve">to </w:delText>
        </w:r>
      </w:del>
      <w:r w:rsidRPr="003C4653">
        <w:rPr>
          <w:rFonts w:eastAsia="Times New Roman" w:cstheme="minorHAnsi"/>
          <w:color w:val="000000"/>
          <w:lang w:val="en-CA"/>
        </w:rPr>
        <w:t>limit potential competition. </w:t>
      </w:r>
    </w:p>
    <w:p w14:paraId="62BAD4CC" w14:textId="77777777" w:rsidR="00372150" w:rsidRPr="003C4653" w:rsidRDefault="00372150" w:rsidP="00266C78">
      <w:pPr>
        <w:spacing w:line="480" w:lineRule="auto"/>
        <w:rPr>
          <w:rFonts w:eastAsia="Times New Roman" w:cstheme="minorHAnsi"/>
          <w:lang w:val="en-CA"/>
        </w:rPr>
      </w:pPr>
    </w:p>
    <w:p w14:paraId="34828BBF"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Juvenile salmon appear to experience a trophic gauntlet during their migration, with areas of ‘winners and losers’, where prey availability dictates which feeding strategy prevails. </w:t>
      </w:r>
    </w:p>
    <w:p w14:paraId="0F37FEF9" w14:textId="731AAF9A"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 xml:space="preserve">The first two sites of Discovery Islands seem to have </w:t>
      </w:r>
      <w:ins w:id="837" w:author="Vanessa Fladmark" w:date="2020-06-01T10:50:00Z">
        <w:r w:rsidR="004B17CC">
          <w:rPr>
            <w:rFonts w:eastAsia="Times New Roman" w:cstheme="minorHAnsi"/>
            <w:color w:val="000000"/>
            <w:lang w:val="en-CA"/>
          </w:rPr>
          <w:t xml:space="preserve">patchy </w:t>
        </w:r>
      </w:ins>
      <w:commentRangeStart w:id="838"/>
      <w:del w:id="839" w:author="Vanessa Fladmark" w:date="2020-06-01T10:46:00Z">
        <w:r w:rsidRPr="003C4653" w:rsidDel="00810FDA">
          <w:rPr>
            <w:rFonts w:eastAsia="Times New Roman" w:cstheme="minorHAnsi"/>
            <w:color w:val="000000"/>
            <w:lang w:val="en-CA"/>
          </w:rPr>
          <w:delText>semi-decent</w:delText>
        </w:r>
        <w:commentRangeEnd w:id="838"/>
        <w:r w:rsidR="00001741" w:rsidDel="00810FDA">
          <w:rPr>
            <w:rStyle w:val="CommentReference"/>
          </w:rPr>
          <w:commentReference w:id="838"/>
        </w:r>
        <w:r w:rsidRPr="003C4653" w:rsidDel="00810FDA">
          <w:rPr>
            <w:rFonts w:eastAsia="Times New Roman" w:cstheme="minorHAnsi"/>
            <w:color w:val="000000"/>
            <w:lang w:val="en-CA"/>
          </w:rPr>
          <w:delText xml:space="preserve"> </w:delText>
        </w:r>
      </w:del>
      <w:r w:rsidRPr="003C4653">
        <w:rPr>
          <w:rFonts w:eastAsia="Times New Roman" w:cstheme="minorHAnsi"/>
          <w:color w:val="000000"/>
          <w:lang w:val="en-CA"/>
        </w:rPr>
        <w:t>feeding conditions, with</w:t>
      </w:r>
      <w:ins w:id="840" w:author="Vanessa Fladmark" w:date="2020-06-01T10:56:00Z">
        <w:r w:rsidR="004B17CC">
          <w:rPr>
            <w:rFonts w:eastAsia="Times New Roman" w:cstheme="minorHAnsi"/>
            <w:color w:val="000000"/>
            <w:lang w:val="en-CA"/>
          </w:rPr>
          <w:t xml:space="preserve"> empty stomachs or</w:t>
        </w:r>
      </w:ins>
      <w:r w:rsidRPr="003C4653">
        <w:rPr>
          <w:rFonts w:eastAsia="Times New Roman" w:cstheme="minorHAnsi"/>
          <w:color w:val="000000"/>
          <w:lang w:val="en-CA"/>
        </w:rPr>
        <w:t xml:space="preserve"> decapod larvae prey </w:t>
      </w:r>
      <w:del w:id="841" w:author="Vanessa Fladmark" w:date="2020-06-01T10:56:00Z">
        <w:r w:rsidRPr="003C4653" w:rsidDel="004B17CC">
          <w:rPr>
            <w:rFonts w:eastAsia="Times New Roman" w:cstheme="minorHAnsi"/>
            <w:color w:val="000000"/>
            <w:lang w:val="en-CA"/>
          </w:rPr>
          <w:delText xml:space="preserve">present </w:delText>
        </w:r>
      </w:del>
      <w:r w:rsidRPr="003C4653">
        <w:rPr>
          <w:rFonts w:eastAsia="Times New Roman" w:cstheme="minorHAnsi"/>
          <w:color w:val="000000"/>
          <w:lang w:val="en-CA"/>
        </w:rPr>
        <w:t xml:space="preserve">at D07 and around 0.5% body weight stomach fullness at D09. The next two sites in the migration is the mid-way point, the transition between the regions, and D11 had more empty chum salmon stomachs and lower amounts of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prey, whereas pink salmon still fed on nearshore prey and had no empty stomachs at this location. The next site of J06, found the opposite, with no empty chum salmon stomachs feeding on gelatinous prey and empty pink salmon stomachs and unusual prey when food was present. </w:t>
      </w:r>
      <w:commentRangeStart w:id="842"/>
      <w:r w:rsidRPr="003C4653">
        <w:rPr>
          <w:rFonts w:eastAsia="Times New Roman" w:cstheme="minorHAnsi"/>
          <w:color w:val="000000"/>
          <w:lang w:val="en-CA"/>
        </w:rPr>
        <w:t>Thus, salmon species feeding strategies will either be beneficial or detrimental depending on prey availability, and how these relationships could shift over time requires further research.</w:t>
      </w:r>
      <w:commentRangeEnd w:id="842"/>
      <w:r w:rsidR="00AC0B65">
        <w:rPr>
          <w:rStyle w:val="CommentReference"/>
        </w:rPr>
        <w:commentReference w:id="842"/>
      </w:r>
    </w:p>
    <w:p w14:paraId="723D4F1A" w14:textId="77777777" w:rsidR="00372150" w:rsidRPr="003C4653" w:rsidRDefault="00372150" w:rsidP="00266C78">
      <w:pPr>
        <w:spacing w:line="480" w:lineRule="auto"/>
        <w:rPr>
          <w:rFonts w:eastAsia="Times New Roman" w:cstheme="minorHAnsi"/>
          <w:lang w:val="en-CA"/>
        </w:rPr>
      </w:pPr>
    </w:p>
    <w:p w14:paraId="35107E93" w14:textId="24B179E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 xml:space="preserve">While Discovery Islands has more of an environmental gradient, </w:t>
      </w:r>
      <w:commentRangeStart w:id="843"/>
      <w:r w:rsidRPr="003C4653">
        <w:rPr>
          <w:rFonts w:eastAsia="Times New Roman" w:cstheme="minorHAnsi"/>
          <w:color w:val="000000"/>
          <w:lang w:val="en-CA"/>
        </w:rPr>
        <w:t xml:space="preserve">Johnstone Strait </w:t>
      </w:r>
      <w:ins w:id="844" w:author="Vanessa Fladmark" w:date="2020-06-02T10:05:00Z">
        <w:r w:rsidR="001215CF">
          <w:rPr>
            <w:rFonts w:eastAsia="Times New Roman" w:cstheme="minorHAnsi"/>
            <w:color w:val="000000"/>
            <w:lang w:val="en-CA"/>
          </w:rPr>
          <w:t>may be</w:t>
        </w:r>
      </w:ins>
      <w:del w:id="845" w:author="Vanessa Fladmark" w:date="2020-06-02T10:05:00Z">
        <w:r w:rsidRPr="003C4653" w:rsidDel="001215CF">
          <w:rPr>
            <w:rFonts w:eastAsia="Times New Roman" w:cstheme="minorHAnsi"/>
            <w:color w:val="000000"/>
            <w:lang w:val="en-CA"/>
          </w:rPr>
          <w:delText>is</w:delText>
        </w:r>
      </w:del>
      <w:r w:rsidRPr="003C4653">
        <w:rPr>
          <w:rFonts w:eastAsia="Times New Roman" w:cstheme="minorHAnsi"/>
          <w:color w:val="000000"/>
          <w:lang w:val="en-CA"/>
        </w:rPr>
        <w:t xml:space="preserve"> a foraging gradient, as salmon move west it shifts from low to high feeding and diet similarities. Although Johnstone Strait has a very consistent temperature and salinity, the amount of zooplankton advection from coastal upwelling increases closer to Queen Charlotte Strait. The Johnstone Strait migration begins with little to no calanoid copepods, chum salmon feeding on jellyfish and pink salmon scouring the nearshore for insects and harpacticoids. </w:t>
      </w:r>
      <w:commentRangeEnd w:id="843"/>
      <w:r w:rsidR="00DF030F">
        <w:rPr>
          <w:rStyle w:val="CommentReference"/>
        </w:rPr>
        <w:commentReference w:id="843"/>
      </w:r>
      <w:r w:rsidRPr="003C4653">
        <w:rPr>
          <w:rFonts w:eastAsia="Times New Roman" w:cstheme="minorHAnsi"/>
          <w:color w:val="000000"/>
          <w:lang w:val="en-CA"/>
        </w:rPr>
        <w:t xml:space="preserve">Mid-way through Johnstone Strait, there is a shift, chum salmon still consume gelatinous but also large calanoids, and pink salmon prey on hundreds of calanoids of all shapes and sizes. Finally, at the last study site at the end of Johnstone Strait, pink and chum are found to have stomachs </w:t>
      </w:r>
      <w:ins w:id="846" w:author="evgeny" w:date="2020-05-18T12:41:00Z">
        <w:r w:rsidR="00722B46">
          <w:rPr>
            <w:rFonts w:eastAsia="Times New Roman" w:cstheme="minorHAnsi"/>
            <w:color w:val="000000"/>
            <w:lang w:val="en-CA"/>
          </w:rPr>
          <w:t xml:space="preserve">packed with </w:t>
        </w:r>
      </w:ins>
      <w:del w:id="847" w:author="evgeny" w:date="2020-05-18T12:41:00Z">
        <w:r w:rsidRPr="003C4653" w:rsidDel="00722B46">
          <w:rPr>
            <w:rFonts w:eastAsia="Times New Roman" w:cstheme="minorHAnsi"/>
            <w:color w:val="000000"/>
            <w:lang w:val="en-CA"/>
          </w:rPr>
          <w:delText>that are literally bursting full of</w:delText>
        </w:r>
      </w:del>
      <w:r w:rsidRPr="003C4653">
        <w:rPr>
          <w:rFonts w:eastAsia="Times New Roman" w:cstheme="minorHAnsi"/>
          <w:color w:val="000000"/>
          <w:lang w:val="en-CA"/>
        </w:rPr>
        <w:t xml:space="preserve"> diverse</w:t>
      </w:r>
      <w:ins w:id="848" w:author="evgeny" w:date="2020-05-18T12:41:00Z">
        <w:r w:rsidR="00722B46">
          <w:rPr>
            <w:rFonts w:eastAsia="Times New Roman" w:cstheme="minorHAnsi"/>
            <w:color w:val="000000"/>
            <w:lang w:val="en-CA"/>
          </w:rPr>
          <w:t xml:space="preserve"> prey including </w:t>
        </w:r>
      </w:ins>
      <w:r w:rsidRPr="003C4653">
        <w:rPr>
          <w:rFonts w:eastAsia="Times New Roman" w:cstheme="minorHAnsi"/>
          <w:color w:val="000000"/>
          <w:lang w:val="en-CA"/>
        </w:rPr>
        <w:t xml:space="preserve"> calanoids, euphausiids and chaetognaths. This region therefore shows the relationship between diet similarity and foraging intensity, and how as conditions improve, species can begin to safely occupy the same trophic niche.</w:t>
      </w:r>
    </w:p>
    <w:p w14:paraId="54D4970E" w14:textId="77777777" w:rsidR="00372150" w:rsidRPr="003C4653" w:rsidRDefault="00372150" w:rsidP="00266C78">
      <w:pPr>
        <w:spacing w:line="480" w:lineRule="auto"/>
        <w:rPr>
          <w:rFonts w:eastAsia="Times New Roman" w:cstheme="minorHAnsi"/>
          <w:lang w:val="en-CA"/>
        </w:rPr>
      </w:pPr>
    </w:p>
    <w:p w14:paraId="7AB3E320" w14:textId="341A6503" w:rsidR="00372150" w:rsidRDefault="00372150" w:rsidP="00266C78">
      <w:pPr>
        <w:spacing w:line="480" w:lineRule="auto"/>
        <w:rPr>
          <w:ins w:id="849" w:author="Vanessa Fladmark" w:date="2020-06-02T10:49:00Z"/>
          <w:rFonts w:eastAsia="Times New Roman" w:cstheme="minorHAnsi"/>
          <w:color w:val="000000"/>
          <w:lang w:val="en-CA"/>
        </w:rPr>
      </w:pPr>
      <w:r w:rsidRPr="003C4653">
        <w:rPr>
          <w:rFonts w:eastAsia="Times New Roman" w:cstheme="minorHAnsi"/>
          <w:color w:val="000000"/>
          <w:lang w:val="en-CA"/>
        </w:rPr>
        <w:tab/>
        <w:t>In other areas with similar coastal conditions, pink salmon have been found to utilize nearshore foraging on small crustaceans and chum salmon often prey switch to gelatinous</w:t>
      </w:r>
      <w:r w:rsidR="00262962">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columbia","type":"article-journal","volume":"38"},"uris":["http://www.mendeley.com/documents/?uuid=e38db5af-db9b-4a7e-b53c-6b173aaefd12"]},{"id":"ITEM-2","itemData":{"DOI":"10.1111/j.1365-2419.1996.tb00108.x","ISSN":"10546006","abstract":"The abundance and stomach contents of salmonids (Oncorhynchus spp.) and the biomass of prey organisms were examined in the central subarctic Pacific and Bering Sea in the summer of 1991 and 1992. Salmonids were caught by surface longline using the same level of fishing effort. Chum (O. keta) and pink (O. gorbuscha) salmon were the predominant species, representing 44% and 36% of the total catch (n = 1275) in 1991. In 1992, chum salmon composed 85% of the total catch (n = 603), but the catch of pink salmon decreased to 1% of the total catch due to the odd/even year fluctuation of Asian pink salmon abundance in the study area. It was found that chum salmon changed their dominant diet from gelatinous zooplankton (pteropods, appendicularians, jellyfishes, chaetognaths, polychaetes and unidentified materials) in 1991, when pink salmon were abundant, to a diet of crustaceans (euphausiids, copepods, amphipods, ostracods, mysids and decapods) in 1992, when pink salmon were less abundant. Local crustacean biomass (wet weight; mg m-3) had significant negative correlation with the CPUE (catch number per 30 hachi) of pink salmon in 1991 (r = -0.586; P = 0.026) and that of chum salmon in 1992 (r = -0.616; P = 0.014). There may be a limitation in the available prey resource for production of salmonids.","author":[{"dropping-particle":"","family":"Tadokoro","given":"Kazuaki","non-dropping-particle":"","parse-names":false,"suffix":""},{"dropping-particle":"","family":"Ishida","given":"Yukimasa","non-dropping-particle":"","parse-names":false,"suffix":""},{"dropping-particle":"","family":"Davis","given":"Nancy D.","non-dropping-particle":"","parse-names":false,"suffix":""},{"dropping-particle":"","family":"Ueyanagi","given":"Shoji","non-dropping-particle":"","parse-names":false,"suffix":""},{"dropping-particle":"","family":"Sugimoto","given":"Takashige","non-dropping-particle":"","parse-names":false,"suffix":""}],"container-title":"Fisheries Oceanography","id":"ITEM-2","issue":"2","issued":{"date-parts":[["1996"]]},"page":"89-99","title":"Change in chum salmon (Oncorhynchus keta) stomach contents associated with fluctuation of pink salmon (O. gorbuscha) abundance in the central subarctic Pacific and Bering Sea","type":"article-journal","volume":"5"},"uris":["http://www.mendeley.com/documents/?uuid=15fa9f3c-94d3-4200-89d5-a3db81aa7209"]}],"mendeley":{"formattedCitation":"(Godin, 1981; Tadokoro et al., 1996)","plainTextFormattedCitation":"(Godin, 1981; Tadokoro et al., 1996)","previouslyFormattedCitation":"(Godin, 1981; Tadokoro et al., 1996)"},"properties":{"noteIndex":0},"schema":"https://github.com/citation-style-language/schema/raw/master/csl-citation.json"}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(Godin, 1981; Tadokoro et al., 1996)</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Previous studies have </w:t>
      </w:r>
      <w:r w:rsidR="00262962">
        <w:rPr>
          <w:rFonts w:eastAsia="Times New Roman" w:cstheme="minorHAnsi"/>
          <w:color w:val="000000"/>
          <w:lang w:val="en-CA"/>
        </w:rPr>
        <w:t>found</w:t>
      </w:r>
      <w:r w:rsidRPr="003C4653">
        <w:rPr>
          <w:rFonts w:eastAsia="Times New Roman" w:cstheme="minorHAnsi"/>
          <w:color w:val="000000"/>
          <w:lang w:val="en-CA"/>
        </w:rPr>
        <w:t xml:space="preserve"> harpacticoid copepods as a prey for both species, and calanoid copepods </w:t>
      </w:r>
      <w:r w:rsidR="000117C6">
        <w:rPr>
          <w:rFonts w:eastAsia="Times New Roman" w:cstheme="minorHAnsi"/>
          <w:color w:val="000000"/>
          <w:lang w:val="en-CA"/>
        </w:rPr>
        <w:t>were</w:t>
      </w:r>
      <w:r w:rsidRPr="003C4653">
        <w:rPr>
          <w:rFonts w:eastAsia="Times New Roman" w:cstheme="minorHAnsi"/>
          <w:color w:val="000000"/>
          <w:lang w:val="en-CA"/>
        </w:rPr>
        <w:t xml:space="preserve"> another important component </w:t>
      </w:r>
      <w:r w:rsidR="000117C6">
        <w:rPr>
          <w:rFonts w:eastAsia="Times New Roman" w:cstheme="minorHAnsi"/>
          <w:color w:val="000000"/>
          <w:lang w:val="en-CA"/>
        </w:rPr>
        <w:t>in</w:t>
      </w:r>
      <w:r w:rsidRPr="003C4653">
        <w:rPr>
          <w:rFonts w:eastAsia="Times New Roman" w:cstheme="minorHAnsi"/>
          <w:color w:val="000000"/>
          <w:lang w:val="en-CA"/>
        </w:rPr>
        <w:t xml:space="preserve"> pink and chum salmon </w:t>
      </w:r>
      <w:r w:rsidR="000117C6" w:rsidRPr="003C4653">
        <w:rPr>
          <w:rFonts w:eastAsia="Times New Roman" w:cstheme="minorHAnsi"/>
          <w:color w:val="000000"/>
          <w:lang w:val="en-CA"/>
        </w:rPr>
        <w:t>diet</w:t>
      </w:r>
      <w:r w:rsidR="000117C6">
        <w:rPr>
          <w:rFonts w:eastAsia="Times New Roman" w:cstheme="minorHAnsi"/>
          <w:color w:val="000000"/>
          <w:lang w:val="en-CA"/>
        </w:rPr>
        <w:t>s</w:t>
      </w:r>
      <w:r w:rsidR="00514271">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286A8E">
        <w:rPr>
          <w:rFonts w:eastAsia="Times New Roman" w:cstheme="minorHAnsi"/>
          <w:color w:val="000000"/>
          <w:lang w:val="en-CA"/>
        </w:rPr>
        <w:instrText>ADDIN CSL_CITATION {"citationItems":[{"id":"ITEM-1","itemData":{"DOI":"10.1139/f81-002","ISSN":"12057533","abstract":"Stomach analyses showed that pink salmon fry fed mainly during daylight hours in the littoral zone of Departure Bay and Hammond Bay, British Columbia, in May. Although the diurnal feeding patterns of the fish differed slightly between the two bays, maximum mean prey biomass in the fishes’ stomachs occurred near or at dusk in both bays. Daily rations consumed by Departure Bay and Hammond Bay fish were estimated to be 13.1 and 6.6% of their dry body weight, respectively. The fry consumed similar prey items in both bays, but in differing proportions. Harpacticoid copepods, copepod nauplii, and barnacle larvae comprised numerically 93.1 and 86.2% of the diets of Departure Bay and Hammond Bay fish, respectively. About 38% of the diet of Departure Bay fish and 51% of the diet of Hammond Bay fish comprised epibenthic prey, mainly harpacticoid copepods. The data provide additional support for the importance of the detritus-microbe-consumer type food chain supporting the production of pink salmon during their early period of marine residency.","author":[{"dropping-particle":"","family":"Godin","given":"Jean Guy J.","non-dropping-particle":"","parse-names":false,"suffix":""}],"container-title":"Canadian Journal of Fisheries and Aquatic Sciences","id":"ITEM-1","issue":"1","issued":{"date-parts":[["1981"]]},"page":"10-15","title":"Daily patterns of feeding behavior, daily rations, and diets of juvenile pink salmon (oncorhynchus gorbuscha) in two marine bays of british columbia","type":"article-journal","volume":"38"},"uris":["http://www.mendeley.com/documents/?uuid=e38db5af-db9b-4a7e-b53c-6b173aaefd12"]},{"id":"ITEM-2","itemData":{"DOI":"10.1139/f79-073","ISSN":"0015-296X","abstract":"The meiofauna of the Nanaimo Estuary are briefly described. Nematodes and harpacticoid copepods were the numerically dominant taxa and reached their maximum population densities in late summer. Harpacticus uniremis was very important to the early diet of juvenile chum salmon (Oncorhynchus keta) but was one of the least common harpacticoid copepods in the estuary. The productivity of H. uniremis was found to be only slightly greater than the calculated food requirement of the chum salmon fry; there was close coupling between prey and predator. The role of detritus and bacterially processed carbon in the feeding of H. uniremis are discussed. Key words: harpacticoid copepods, secondary production, detritus, Harpacticus uniremis, turnover ratios, meiofauna","author":[{"dropping-particle":"","family":"Sibert","given":"J. R.","non-dropping-particle":"","parse-names":false,"suffix":""}],"container-title":"Journal of the Fisheries Research Board of Canada","id":"ITEM-2","issue":"5","issued":{"date-parts":[["1979"]]},"page":"497-503","title":"Detritus and Juvenile Salmon Production in the Nanaimo Estuary: II. Meiofauna Available as Food to Juvenile Chum Salmon (Oncorhynchus keta)","type":"article-journal","volume":"36"},"uris":["http://www.mendeley.com/documents/?uuid=a17094a6-89b4-42c4-9dc2-b8aba75f5c02"]},{"id":"ITEM-3","itemData":{"DOI":"10.1134/s0032945218050041","ISSN":"15556425","abstract":"The paper characterizes feeding of juvenile chum salmon Oncorhynchus keta and pink salmon O. gorbuscha during the fattening period in July 2013−2015 within the coastal zone of 0.5−1.5 km from the shores. The study revealed that both species exhibited diverse feeding in the pelagial, but older Neocalanus spp. and Pseudocalanus spp. copepodites were the main food items determining adequate covering of the fish demands for food. These invertebrates formed 78% of the total zooplankton biomass in the upper water layer (0−10 m). In 2013 and 2014, all juvenile fish specimens were feeding and were fed satisfactory. In 2015, feeding intensity of the juvenile fish was weaker and more than 1/3 of the fish were starving by the end of July. On average for three observation years, chum and pink salmons were feeding at the narrow shallows almost twofold better than over the wide shallows. Specific features of the fish feeding revealed in the present study are in agreement with the interannual and local fluctuations of the zooplankton abundance.","author":[{"dropping-particle":"V.","family":"Chebanova","given":"V.","non-dropping-particle":"","parse-names":false,"suffix":""},{"dropping-particle":"","family":"Frenkel","given":"S. E.","non-dropping-particle":"","parse-names":false,"suffix":""},{"dropping-particle":"","family":"Zelenikhina","given":"G. S.","non-dropping-particle":"","parse-names":false,"suffix":""}],"container-title":"Journal of Ichthyology","id":"ITEM-3","issue":"5","issued":{"date-parts":[["2018"]]},"page":"741-750","title":"Relation of feeding in juvenile chum salmon (Oncorhynchus keta) and pink salmon (o. gorbuscha) to abundance of zooplankton in coastal waters of the prostor bay (iturup island)","type":"article-journal","volume":"58"},"uris":["http://www.mendeley.com/documents/?uuid=ffdbd4c8-3c01-43fd-8486-2396037a9b52"]}],"mendeley":{"formattedCitation":"(Chebanova et al., 2018; Godin, 1981; Sibert, 1979)","plainTextFormattedCitation":"(Chebanova et al., 2018; Godin, 1981; Sibert, 1979)","previouslyFormattedCitation":"(Chebanova et al., 2018; Godin, 1981; Sibert, 1979)"},"properties":{"noteIndex":0},"schema":"https://github.com/citation-style-language/schema/raw/master/csl-citation.json"}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bCs/>
          <w:noProof/>
          <w:color w:val="000000"/>
        </w:rPr>
        <w:t>(Chebanova et al., 2018; Godin, 1981; Sibert, 1979)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xml:space="preserve">. Recently, a study on sockeye salmon diets in this same area found </w:t>
      </w:r>
      <w:r w:rsidRPr="003C4653">
        <w:rPr>
          <w:rFonts w:eastAsia="Times New Roman" w:cstheme="minorHAnsi"/>
          <w:i/>
          <w:iCs/>
          <w:color w:val="000000"/>
          <w:lang w:val="en-CA"/>
        </w:rPr>
        <w:t>Oikopleura</w:t>
      </w:r>
      <w:r w:rsidRPr="003C4653">
        <w:rPr>
          <w:rFonts w:eastAsia="Times New Roman" w:cstheme="minorHAnsi"/>
          <w:color w:val="000000"/>
          <w:lang w:val="en-CA"/>
        </w:rPr>
        <w:t xml:space="preserve"> to be very important prey in the Discovery Islands, similar to chum salmon, and larger calanoids to be dominant in Johnstone Strait, which is similar to the observed pink salmon diet composition</w:t>
      </w:r>
      <w:r w:rsidR="00596920">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1215CF">
        <w:rPr>
          <w:rFonts w:eastAsia="Times New Roman" w:cstheme="minorHAnsi"/>
          <w:color w:val="000000"/>
          <w:lang w:val="en-CA"/>
        </w:rPr>
        <w:instrText>ADDIN CSL_CITATION {"citationItems":[{"id":"ITEM-1","itemData":{"DOI":"10.1111/fog.12471","ISSN":"1054-6006","abstract":"The productivity of Fraser River sockeye salmon has declined in recent years, with 2019 being the lowest return on record. The cause of the decline is still not fully understood; however, bottom-up drivers and trophic interactions during the early marine migration are considered to be important contributing factors. McKinnell et al. (Fisheries Oceanography, 23, 2014 and 322) developed a “trophic gauntlet hypothesis,” proposing that low biological productivity leads to an energy deficit from poor foraging opportunities in migrating salmon. When combined with poor foraging conditions in typically productive waters elsewhere on the migration, low marine survival may result. Our study examined prey availability and stomach fullness of juvenile sockeye salmon along the 120 km stretch of the coastal migration through the Discovery Islands and Johnstone Strait to determine whether this section of the migration is indeed food limited. We observed low stomach fullness throughout tidally mixed waters, providing empirical support for the trophic gauntlet hypothesis. Zooplankton abundance was high in these regions so it appeared that unfavourably small prey size may have been the cause of low foraging success. We also observed foraging hotspots at both ends of the gauntlet, indicating that such areas may be key feeding grounds for migratory salmon.","author":[{"dropping-particle":"","family":"James","given":"Samantha E.","non-dropping-particle":"","parse-names":false,"suffix":""},{"dropping-particle":"","family":"Pakhomov","given":"Evgeny A.","non-dropping-particle":"","parse-names":false,"suffix":""},{"dropping-particle":"","family":"Mahara","given":"Natalie","non-dropping-particle":"","parse-names":false,"suffix":""},{"dropping-particle":"","family":"Hunt","given":"Brian P.V.","non-dropping-particle":"","parse-names":false,"suffix":""}],"container-title":"Fisheries Oceanography","id":"ITEM-1","issue":"3","issued":{"date-parts":[["2020"]]},"page":"0-2","title":"Running the trophic gauntlet: Empirical support for reduced foraging success in juvenile salmon in tidally mixed coastal waters","type":"article-journal","volume":"29"},"uris":["http://www.mendeley.com/documents/?uuid=e4835d9b-0fa1-4027-b56b-ff583bc7a6de"]}],"mendeley":{"formattedCitation":"(James et al., 2020)","plainTextFormattedCitation":"(James et al., 2020)","previouslyFormattedCitation":"(James et al., 2020)"},"properties":{"noteIndex":0},"schema":"https://github.com/citation-style-language/schema/raw/master/csl-citation.json"}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DB41F8" w:rsidRPr="00DB41F8">
        <w:rPr>
          <w:rFonts w:eastAsia="Times New Roman" w:cstheme="minorHAnsi"/>
          <w:noProof/>
          <w:color w:val="000000"/>
          <w:lang w:val="en-CA"/>
        </w:rPr>
        <w:t>(James et al., 2020)</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 Other research that investigates dietary overlap of multiple species of salmon have found pink salmon to be most similar to either sockeye or chum salmon in their choices of prey</w:t>
      </w:r>
      <w:r w:rsidR="00F27A73">
        <w:rPr>
          <w:rFonts w:eastAsia="Times New Roman" w:cstheme="minorHAnsi"/>
          <w:color w:val="000000"/>
          <w:lang w:val="en-CA"/>
        </w:rPr>
        <w:t xml:space="preserve"> </w:t>
      </w:r>
      <w:r w:rsidR="00674289">
        <w:rPr>
          <w:rStyle w:val="FootnoteReference"/>
          <w:rFonts w:eastAsia="Times New Roman" w:cstheme="minorHAnsi"/>
          <w:color w:val="000000"/>
          <w:lang w:val="en-CA"/>
        </w:rPr>
        <w:fldChar w:fldCharType="begin" w:fldLock="1"/>
      </w:r>
      <w:r w:rsidR="003E451F">
        <w:rPr>
          <w:rFonts w:eastAsia="Times New Roman" w:cstheme="minorHAnsi"/>
          <w:color w:val="000000"/>
          <w:lang w:val="en-CA"/>
        </w:rPr>
        <w:instrText>ADDIN CSL_CITATION {"citationItems":[{"id":"ITEM-1","itemData":{"DOI":"10.1016/j.dsr2.2019.06.006","ISSN":"09670645","abstract":"Diet habits of five Pacific salmon species caught in the marine waters of the eastern and central regions of the Gulf of Alaska (GOA) were analyzed for spatial, interannual, seasonal, and ontogenetic differences. By making comparative analysis of diet variability over several years and marine conditions, between the eastern and central GOA ecosystems, during summer and fall, and between juvenile and adult salmon, we add to the understanding of the role of salmon in the GOA ecosystem. Diet composition differences were significant between all salmon/age-class pairs except for juvenile pink and sockeye salmon (no diet difference). The diets with the strongest separation (difference) were between either piscivorous salmon (Chinook or coho) and any planktivorous salmon (chum, sockeye or pink). Interannual differences in diet were also prevalent (all tested pairs were significant), followed by size-based ontogenetic diet changes between juveniles and adults, seasonal differences, and regional differences (eastern vs. central GOA). Lower and upper trophic level productivity in the GOA varied over the study period which influenced the type and amount of prey available to both piscivorous and planktivorous salmon. The year 2011 was an anomalously low production year in the GOA and this was reflected in poor feeding rate (stomach fullness) and condition factor. In contrast, foraging conditions during 2013 allowed for a positive condition factor for all juvenile salmon across the GOA even with low stomach fullness. Juvenile salmon in 2012 and 2014 had average feeding rates and condition factor. Interannual differences in the type of prey consumed, feeding rate, and condition factor often co-varied across region. These findings suggest that juvenile, immature, and maturing salmon growth and condition can be influenced by bottom-up forces in the ocean which may ultimately affect run timing and survival rate.","author":[{"dropping-particle":"","family":"Daly","given":"Elizabeth A.","non-dropping-particle":"","parse-names":false,"suffix":""},{"dropping-particle":"","family":"Moss","given":"Jamal H.","non-dropping-particle":"","parse-names":false,"suffix":""},{"dropping-particle":"","family":"Fergusson","given":"E.","non-dropping-particle":"","parse-names":false,"suffix":""},{"dropping-particle":"","family":"Debenham","given":"C.","non-dropping-particle":"","parse-names":false,"suffix":""}],"container-title":"Deep-Sea Research Part II: Topical Studies in Oceanography","id":"ITEM-1","issue":"June","issued":{"date-parts":[["2019"]]},"page":"329-339","publisher":"Elsevier Ltd","title":"Feeding ecology of salmon in eastern and central Gulf of Alaska","type":"article-journal","volume":"165"},"uris":["http://www.mendeley.com/documents/?uuid=3593b97d-3f02-4410-a971-6caf626f8d25"]}],"mendeley":{"formattedCitation":"(Daly et al., 2019)","plainTextFormattedCitation":"(Daly et al., 2019)","previouslyFormattedCitation":"(Daly et al., 2019)"},"properties":{"noteIndex":0},"schema":"https://github.com/citation-style-language/schema/raw/master/csl-citation.json"}</w:instrText>
      </w:r>
      <w:r w:rsidR="00674289">
        <w:rPr>
          <w:rStyle w:val="FootnoteReference"/>
          <w:rFonts w:eastAsia="Times New Roman" w:cstheme="minorHAnsi"/>
          <w:color w:val="000000"/>
          <w:lang w:val="en-CA"/>
        </w:rPr>
        <w:fldChar w:fldCharType="separate"/>
      </w:r>
      <w:r w:rsidR="00286A8E" w:rsidRPr="00286A8E">
        <w:rPr>
          <w:rFonts w:eastAsia="Times New Roman" w:cstheme="minorHAnsi"/>
          <w:noProof/>
          <w:color w:val="000000"/>
          <w:lang w:val="en-CA"/>
        </w:rPr>
        <w:t>(Daly et al., 2019)</w:t>
      </w:r>
      <w:r w:rsidR="00674289">
        <w:rPr>
          <w:rStyle w:val="FootnoteReference"/>
          <w:rFonts w:eastAsia="Times New Roman" w:cstheme="minorHAnsi"/>
          <w:color w:val="000000"/>
          <w:lang w:val="en-CA"/>
        </w:rPr>
        <w:fldChar w:fldCharType="end"/>
      </w:r>
      <w:r w:rsidRPr="003C4653">
        <w:rPr>
          <w:rFonts w:eastAsia="Times New Roman" w:cstheme="minorHAnsi"/>
          <w:color w:val="000000"/>
          <w:lang w:val="en-CA"/>
        </w:rPr>
        <w:t>.</w:t>
      </w:r>
    </w:p>
    <w:p w14:paraId="73A1F456" w14:textId="272775B0" w:rsidR="003D5843" w:rsidRDefault="003D5843" w:rsidP="00266C78">
      <w:pPr>
        <w:spacing w:line="480" w:lineRule="auto"/>
        <w:rPr>
          <w:ins w:id="850" w:author="Vanessa Fladmark" w:date="2020-06-02T10:49:00Z"/>
          <w:rFonts w:eastAsia="Times New Roman" w:cstheme="minorHAnsi"/>
          <w:color w:val="000000"/>
          <w:lang w:val="en-CA"/>
        </w:rPr>
      </w:pPr>
    </w:p>
    <w:p w14:paraId="2FDAB0E3" w14:textId="627CFC0F" w:rsidR="003D5843" w:rsidRPr="003C4653" w:rsidRDefault="003D5843" w:rsidP="00266C78">
      <w:pPr>
        <w:spacing w:line="480" w:lineRule="auto"/>
        <w:rPr>
          <w:rFonts w:eastAsia="Times New Roman" w:cstheme="minorHAnsi"/>
          <w:lang w:val="en-CA"/>
        </w:rPr>
      </w:pPr>
      <w:ins w:id="851" w:author="Vanessa Fladmark" w:date="2020-06-02T10:49:00Z">
        <w:r>
          <w:rPr>
            <w:rFonts w:eastAsia="Times New Roman" w:cstheme="minorHAnsi"/>
            <w:color w:val="000000"/>
            <w:lang w:val="en-CA"/>
          </w:rPr>
          <w:tab/>
          <w:t xml:space="preserve">Microplastics were not the focus of this study but they were found in % of </w:t>
        </w:r>
      </w:ins>
      <w:ins w:id="852" w:author="Vanessa Fladmark" w:date="2020-06-02T10:50:00Z">
        <w:r>
          <w:rPr>
            <w:rFonts w:eastAsia="Times New Roman" w:cstheme="minorHAnsi"/>
            <w:color w:val="000000"/>
            <w:lang w:val="en-CA"/>
          </w:rPr>
          <w:t xml:space="preserve">juvenile salmon stomachs, and one macroplastic was found to be 40% weight of </w:t>
        </w:r>
      </w:ins>
      <w:ins w:id="853" w:author="Vanessa Fladmark" w:date="2020-06-02T10:53:00Z">
        <w:r w:rsidR="00040479">
          <w:rPr>
            <w:rFonts w:eastAsia="Times New Roman" w:cstheme="minorHAnsi"/>
            <w:color w:val="000000"/>
            <w:lang w:val="en-CA"/>
          </w:rPr>
          <w:t>a</w:t>
        </w:r>
      </w:ins>
      <w:ins w:id="854" w:author="Vanessa Fladmark" w:date="2020-06-02T10:50:00Z">
        <w:r>
          <w:rPr>
            <w:rFonts w:eastAsia="Times New Roman" w:cstheme="minorHAnsi"/>
            <w:color w:val="000000"/>
            <w:lang w:val="en-CA"/>
          </w:rPr>
          <w:t xml:space="preserve"> pink salmon</w:t>
        </w:r>
      </w:ins>
      <w:ins w:id="855" w:author="Vanessa Fladmark" w:date="2020-06-02T10:53:00Z">
        <w:r w:rsidR="00040479">
          <w:rPr>
            <w:rFonts w:eastAsia="Times New Roman" w:cstheme="minorHAnsi"/>
            <w:color w:val="000000"/>
            <w:lang w:val="en-CA"/>
          </w:rPr>
          <w:t xml:space="preserve"> stomach</w:t>
        </w:r>
      </w:ins>
      <w:ins w:id="856" w:author="Vanessa Fladmark" w:date="2020-06-02T10:50:00Z">
        <w:r>
          <w:rPr>
            <w:rFonts w:eastAsia="Times New Roman" w:cstheme="minorHAnsi"/>
            <w:color w:val="000000"/>
            <w:lang w:val="en-CA"/>
          </w:rPr>
          <w:t>.</w:t>
        </w:r>
      </w:ins>
      <w:ins w:id="857" w:author="Vanessa Fladmark" w:date="2020-06-02T10:52:00Z">
        <w:r w:rsidR="00040479">
          <w:rPr>
            <w:rFonts w:eastAsia="Times New Roman" w:cstheme="minorHAnsi"/>
            <w:color w:val="000000"/>
            <w:lang w:val="en-CA"/>
          </w:rPr>
          <w:t xml:space="preserve"> </w:t>
        </w:r>
      </w:ins>
      <w:ins w:id="858" w:author="Vanessa Fladmark" w:date="2020-06-02T10:53:00Z">
        <w:r w:rsidR="00040479">
          <w:rPr>
            <w:rFonts w:eastAsia="Times New Roman" w:cstheme="minorHAnsi"/>
            <w:color w:val="000000"/>
            <w:lang w:val="en-CA"/>
          </w:rPr>
          <w:t xml:space="preserve">That 6 mm macroplastic had the shape, color and texture of a broken straw piece and </w:t>
        </w:r>
      </w:ins>
      <w:ins w:id="859" w:author="Vanessa Fladmark" w:date="2020-06-02T10:54:00Z">
        <w:r w:rsidR="00040479">
          <w:rPr>
            <w:rFonts w:eastAsia="Times New Roman" w:cstheme="minorHAnsi"/>
            <w:color w:val="000000"/>
            <w:lang w:val="en-CA"/>
          </w:rPr>
          <w:t xml:space="preserve">appeared larger than the sphincter could potentially pass, which </w:t>
        </w:r>
      </w:ins>
      <w:ins w:id="860" w:author="Vanessa Fladmark" w:date="2020-06-02T10:55:00Z">
        <w:r w:rsidR="00040479">
          <w:rPr>
            <w:rFonts w:eastAsia="Times New Roman" w:cstheme="minorHAnsi"/>
            <w:color w:val="000000"/>
            <w:lang w:val="en-CA"/>
          </w:rPr>
          <w:t>would likely reduce survival for that fish.</w:t>
        </w:r>
      </w:ins>
      <w:ins w:id="861" w:author="Vanessa Fladmark" w:date="2020-06-02T10:50:00Z">
        <w:r>
          <w:rPr>
            <w:rFonts w:eastAsia="Times New Roman" w:cstheme="minorHAnsi"/>
            <w:color w:val="000000"/>
            <w:lang w:val="en-CA"/>
          </w:rPr>
          <w:t xml:space="preserve"> </w:t>
        </w:r>
        <w:r w:rsidR="00040479">
          <w:rPr>
            <w:rFonts w:eastAsia="Times New Roman" w:cstheme="minorHAnsi"/>
            <w:color w:val="000000"/>
            <w:lang w:val="en-CA"/>
          </w:rPr>
          <w:t>Impacts of plastics on salmon and occurrenc</w:t>
        </w:r>
      </w:ins>
      <w:ins w:id="862" w:author="Vanessa Fladmark" w:date="2020-06-02T10:51:00Z">
        <w:r w:rsidR="00040479">
          <w:rPr>
            <w:rFonts w:eastAsia="Times New Roman" w:cstheme="minorHAnsi"/>
            <w:color w:val="000000"/>
            <w:lang w:val="en-CA"/>
          </w:rPr>
          <w:t>e</w:t>
        </w:r>
      </w:ins>
      <w:ins w:id="863" w:author="Vanessa Fladmark" w:date="2020-06-02T10:50:00Z">
        <w:r w:rsidR="00040479">
          <w:rPr>
            <w:rFonts w:eastAsia="Times New Roman" w:cstheme="minorHAnsi"/>
            <w:color w:val="000000"/>
            <w:lang w:val="en-CA"/>
          </w:rPr>
          <w:t xml:space="preserve"> in empty stomachs </w:t>
        </w:r>
      </w:ins>
      <w:ins w:id="864" w:author="Vanessa Fladmark" w:date="2020-06-02T10:51:00Z">
        <w:r w:rsidR="00040479">
          <w:rPr>
            <w:rFonts w:eastAsia="Times New Roman" w:cstheme="minorHAnsi"/>
            <w:color w:val="000000"/>
            <w:lang w:val="en-CA"/>
          </w:rPr>
          <w:t xml:space="preserve">with potential for cumulative effects, has incredible potential </w:t>
        </w:r>
      </w:ins>
      <w:ins w:id="865" w:author="Vanessa Fladmark" w:date="2020-06-02T10:56:00Z">
        <w:r w:rsidR="00040479">
          <w:rPr>
            <w:rFonts w:eastAsia="Times New Roman" w:cstheme="minorHAnsi"/>
            <w:color w:val="000000"/>
            <w:lang w:val="en-CA"/>
          </w:rPr>
          <w:t>to start</w:t>
        </w:r>
      </w:ins>
      <w:ins w:id="866" w:author="Vanessa Fladmark" w:date="2020-06-02T10:51:00Z">
        <w:r w:rsidR="00040479">
          <w:rPr>
            <w:rFonts w:eastAsia="Times New Roman" w:cstheme="minorHAnsi"/>
            <w:color w:val="000000"/>
            <w:lang w:val="en-CA"/>
          </w:rPr>
          <w:t xml:space="preserve"> a new area of salmon hea</w:t>
        </w:r>
      </w:ins>
      <w:ins w:id="867" w:author="Vanessa Fladmark" w:date="2020-06-02T10:52:00Z">
        <w:r w:rsidR="00040479">
          <w:rPr>
            <w:rFonts w:eastAsia="Times New Roman" w:cstheme="minorHAnsi"/>
            <w:color w:val="000000"/>
            <w:lang w:val="en-CA"/>
          </w:rPr>
          <w:t>lth research and conservation.</w:t>
        </w:r>
      </w:ins>
    </w:p>
    <w:p w14:paraId="621D4A2B" w14:textId="77777777" w:rsidR="00372150" w:rsidRPr="003C4653" w:rsidRDefault="00372150" w:rsidP="00266C78">
      <w:pPr>
        <w:spacing w:line="480" w:lineRule="auto"/>
        <w:rPr>
          <w:rFonts w:eastAsia="Times New Roman" w:cstheme="minorHAnsi"/>
          <w:lang w:val="en-CA"/>
        </w:rPr>
      </w:pPr>
    </w:p>
    <w:p w14:paraId="18B34417" w14:textId="4C2CB8EF" w:rsidR="00372150" w:rsidRDefault="00372150" w:rsidP="00266C78">
      <w:pPr>
        <w:spacing w:line="480" w:lineRule="auto"/>
        <w:rPr>
          <w:ins w:id="868" w:author="Brian" w:date="2020-05-10T14:15:00Z"/>
          <w:rFonts w:eastAsia="Times New Roman" w:cstheme="minorHAnsi"/>
          <w:color w:val="000000"/>
          <w:lang w:val="en-CA"/>
        </w:rPr>
      </w:pPr>
      <w:r w:rsidRPr="003C4653">
        <w:rPr>
          <w:rFonts w:eastAsia="Times New Roman" w:cstheme="minorHAnsi"/>
          <w:color w:val="000000"/>
          <w:lang w:val="en-CA"/>
        </w:rPr>
        <w:tab/>
        <w:t>While this research study focused on a snapshot of juvenile salmon feeding in June 2016 in this area, trends can</w:t>
      </w:r>
      <w:ins w:id="869" w:author="Brian" w:date="2020-05-10T14:13:00Z">
        <w:r w:rsidR="00DF030F">
          <w:rPr>
            <w:rFonts w:eastAsia="Times New Roman" w:cstheme="minorHAnsi"/>
            <w:color w:val="000000"/>
            <w:lang w:val="en-CA"/>
          </w:rPr>
          <w:t>not</w:t>
        </w:r>
      </w:ins>
      <w:del w:id="870" w:author="Brian" w:date="2020-05-10T14:13:00Z">
        <w:r w:rsidRPr="003C4653" w:rsidDel="00DF030F">
          <w:rPr>
            <w:rFonts w:eastAsia="Times New Roman" w:cstheme="minorHAnsi"/>
            <w:color w:val="000000"/>
            <w:lang w:val="en-CA"/>
          </w:rPr>
          <w:delText>’t</w:delText>
        </w:r>
      </w:del>
      <w:r w:rsidRPr="003C4653">
        <w:rPr>
          <w:rFonts w:eastAsia="Times New Roman" w:cstheme="minorHAnsi"/>
          <w:color w:val="000000"/>
          <w:lang w:val="en-CA"/>
        </w:rPr>
        <w:t xml:space="preserve"> be extrapolated without a seasonal or interannual component. The dynamics of each of these regions may shift over time, especially the Discovery Islands which naturally has more variability due to the freshwater influence on the ocean conditions. This study characterized salmon species interactions in high and low foraging scenarios, but other unknown factors could be contributing, and more research is needed to confirm trends. More accurate descriptions of these regions require a longer time series on salmon feeding during the outmigration period and across years, which is the focus of the next data chapter.</w:t>
      </w:r>
    </w:p>
    <w:p w14:paraId="6ABF97CA" w14:textId="77777777" w:rsidR="00DF030F" w:rsidRPr="003C4653" w:rsidRDefault="00DF030F" w:rsidP="00266C78">
      <w:pPr>
        <w:spacing w:line="480" w:lineRule="auto"/>
        <w:rPr>
          <w:rFonts w:eastAsia="Times New Roman" w:cstheme="minorHAnsi"/>
          <w:lang w:val="en-CA"/>
        </w:rPr>
      </w:pPr>
    </w:p>
    <w:p w14:paraId="645D9475" w14:textId="77777777" w:rsidR="00DF030F" w:rsidRDefault="00DF030F" w:rsidP="00266C78">
      <w:pPr>
        <w:spacing w:line="480" w:lineRule="auto"/>
        <w:rPr>
          <w:moveTo w:id="871" w:author="Brian" w:date="2020-05-10T14:15:00Z"/>
          <w:rFonts w:eastAsia="Times New Roman" w:cstheme="minorHAnsi"/>
          <w:color w:val="000000"/>
          <w:lang w:val="en-CA"/>
        </w:rPr>
      </w:pPr>
      <w:moveToRangeStart w:id="872" w:author="Brian" w:date="2020-05-10T14:15:00Z" w:name="move40012553"/>
      <w:moveTo w:id="873" w:author="Brian" w:date="2020-05-10T14:15:00Z">
        <w:r w:rsidRPr="003C4653">
          <w:rPr>
            <w:rFonts w:eastAsia="Times New Roman" w:cstheme="minorHAnsi"/>
            <w:color w:val="000000"/>
            <w:lang w:val="en-CA"/>
          </w:rPr>
          <w:tab/>
        </w:r>
        <w:r>
          <w:rPr>
            <w:rFonts w:eastAsia="Times New Roman" w:cstheme="minorHAnsi"/>
            <w:color w:val="000000"/>
            <w:lang w:val="en-CA"/>
          </w:rPr>
          <w:t>J</w:t>
        </w:r>
        <w:r w:rsidRPr="003C4653">
          <w:rPr>
            <w:rFonts w:eastAsia="Times New Roman" w:cstheme="minorHAnsi"/>
            <w:color w:val="000000"/>
            <w:lang w:val="en-CA"/>
          </w:rPr>
          <w:t xml:space="preserve">uvenile pink and chum salmon interactions are an important component of </w:t>
        </w:r>
        <w:r>
          <w:rPr>
            <w:rFonts w:eastAsia="Times New Roman" w:cstheme="minorHAnsi"/>
            <w:color w:val="000000"/>
            <w:lang w:val="en-CA"/>
          </w:rPr>
          <w:t xml:space="preserve">seasonal </w:t>
        </w:r>
        <w:r w:rsidRPr="003C4653">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areas, </w:t>
        </w:r>
        <w:r>
          <w:rPr>
            <w:rFonts w:eastAsia="Times New Roman" w:cstheme="minorHAnsi"/>
            <w:color w:val="000000"/>
            <w:lang w:val="en-CA"/>
          </w:rPr>
          <w:t>a given</w:t>
        </w:r>
        <w:r w:rsidRPr="003C4653">
          <w:rPr>
            <w:rFonts w:eastAsia="Times New Roman" w:cstheme="minorHAnsi"/>
            <w:color w:val="000000"/>
            <w:lang w:val="en-CA"/>
          </w:rPr>
          <w:t xml:space="preserve"> feeding strategy will benefit one species over the other.</w:t>
        </w:r>
        <w:r>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To>
    </w:p>
    <w:p w14:paraId="75154609" w14:textId="77777777" w:rsidR="00DF030F" w:rsidRDefault="00DF030F" w:rsidP="00266C78">
      <w:pPr>
        <w:spacing w:line="480" w:lineRule="auto"/>
        <w:rPr>
          <w:moveTo w:id="874" w:author="Brian" w:date="2020-05-10T14:15:00Z"/>
          <w:rFonts w:eastAsia="Times New Roman" w:cstheme="minorHAnsi"/>
          <w:color w:val="000000"/>
          <w:lang w:val="en-CA"/>
        </w:rPr>
      </w:pPr>
      <w:moveTo w:id="875" w:author="Brian" w:date="2020-05-10T14:15:00Z">
        <w:r>
          <w:rPr>
            <w:rFonts w:eastAsia="Times New Roman" w:cstheme="minorHAnsi"/>
            <w:color w:val="000000"/>
            <w:lang w:val="en-CA"/>
          </w:rPr>
          <w:t>The extended period of starvation during early marine migration will most likely affect the growth of juvenile salmon and potential survival to adult recruitment in the subsequent years. Further research should be conducted on whether the extremes of high and low stomach fullness of outmigrating salmon persists over time and how their foraging strategies change.</w:t>
        </w:r>
      </w:moveTo>
    </w:p>
    <w:moveToRangeEnd w:id="872"/>
    <w:p w14:paraId="3047F27C" w14:textId="77777777" w:rsidR="00372150" w:rsidRPr="003C4653" w:rsidRDefault="00372150" w:rsidP="00266C78">
      <w:pPr>
        <w:spacing w:line="480" w:lineRule="auto"/>
        <w:rPr>
          <w:rFonts w:eastAsia="Times New Roman" w:cstheme="minorHAnsi"/>
          <w:lang w:val="en-CA"/>
        </w:rPr>
      </w:pPr>
    </w:p>
    <w:p w14:paraId="532E4780" w14:textId="77777777" w:rsidR="00372150" w:rsidRPr="003C4653" w:rsidRDefault="00372150" w:rsidP="00266C78">
      <w:pPr>
        <w:spacing w:line="480" w:lineRule="auto"/>
        <w:rPr>
          <w:rFonts w:eastAsia="Times New Roman" w:cstheme="minorHAnsi"/>
          <w:lang w:val="en-CA"/>
        </w:rPr>
      </w:pPr>
      <w:r w:rsidRPr="003C4653">
        <w:rPr>
          <w:rFonts w:eastAsia="Times New Roman" w:cstheme="minorHAnsi"/>
          <w:b/>
          <w:bCs/>
          <w:color w:val="000000"/>
          <w:lang w:val="en-CA"/>
        </w:rPr>
        <w:t>2.5 Conclusion</w:t>
      </w:r>
    </w:p>
    <w:p w14:paraId="3179EC24" w14:textId="77777777" w:rsidR="00372150" w:rsidRPr="003C4653" w:rsidRDefault="00372150" w:rsidP="00266C78">
      <w:pPr>
        <w:spacing w:line="480" w:lineRule="auto"/>
        <w:rPr>
          <w:rFonts w:eastAsia="Times New Roman" w:cstheme="minorHAnsi"/>
          <w:lang w:val="en-CA"/>
        </w:rPr>
      </w:pPr>
    </w:p>
    <w:p w14:paraId="2D64F779" w14:textId="52104B84"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r>
      <w:del w:id="876" w:author="Brian" w:date="2020-05-10T14:15:00Z">
        <w:r w:rsidRPr="003C4653" w:rsidDel="00DF030F">
          <w:rPr>
            <w:rFonts w:eastAsia="Times New Roman" w:cstheme="minorHAnsi"/>
            <w:color w:val="000000"/>
            <w:lang w:val="en-CA"/>
          </w:rPr>
          <w:delText>In conclusion, j</w:delText>
        </w:r>
      </w:del>
      <w:ins w:id="877" w:author="Brian" w:date="2020-05-10T14:15:00Z">
        <w:r w:rsidR="00DF030F">
          <w:rPr>
            <w:rFonts w:eastAsia="Times New Roman" w:cstheme="minorHAnsi"/>
            <w:color w:val="000000"/>
            <w:lang w:val="en-CA"/>
          </w:rPr>
          <w:t>J</w:t>
        </w:r>
      </w:ins>
      <w:r w:rsidRPr="003C4653">
        <w:rPr>
          <w:rFonts w:eastAsia="Times New Roman" w:cstheme="minorHAnsi"/>
          <w:color w:val="000000"/>
          <w:lang w:val="en-CA"/>
        </w:rPr>
        <w:t>uvenile pink and chum diets appear to be influenced by availability of prey and the overlap between salmon species shows a clear relationship to feeding intensity. It is intuitive that prey determines diet composition but counterintuitive that competition may decrease with increased diet similarity between salmon species utilizing the same resources. When food becomes scarcer, it seems juvenile salmon have strategies to fall back on,</w:t>
      </w:r>
      <w:r w:rsidR="007B6291">
        <w:rPr>
          <w:rFonts w:eastAsia="Times New Roman" w:cstheme="minorHAnsi"/>
          <w:color w:val="000000"/>
          <w:lang w:val="en-CA"/>
        </w:rPr>
        <w:t xml:space="preserve"> where</w:t>
      </w:r>
      <w:r w:rsidRPr="003C4653">
        <w:rPr>
          <w:rFonts w:eastAsia="Times New Roman" w:cstheme="minorHAnsi"/>
          <w:color w:val="000000"/>
          <w:lang w:val="en-CA"/>
        </w:rPr>
        <w:t xml:space="preserve"> pink salmon focus efforts in nearshore environments and chum salmon shift to gelatinous</w:t>
      </w:r>
      <w:r w:rsidR="007B6291">
        <w:rPr>
          <w:rFonts w:eastAsia="Times New Roman" w:cstheme="minorHAnsi"/>
          <w:color w:val="000000"/>
          <w:lang w:val="en-CA"/>
        </w:rPr>
        <w:t xml:space="preserve"> prey</w:t>
      </w:r>
      <w:r w:rsidRPr="003C4653">
        <w:rPr>
          <w:rFonts w:eastAsia="Times New Roman" w:cstheme="minorHAnsi"/>
          <w:color w:val="000000"/>
          <w:lang w:val="en-CA"/>
        </w:rPr>
        <w:t>.</w:t>
      </w:r>
      <w:r w:rsidR="00E23601">
        <w:rPr>
          <w:rFonts w:eastAsia="Times New Roman" w:cstheme="minorHAnsi"/>
          <w:color w:val="000000"/>
          <w:lang w:val="en-CA"/>
        </w:rPr>
        <w:t xml:space="preserve"> These salmon species could potentially be used as ecosystem indicators, pink salmon can track calanoid availability and chum salmon diet composition can indicate overall feeding conditions.</w:t>
      </w:r>
    </w:p>
    <w:p w14:paraId="1576A0FF" w14:textId="77777777" w:rsidR="00372150" w:rsidRPr="003C4653" w:rsidRDefault="00372150" w:rsidP="00266C78">
      <w:pPr>
        <w:spacing w:line="480" w:lineRule="auto"/>
        <w:rPr>
          <w:rFonts w:eastAsia="Times New Roman" w:cstheme="minorHAnsi"/>
          <w:lang w:val="en-CA"/>
        </w:rPr>
      </w:pPr>
    </w:p>
    <w:p w14:paraId="030B076B" w14:textId="67059657" w:rsidR="00372150" w:rsidRPr="003C4653" w:rsidRDefault="00372150" w:rsidP="00266C78">
      <w:pPr>
        <w:spacing w:line="480" w:lineRule="auto"/>
        <w:rPr>
          <w:rFonts w:eastAsia="Times New Roman" w:cstheme="minorHAnsi"/>
          <w:lang w:val="en-CA"/>
        </w:rPr>
      </w:pPr>
      <w:r w:rsidRPr="003C4653">
        <w:rPr>
          <w:rFonts w:eastAsia="Times New Roman" w:cstheme="minorHAnsi"/>
          <w:color w:val="000000"/>
          <w:lang w:val="en-CA"/>
        </w:rPr>
        <w:tab/>
        <w:t>The diversity of conditions encountered by salmon migrating through this area shows how species can coexist by utilizing different trophic niches to partition their prey resources. Since pink salmon have the potential to outcompete other species for high quality prey such as large calanoid copepods, chum salmon require a different strategy in order to survive. S</w:t>
      </w:r>
      <w:r w:rsidR="007B6291">
        <w:rPr>
          <w:rFonts w:eastAsia="Times New Roman" w:cstheme="minorHAnsi"/>
          <w:color w:val="000000"/>
          <w:lang w:val="en-CA"/>
        </w:rPr>
        <w:t>almon s</w:t>
      </w:r>
      <w:r w:rsidRPr="003C4653">
        <w:rPr>
          <w:rFonts w:eastAsia="Times New Roman" w:cstheme="minorHAnsi"/>
          <w:color w:val="000000"/>
          <w:lang w:val="en-CA"/>
        </w:rPr>
        <w:t>pecies occupy distinct trophic niches from one another, and this relationship shifts across the migration route relative to the foraging intensity</w:t>
      </w:r>
      <w:r w:rsidR="007B6291">
        <w:rPr>
          <w:rFonts w:eastAsia="Times New Roman" w:cstheme="minorHAnsi"/>
          <w:color w:val="000000"/>
          <w:lang w:val="en-CA"/>
        </w:rPr>
        <w:t xml:space="preserve">, prey types </w:t>
      </w:r>
      <w:r w:rsidRPr="003C4653">
        <w:rPr>
          <w:rFonts w:eastAsia="Times New Roman" w:cstheme="minorHAnsi"/>
          <w:color w:val="000000"/>
          <w:lang w:val="en-CA"/>
        </w:rPr>
        <w:t xml:space="preserve">and </w:t>
      </w:r>
      <w:r w:rsidR="007B6291">
        <w:rPr>
          <w:rFonts w:eastAsia="Times New Roman" w:cstheme="minorHAnsi"/>
          <w:color w:val="000000"/>
          <w:lang w:val="en-CA"/>
        </w:rPr>
        <w:t xml:space="preserve">the </w:t>
      </w:r>
      <w:r w:rsidRPr="003C4653">
        <w:rPr>
          <w:rFonts w:eastAsia="Times New Roman" w:cstheme="minorHAnsi"/>
          <w:color w:val="000000"/>
          <w:lang w:val="en-CA"/>
        </w:rPr>
        <w:t>environmental conditions.</w:t>
      </w:r>
      <w:r w:rsidR="005130C0">
        <w:rPr>
          <w:rFonts w:eastAsia="Times New Roman" w:cstheme="minorHAnsi"/>
          <w:color w:val="000000"/>
          <w:lang w:val="en-CA"/>
        </w:rPr>
        <w:t xml:space="preserve"> </w:t>
      </w:r>
    </w:p>
    <w:p w14:paraId="592850DD" w14:textId="77777777" w:rsidR="00372150" w:rsidRPr="003C4653" w:rsidRDefault="00372150" w:rsidP="00266C78">
      <w:pPr>
        <w:spacing w:line="480" w:lineRule="auto"/>
        <w:rPr>
          <w:rFonts w:eastAsia="Times New Roman" w:cstheme="minorHAnsi"/>
          <w:lang w:val="en-CA"/>
        </w:rPr>
      </w:pPr>
    </w:p>
    <w:p w14:paraId="7AB30294" w14:textId="319B838F" w:rsidR="004D4459" w:rsidDel="00DF030F" w:rsidRDefault="00372150">
      <w:pPr>
        <w:spacing w:line="480" w:lineRule="auto"/>
        <w:rPr>
          <w:moveFrom w:id="878" w:author="Brian" w:date="2020-05-10T14:15:00Z"/>
          <w:rFonts w:eastAsia="Times New Roman" w:cstheme="minorHAnsi"/>
          <w:color w:val="000000"/>
          <w:lang w:val="en-CA"/>
        </w:rPr>
      </w:pPr>
      <w:moveFromRangeStart w:id="879" w:author="Brian" w:date="2020-05-10T14:15:00Z" w:name="move40012553"/>
      <w:moveFrom w:id="880" w:author="Brian" w:date="2020-05-10T14:15:00Z">
        <w:r w:rsidRPr="003C4653" w:rsidDel="00DF030F">
          <w:rPr>
            <w:rFonts w:eastAsia="Times New Roman" w:cstheme="minorHAnsi"/>
            <w:color w:val="000000"/>
            <w:lang w:val="en-CA"/>
          </w:rPr>
          <w:tab/>
        </w:r>
        <w:r w:rsidR="00514271" w:rsidDel="00DF030F">
          <w:rPr>
            <w:rFonts w:eastAsia="Times New Roman" w:cstheme="minorHAnsi"/>
            <w:color w:val="000000"/>
            <w:lang w:val="en-CA"/>
          </w:rPr>
          <w:t>J</w:t>
        </w:r>
        <w:r w:rsidRPr="003C4653" w:rsidDel="00DF030F">
          <w:rPr>
            <w:rFonts w:eastAsia="Times New Roman" w:cstheme="minorHAnsi"/>
            <w:color w:val="000000"/>
            <w:lang w:val="en-CA"/>
          </w:rPr>
          <w:t xml:space="preserve">uvenile pink and chum salmon interactions are an important component of </w:t>
        </w:r>
        <w:r w:rsidR="00514271" w:rsidDel="00DF030F">
          <w:rPr>
            <w:rFonts w:eastAsia="Times New Roman" w:cstheme="minorHAnsi"/>
            <w:color w:val="000000"/>
            <w:lang w:val="en-CA"/>
          </w:rPr>
          <w:t xml:space="preserve">seasonal </w:t>
        </w:r>
        <w:r w:rsidRPr="003C4653" w:rsidDel="00DF030F">
          <w:rPr>
            <w:rFonts w:eastAsia="Times New Roman" w:cstheme="minorHAnsi"/>
            <w:color w:val="000000"/>
            <w:lang w:val="en-CA"/>
          </w:rPr>
          <w:t xml:space="preserve">coastal ecosystem dynamics, which can impact salmon early marine growth and survival. Outmigrating salmon have to adapt to shifting prey fields and other competitors for those resources, and in some </w:t>
        </w:r>
        <w:r w:rsidR="00426957" w:rsidRPr="003C4653" w:rsidDel="00DF030F">
          <w:rPr>
            <w:rFonts w:eastAsia="Times New Roman" w:cstheme="minorHAnsi"/>
            <w:color w:val="000000"/>
            <w:lang w:val="en-CA"/>
          </w:rPr>
          <w:t>areas,</w:t>
        </w:r>
        <w:r w:rsidRPr="003C4653" w:rsidDel="00DF030F">
          <w:rPr>
            <w:rFonts w:eastAsia="Times New Roman" w:cstheme="minorHAnsi"/>
            <w:color w:val="000000"/>
            <w:lang w:val="en-CA"/>
          </w:rPr>
          <w:t xml:space="preserve"> </w:t>
        </w:r>
        <w:r w:rsidR="00426957" w:rsidDel="00DF030F">
          <w:rPr>
            <w:rFonts w:eastAsia="Times New Roman" w:cstheme="minorHAnsi"/>
            <w:color w:val="000000"/>
            <w:lang w:val="en-CA"/>
          </w:rPr>
          <w:t>a given</w:t>
        </w:r>
        <w:r w:rsidRPr="003C4653" w:rsidDel="00DF030F">
          <w:rPr>
            <w:rFonts w:eastAsia="Times New Roman" w:cstheme="minorHAnsi"/>
            <w:color w:val="000000"/>
            <w:lang w:val="en-CA"/>
          </w:rPr>
          <w:t xml:space="preserve"> feeding strategy will benefit one species over the other.</w:t>
        </w:r>
        <w:r w:rsidR="004D4459" w:rsidDel="00DF030F">
          <w:rPr>
            <w:rFonts w:eastAsia="Times New Roman" w:cstheme="minorHAnsi"/>
            <w:color w:val="000000"/>
            <w:lang w:val="en-CA"/>
          </w:rPr>
          <w:t xml:space="preserve"> This study highlighted the Discovery Islands and Johnstone Strait region as a trophic gauntlet for juvenile pink and chum salmon, and highly active feeding grounds in Queen Charlotte Strait.</w:t>
        </w:r>
      </w:moveFrom>
    </w:p>
    <w:p w14:paraId="4076E5DF" w14:textId="2D63AFD7" w:rsidR="004D4459" w:rsidDel="00DF030F" w:rsidRDefault="004D4459">
      <w:pPr>
        <w:spacing w:line="480" w:lineRule="auto"/>
        <w:rPr>
          <w:moveFrom w:id="881" w:author="Brian" w:date="2020-05-10T14:15:00Z"/>
          <w:rFonts w:eastAsia="Times New Roman" w:cstheme="minorHAnsi"/>
          <w:color w:val="000000"/>
          <w:lang w:val="en-CA"/>
        </w:rPr>
      </w:pPr>
      <w:moveFrom w:id="882" w:author="Brian" w:date="2020-05-10T14:15:00Z">
        <w:r w:rsidDel="00DF030F">
          <w:rPr>
            <w:rFonts w:eastAsia="Times New Roman" w:cstheme="minorHAnsi"/>
            <w:color w:val="000000"/>
            <w:lang w:val="en-CA"/>
          </w:rPr>
          <w:t xml:space="preserve">The extended period of starvation during early marine migration will </w:t>
        </w:r>
        <w:r w:rsidR="00514271" w:rsidDel="00DF030F">
          <w:rPr>
            <w:rFonts w:eastAsia="Times New Roman" w:cstheme="minorHAnsi"/>
            <w:color w:val="000000"/>
            <w:lang w:val="en-CA"/>
          </w:rPr>
          <w:t>most likely</w:t>
        </w:r>
        <w:r w:rsidDel="00DF030F">
          <w:rPr>
            <w:rFonts w:eastAsia="Times New Roman" w:cstheme="minorHAnsi"/>
            <w:color w:val="000000"/>
            <w:lang w:val="en-CA"/>
          </w:rPr>
          <w:t xml:space="preserve"> affect the growth of juvenile salmon and potential survival to adult recruitment in the subsequent years. </w:t>
        </w:r>
        <w:r w:rsidR="00901C7C" w:rsidDel="00DF030F">
          <w:rPr>
            <w:rFonts w:eastAsia="Times New Roman" w:cstheme="minorHAnsi"/>
            <w:color w:val="000000"/>
            <w:lang w:val="en-CA"/>
          </w:rPr>
          <w:t>Further research should be conducted on whether th</w:t>
        </w:r>
        <w:r w:rsidR="00E23601" w:rsidDel="00DF030F">
          <w:rPr>
            <w:rFonts w:eastAsia="Times New Roman" w:cstheme="minorHAnsi"/>
            <w:color w:val="000000"/>
            <w:lang w:val="en-CA"/>
          </w:rPr>
          <w:t>e extremes of high and low</w:t>
        </w:r>
        <w:r w:rsidR="00901C7C" w:rsidDel="00DF030F">
          <w:rPr>
            <w:rFonts w:eastAsia="Times New Roman" w:cstheme="minorHAnsi"/>
            <w:color w:val="000000"/>
            <w:lang w:val="en-CA"/>
          </w:rPr>
          <w:t xml:space="preserve"> stomach fullness</w:t>
        </w:r>
        <w:r w:rsidR="00E23601" w:rsidDel="00DF030F">
          <w:rPr>
            <w:rFonts w:eastAsia="Times New Roman" w:cstheme="minorHAnsi"/>
            <w:color w:val="000000"/>
            <w:lang w:val="en-CA"/>
          </w:rPr>
          <w:t xml:space="preserve"> of outmigrating salmon</w:t>
        </w:r>
        <w:r w:rsidR="00901C7C" w:rsidDel="00DF030F">
          <w:rPr>
            <w:rFonts w:eastAsia="Times New Roman" w:cstheme="minorHAnsi"/>
            <w:color w:val="000000"/>
            <w:lang w:val="en-CA"/>
          </w:rPr>
          <w:t xml:space="preserve"> persists over time</w:t>
        </w:r>
        <w:r w:rsidR="00E23601" w:rsidDel="00DF030F">
          <w:rPr>
            <w:rFonts w:eastAsia="Times New Roman" w:cstheme="minorHAnsi"/>
            <w:color w:val="000000"/>
            <w:lang w:val="en-CA"/>
          </w:rPr>
          <w:t xml:space="preserve"> and how their foraging strategies change.</w:t>
        </w:r>
      </w:moveFrom>
    </w:p>
    <w:moveFromRangeEnd w:id="879"/>
    <w:p w14:paraId="2C5D6A77" w14:textId="77777777" w:rsidR="00B010C1" w:rsidRPr="003C4653" w:rsidRDefault="00B010C1" w:rsidP="00266C78">
      <w:pPr>
        <w:spacing w:line="480" w:lineRule="auto"/>
        <w:rPr>
          <w:rFonts w:eastAsia="Times New Roman" w:cstheme="minorHAnsi"/>
          <w:color w:val="000000"/>
          <w:lang w:val="en-CA"/>
        </w:rPr>
      </w:pPr>
    </w:p>
    <w:p w14:paraId="16CA1187" w14:textId="77777777" w:rsidR="00B010C1" w:rsidRPr="003C4653" w:rsidRDefault="00B010C1" w:rsidP="00266C78">
      <w:pPr>
        <w:spacing w:line="480" w:lineRule="auto"/>
        <w:rPr>
          <w:rFonts w:eastAsia="Times New Roman" w:cstheme="minorHAnsi"/>
          <w:b/>
          <w:bCs/>
          <w:color w:val="000000"/>
          <w:lang w:val="en-CA"/>
        </w:rPr>
      </w:pPr>
      <w:commentRangeStart w:id="883"/>
      <w:r w:rsidRPr="003C4653">
        <w:rPr>
          <w:rFonts w:eastAsia="Times New Roman" w:cstheme="minorHAnsi"/>
          <w:b/>
          <w:bCs/>
          <w:color w:val="000000"/>
          <w:lang w:val="en-CA"/>
        </w:rPr>
        <w:t>References</w:t>
      </w:r>
      <w:commentRangeEnd w:id="883"/>
      <w:r w:rsidR="006F6A4C">
        <w:rPr>
          <w:rStyle w:val="CommentReference"/>
        </w:rPr>
        <w:commentReference w:id="883"/>
      </w:r>
    </w:p>
    <w:p w14:paraId="5A27298A" w14:textId="05ED52A0" w:rsidR="00830B94" w:rsidRPr="00830B94" w:rsidRDefault="003D1980" w:rsidP="00830B94">
      <w:pPr>
        <w:widowControl w:val="0"/>
        <w:autoSpaceDE w:val="0"/>
        <w:autoSpaceDN w:val="0"/>
        <w:adjustRightInd w:val="0"/>
        <w:spacing w:line="480" w:lineRule="auto"/>
        <w:ind w:left="480" w:hanging="480"/>
        <w:rPr>
          <w:rFonts w:ascii="Calibri" w:hAnsi="Calibri" w:cs="Calibri"/>
          <w:noProof/>
        </w:rPr>
      </w:pPr>
      <w:r>
        <w:rPr>
          <w:rFonts w:eastAsia="Times New Roman" w:cstheme="minorHAnsi"/>
          <w:color w:val="000000"/>
          <w:lang w:val="en-CA"/>
        </w:rPr>
        <w:fldChar w:fldCharType="begin" w:fldLock="1"/>
      </w:r>
      <w:r>
        <w:rPr>
          <w:rFonts w:eastAsia="Times New Roman" w:cstheme="minorHAnsi"/>
          <w:color w:val="000000"/>
          <w:lang w:val="en-CA"/>
        </w:rPr>
        <w:instrText xml:space="preserve">ADDIN Mendeley Bibliography CSL_BIBLIOGRAPHY </w:instrText>
      </w:r>
      <w:r>
        <w:rPr>
          <w:rFonts w:eastAsia="Times New Roman" w:cstheme="minorHAnsi"/>
          <w:color w:val="000000"/>
          <w:lang w:val="en-CA"/>
        </w:rPr>
        <w:fldChar w:fldCharType="separate"/>
      </w:r>
      <w:r w:rsidR="00830B94" w:rsidRPr="00830B94">
        <w:rPr>
          <w:rFonts w:ascii="Calibri" w:hAnsi="Calibri" w:cs="Calibri"/>
          <w:noProof/>
        </w:rPr>
        <w:t xml:space="preserve">Batten, S. D., Ruggerone, G. T., &amp; Ortiz, I. (2018). Pink Salmon induce a trophic cascade in plankton populations in the southern Bering Sea and around the Aleutian Islands. </w:t>
      </w:r>
      <w:r w:rsidR="00830B94" w:rsidRPr="00830B94">
        <w:rPr>
          <w:rFonts w:ascii="Calibri" w:hAnsi="Calibri" w:cs="Calibri"/>
          <w:i/>
          <w:iCs/>
          <w:noProof/>
        </w:rPr>
        <w:t>Fisheries Oceanography</w:t>
      </w:r>
      <w:r w:rsidR="00830B94" w:rsidRPr="00830B94">
        <w:rPr>
          <w:rFonts w:ascii="Calibri" w:hAnsi="Calibri" w:cs="Calibri"/>
          <w:noProof/>
        </w:rPr>
        <w:t xml:space="preserve">, </w:t>
      </w:r>
      <w:r w:rsidR="00830B94" w:rsidRPr="00830B94">
        <w:rPr>
          <w:rFonts w:ascii="Calibri" w:hAnsi="Calibri" w:cs="Calibri"/>
          <w:i/>
          <w:iCs/>
          <w:noProof/>
        </w:rPr>
        <w:t>27</w:t>
      </w:r>
      <w:r w:rsidR="00830B94" w:rsidRPr="00830B94">
        <w:rPr>
          <w:rFonts w:ascii="Calibri" w:hAnsi="Calibri" w:cs="Calibri"/>
          <w:noProof/>
        </w:rPr>
        <w:t>(6), 548–559. https://doi.org/10.1111/fog.12276</w:t>
      </w:r>
    </w:p>
    <w:p w14:paraId="2B7188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(2017). What the past tells us about the future of Pacific salmon research. </w:t>
      </w:r>
      <w:r w:rsidRPr="00830B94">
        <w:rPr>
          <w:rFonts w:ascii="Calibri" w:hAnsi="Calibri" w:cs="Calibri"/>
          <w:i/>
          <w:iCs/>
          <w:noProof/>
        </w:rPr>
        <w:t>Fish and Fisheries</w:t>
      </w:r>
      <w:r w:rsidRPr="00830B94">
        <w:rPr>
          <w:rFonts w:ascii="Calibri" w:hAnsi="Calibri" w:cs="Calibri"/>
          <w:noProof/>
        </w:rPr>
        <w:t xml:space="preserve">, </w:t>
      </w:r>
      <w:r w:rsidRPr="00830B94">
        <w:rPr>
          <w:rFonts w:ascii="Calibri" w:hAnsi="Calibri" w:cs="Calibri"/>
          <w:i/>
          <w:iCs/>
          <w:noProof/>
        </w:rPr>
        <w:t>18</w:t>
      </w:r>
      <w:r w:rsidRPr="00830B94">
        <w:rPr>
          <w:rFonts w:ascii="Calibri" w:hAnsi="Calibri" w:cs="Calibri"/>
          <w:noProof/>
        </w:rPr>
        <w:t>(6), 1161–1175. https://doi.org/10.1111/faf.12231</w:t>
      </w:r>
    </w:p>
    <w:p w14:paraId="3D930E6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&amp; Mahnken, C. (2001). A critical size and period hypothesis to explain natural regulation of salmon abundance and the linkage to climate and climate change. </w:t>
      </w:r>
      <w:r w:rsidRPr="00830B94">
        <w:rPr>
          <w:rFonts w:ascii="Calibri" w:hAnsi="Calibri" w:cs="Calibri"/>
          <w:i/>
          <w:iCs/>
          <w:noProof/>
        </w:rPr>
        <w:t>Progress in Oceanography</w:t>
      </w:r>
      <w:r w:rsidRPr="00830B94">
        <w:rPr>
          <w:rFonts w:ascii="Calibri" w:hAnsi="Calibri" w:cs="Calibri"/>
          <w:noProof/>
        </w:rPr>
        <w:t xml:space="preserve">, </w:t>
      </w:r>
      <w:r w:rsidRPr="00830B94">
        <w:rPr>
          <w:rFonts w:ascii="Calibri" w:hAnsi="Calibri" w:cs="Calibri"/>
          <w:i/>
          <w:iCs/>
          <w:noProof/>
        </w:rPr>
        <w:t>49</w:t>
      </w:r>
      <w:r w:rsidRPr="00830B94">
        <w:rPr>
          <w:rFonts w:ascii="Calibri" w:hAnsi="Calibri" w:cs="Calibri"/>
          <w:noProof/>
        </w:rPr>
        <w:t>(1–4), 423–437. https://doi.org/10.1016/S0079-6611(01)00034-9</w:t>
      </w:r>
    </w:p>
    <w:p w14:paraId="4D9C93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Pearsall, I. a, &amp; Healey, M. C. (2003). A history of the research on the early marine life of Pacific salmon off Canada’s Pacific coast. </w:t>
      </w:r>
      <w:r w:rsidRPr="00830B94">
        <w:rPr>
          <w:rFonts w:ascii="Calibri" w:hAnsi="Calibri" w:cs="Calibri"/>
          <w:i/>
          <w:iCs/>
          <w:noProof/>
        </w:rPr>
        <w:t>NPAFC Bulletin</w:t>
      </w:r>
      <w:r w:rsidRPr="00830B94">
        <w:rPr>
          <w:rFonts w:ascii="Calibri" w:hAnsi="Calibri" w:cs="Calibri"/>
          <w:noProof/>
        </w:rPr>
        <w:t xml:space="preserve">, </w:t>
      </w:r>
      <w:r w:rsidRPr="00830B94">
        <w:rPr>
          <w:rFonts w:ascii="Calibri" w:hAnsi="Calibri" w:cs="Calibri"/>
          <w:i/>
          <w:iCs/>
          <w:noProof/>
        </w:rPr>
        <w:t>3</w:t>
      </w:r>
      <w:r w:rsidRPr="00830B94">
        <w:rPr>
          <w:rFonts w:ascii="Calibri" w:hAnsi="Calibri" w:cs="Calibri"/>
          <w:noProof/>
        </w:rPr>
        <w:t>(3), 1–40.</w:t>
      </w:r>
    </w:p>
    <w:p w14:paraId="0AC17F4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Beamish, R. J., Sweeting, R. M., Neville, C. M., &amp; Lange, K. L. (2010). Competitive Interactions Between Pink Salmon and Other Juvenile Pacific Salmon in the Strait of Georgia. </w:t>
      </w:r>
      <w:r w:rsidRPr="00830B94">
        <w:rPr>
          <w:rFonts w:ascii="Calibri" w:hAnsi="Calibri" w:cs="Calibri"/>
          <w:i/>
          <w:iCs/>
          <w:noProof/>
        </w:rPr>
        <w:t>NPAFC Doc. 1284</w:t>
      </w:r>
      <w:r w:rsidRPr="00830B94">
        <w:rPr>
          <w:rFonts w:ascii="Calibri" w:hAnsi="Calibri" w:cs="Calibri"/>
          <w:noProof/>
        </w:rPr>
        <w:t xml:space="preserve">, </w:t>
      </w:r>
      <w:r w:rsidRPr="00830B94">
        <w:rPr>
          <w:rFonts w:ascii="Calibri" w:hAnsi="Calibri" w:cs="Calibri"/>
          <w:i/>
          <w:iCs/>
          <w:noProof/>
        </w:rPr>
        <w:t>January</w:t>
      </w:r>
      <w:r w:rsidRPr="00830B94">
        <w:rPr>
          <w:rFonts w:ascii="Calibri" w:hAnsi="Calibri" w:cs="Calibri"/>
          <w:noProof/>
        </w:rPr>
        <w:t>.</w:t>
      </w:r>
    </w:p>
    <w:p w14:paraId="3C3CE42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(1990). </w:t>
      </w:r>
      <w:r w:rsidRPr="00830B94">
        <w:rPr>
          <w:rFonts w:ascii="Calibri" w:hAnsi="Calibri" w:cs="Calibri"/>
          <w:i/>
          <w:iCs/>
          <w:noProof/>
        </w:rPr>
        <w:t>A synthesis of the food habits and feeding ecoloy of salmonids in marine waters of the North Pacific</w:t>
      </w:r>
      <w:r w:rsidRPr="00830B94">
        <w:rPr>
          <w:rFonts w:ascii="Calibri" w:hAnsi="Calibri" w:cs="Calibri"/>
          <w:noProof/>
        </w:rPr>
        <w:t xml:space="preserve">. </w:t>
      </w:r>
      <w:r w:rsidRPr="00830B94">
        <w:rPr>
          <w:rFonts w:ascii="Calibri" w:hAnsi="Calibri" w:cs="Calibri"/>
          <w:i/>
          <w:iCs/>
          <w:noProof/>
        </w:rPr>
        <w:t>(INPFC Doc.) FRI</w:t>
      </w:r>
      <w:r w:rsidRPr="00830B94">
        <w:rPr>
          <w:rFonts w:ascii="Calibri" w:hAnsi="Calibri" w:cs="Calibri"/>
          <w:noProof/>
        </w:rPr>
        <w:t>-</w:t>
      </w:r>
      <w:r w:rsidRPr="00830B94">
        <w:rPr>
          <w:rFonts w:ascii="Calibri" w:hAnsi="Calibri" w:cs="Calibri"/>
          <w:i/>
          <w:iCs/>
          <w:noProof/>
        </w:rPr>
        <w:t>UW</w:t>
      </w:r>
      <w:r w:rsidRPr="00830B94">
        <w:rPr>
          <w:rFonts w:ascii="Calibri" w:hAnsi="Calibri" w:cs="Calibri"/>
          <w:noProof/>
        </w:rPr>
        <w:t>-</w:t>
      </w:r>
      <w:r w:rsidRPr="00830B94">
        <w:rPr>
          <w:rFonts w:ascii="Calibri" w:hAnsi="Calibri" w:cs="Calibri"/>
          <w:i/>
          <w:iCs/>
          <w:noProof/>
        </w:rPr>
        <w:t>9016</w:t>
      </w:r>
      <w:r w:rsidRPr="00830B94">
        <w:rPr>
          <w:rFonts w:ascii="Calibri" w:hAnsi="Calibri" w:cs="Calibri"/>
          <w:noProof/>
        </w:rPr>
        <w:t>, 38 p. https://doi.org/FRI-UW-9016</w:t>
      </w:r>
    </w:p>
    <w:p w14:paraId="0709240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Brodeur, R. D. a, Daly, E. A., Sturdevant, M. V., Miller, T. W., Moss, J. H., Thiess, M. E., Trudel, M., Weitkamp, L. A., Armstrong, J., &amp; Norton, E. C. (2007). Regional comparisons of juvenile salmon feeding in coastal marine waters off the West Coast of North America. </w:t>
      </w:r>
      <w:r w:rsidRPr="00830B94">
        <w:rPr>
          <w:rFonts w:ascii="Calibri" w:hAnsi="Calibri" w:cs="Calibri"/>
          <w:i/>
          <w:iCs/>
          <w:noProof/>
        </w:rPr>
        <w:t>American Fisheries Society Symposium</w:t>
      </w:r>
      <w:r w:rsidRPr="00830B94">
        <w:rPr>
          <w:rFonts w:ascii="Calibri" w:hAnsi="Calibri" w:cs="Calibri"/>
          <w:noProof/>
        </w:rPr>
        <w:t xml:space="preserve">, </w:t>
      </w:r>
      <w:r w:rsidRPr="00830B94">
        <w:rPr>
          <w:rFonts w:ascii="Calibri" w:hAnsi="Calibri" w:cs="Calibri"/>
          <w:i/>
          <w:iCs/>
          <w:noProof/>
        </w:rPr>
        <w:t>57</w:t>
      </w:r>
      <w:r w:rsidRPr="00830B94">
        <w:rPr>
          <w:rFonts w:ascii="Calibri" w:hAnsi="Calibri" w:cs="Calibri"/>
          <w:noProof/>
        </w:rPr>
        <w:t>(February 2015), 183.</w:t>
      </w:r>
    </w:p>
    <w:p w14:paraId="04B6F59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Chase, J. M., &amp; Leibold, M. A. (2003). Introduction: History, context, and purpose. In </w:t>
      </w:r>
      <w:r w:rsidRPr="00830B94">
        <w:rPr>
          <w:rFonts w:ascii="Calibri" w:hAnsi="Calibri" w:cs="Calibri"/>
          <w:i/>
          <w:iCs/>
          <w:noProof/>
        </w:rPr>
        <w:t>Ecological Niches: Linking Classical and Contemporary Approaches</w:t>
      </w:r>
      <w:r w:rsidRPr="00830B94">
        <w:rPr>
          <w:rFonts w:ascii="Calibri" w:hAnsi="Calibri" w:cs="Calibri"/>
          <w:noProof/>
        </w:rPr>
        <w:t xml:space="preserve"> (pp. 1–18).</w:t>
      </w:r>
    </w:p>
    <w:p w14:paraId="79F735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Chebanova, V. V., Frenkel, S. E., &amp; Zelenikhina, G. S. (2018). Relation of feeding in juvenile chum salmon (Oncorhynchus keta) and pink salmon (o. gorbuscha) to abundance of zooplankton in coastal waters of the prostor bay (iturup island). </w:t>
      </w:r>
      <w:r w:rsidRPr="00830B94">
        <w:rPr>
          <w:rFonts w:ascii="Calibri" w:hAnsi="Calibri" w:cs="Calibri"/>
          <w:i/>
          <w:iCs/>
          <w:noProof/>
        </w:rPr>
        <w:t>Journal of Ichthyology</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(5), 741–750. https://doi.org/10.1134/s0032945218050041</w:t>
      </w:r>
    </w:p>
    <w:p w14:paraId="1BCAA06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Chipps, S. R., &amp; Garvey, J. E. (2006). Assessment of Food Habits and Feeding Patterns. </w:t>
      </w:r>
      <w:r w:rsidRPr="00830B94">
        <w:rPr>
          <w:rFonts w:ascii="Calibri" w:hAnsi="Calibri" w:cs="Calibri"/>
          <w:i/>
          <w:iCs/>
          <w:noProof/>
        </w:rPr>
        <w:t>American Fischery Society</w:t>
      </w:r>
      <w:r w:rsidRPr="00830B94">
        <w:rPr>
          <w:rFonts w:ascii="Calibri" w:hAnsi="Calibri" w:cs="Calibri"/>
          <w:noProof/>
        </w:rPr>
        <w:t xml:space="preserve">, </w:t>
      </w:r>
      <w:r w:rsidRPr="00830B94">
        <w:rPr>
          <w:rFonts w:ascii="Calibri" w:hAnsi="Calibri" w:cs="Calibri"/>
          <w:i/>
          <w:iCs/>
          <w:noProof/>
        </w:rPr>
        <w:t>May</w:t>
      </w:r>
      <w:r w:rsidRPr="00830B94">
        <w:rPr>
          <w:rFonts w:ascii="Calibri" w:hAnsi="Calibri" w:cs="Calibri"/>
          <w:noProof/>
        </w:rPr>
        <w:t>, 42.</w:t>
      </w:r>
    </w:p>
    <w:p w14:paraId="47791DA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Daly, E. A., Moss, J. H., Fergusson, E., &amp; Debenham, C. (2019). Feeding ecology of salmon in eastern and central Gulf of Alaska. </w:t>
      </w:r>
      <w:r w:rsidRPr="00830B94">
        <w:rPr>
          <w:rFonts w:ascii="Calibri" w:hAnsi="Calibri" w:cs="Calibri"/>
          <w:i/>
          <w:iCs/>
          <w:noProof/>
        </w:rPr>
        <w:t>Deep-Sea Research Part II: Topical Studies in Oceanography</w:t>
      </w:r>
      <w:r w:rsidRPr="00830B94">
        <w:rPr>
          <w:rFonts w:ascii="Calibri" w:hAnsi="Calibri" w:cs="Calibri"/>
          <w:noProof/>
        </w:rPr>
        <w:t xml:space="preserve">, </w:t>
      </w:r>
      <w:r w:rsidRPr="00830B94">
        <w:rPr>
          <w:rFonts w:ascii="Calibri" w:hAnsi="Calibri" w:cs="Calibri"/>
          <w:i/>
          <w:iCs/>
          <w:noProof/>
        </w:rPr>
        <w:t>165</w:t>
      </w:r>
      <w:r w:rsidRPr="00830B94">
        <w:rPr>
          <w:rFonts w:ascii="Calibri" w:hAnsi="Calibri" w:cs="Calibri"/>
          <w:noProof/>
        </w:rPr>
        <w:t>(June), 329–339. https://doi.org/10.1016/j.dsr2.2019.06.006</w:t>
      </w:r>
    </w:p>
    <w:p w14:paraId="0C74A33C"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DFO. (2020). </w:t>
      </w:r>
      <w:r w:rsidRPr="00830B94">
        <w:rPr>
          <w:rFonts w:ascii="Calibri" w:hAnsi="Calibri" w:cs="Calibri"/>
          <w:i/>
          <w:iCs/>
          <w:noProof/>
        </w:rPr>
        <w:t>Salmon Southern BC Integrated Fisheries Management Plan</w:t>
      </w:r>
      <w:r w:rsidRPr="00830B94">
        <w:rPr>
          <w:rFonts w:ascii="Calibri" w:hAnsi="Calibri" w:cs="Calibri"/>
          <w:noProof/>
        </w:rPr>
        <w:t>. http://www2.mar.dfo-mpo.gc.ca/fisheries/res/imp/2000grndfish.htm</w:t>
      </w:r>
    </w:p>
    <w:p w14:paraId="71A6F46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Garner, K., &amp; Parfitt, B. (2006). First Nations, Salmon Fisheries and the Rising Importance of Conservation. In </w:t>
      </w:r>
      <w:r w:rsidRPr="00830B94">
        <w:rPr>
          <w:rFonts w:ascii="Calibri" w:hAnsi="Calibri" w:cs="Calibri"/>
          <w:i/>
          <w:iCs/>
          <w:noProof/>
        </w:rPr>
        <w:t>Report to the Pacific Fisheries Resource Conservation Council</w:t>
      </w:r>
      <w:r w:rsidRPr="00830B94">
        <w:rPr>
          <w:rFonts w:ascii="Calibri" w:hAnsi="Calibri" w:cs="Calibri"/>
          <w:noProof/>
        </w:rPr>
        <w:t>.</w:t>
      </w:r>
    </w:p>
    <w:p w14:paraId="2CFB422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Gill, A. B. (2003). The dynamics of prey choice in fish: The importance of prey size and satiation. </w:t>
      </w:r>
      <w:r w:rsidRPr="00830B94">
        <w:rPr>
          <w:rFonts w:ascii="Calibri" w:hAnsi="Calibri" w:cs="Calibri"/>
          <w:i/>
          <w:iCs/>
          <w:noProof/>
        </w:rPr>
        <w:t>Journal of Fish Biology</w:t>
      </w:r>
      <w:r w:rsidRPr="00830B94">
        <w:rPr>
          <w:rFonts w:ascii="Calibri" w:hAnsi="Calibri" w:cs="Calibri"/>
          <w:noProof/>
        </w:rPr>
        <w:t xml:space="preserve">, </w:t>
      </w:r>
      <w:r w:rsidRPr="00830B94">
        <w:rPr>
          <w:rFonts w:ascii="Calibri" w:hAnsi="Calibri" w:cs="Calibri"/>
          <w:i/>
          <w:iCs/>
          <w:noProof/>
        </w:rPr>
        <w:t>63</w:t>
      </w:r>
      <w:r w:rsidRPr="00830B94">
        <w:rPr>
          <w:rFonts w:ascii="Calibri" w:hAnsi="Calibri" w:cs="Calibri"/>
          <w:noProof/>
        </w:rPr>
        <w:t>(SUPPL. A), 105–116. https://doi.org/10.1111/j.1095-8649.2003.00214.x</w:t>
      </w:r>
    </w:p>
    <w:p w14:paraId="3E259C1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Godin, J. G. J. (1981). Daily patterns of feeding behavior, daily rations, and diets of juvenile pink salmon (oncorhynchus gorbuscha) in two marine bays of british columbia.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38</w:t>
      </w:r>
      <w:r w:rsidRPr="00830B94">
        <w:rPr>
          <w:rFonts w:ascii="Calibri" w:hAnsi="Calibri" w:cs="Calibri"/>
          <w:noProof/>
        </w:rPr>
        <w:t>(1), 10–15. https://doi.org/10.1139/f81-002</w:t>
      </w:r>
    </w:p>
    <w:p w14:paraId="43E335D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Groot, C., &amp; Margolis, L. (1991). </w:t>
      </w:r>
      <w:r w:rsidRPr="00830B94">
        <w:rPr>
          <w:rFonts w:ascii="Calibri" w:hAnsi="Calibri" w:cs="Calibri"/>
          <w:i/>
          <w:iCs/>
          <w:noProof/>
        </w:rPr>
        <w:t>Pacific salmon life histories</w:t>
      </w:r>
      <w:r w:rsidRPr="00830B94">
        <w:rPr>
          <w:rFonts w:ascii="Calibri" w:hAnsi="Calibri" w:cs="Calibri"/>
          <w:noProof/>
        </w:rPr>
        <w:t>. University of British Columbia Press.</w:t>
      </w:r>
    </w:p>
    <w:p w14:paraId="7E94639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Hardin, G. (1960). The Competitive Exclusion Principle. </w:t>
      </w:r>
      <w:r w:rsidRPr="00830B94">
        <w:rPr>
          <w:rFonts w:ascii="Calibri" w:hAnsi="Calibri" w:cs="Calibri"/>
          <w:i/>
          <w:iCs/>
          <w:noProof/>
        </w:rPr>
        <w:t>Science</w:t>
      </w:r>
      <w:r w:rsidRPr="00830B94">
        <w:rPr>
          <w:rFonts w:ascii="Calibri" w:hAnsi="Calibri" w:cs="Calibri"/>
          <w:noProof/>
        </w:rPr>
        <w:t xml:space="preserve">, </w:t>
      </w:r>
      <w:r w:rsidRPr="00830B94">
        <w:rPr>
          <w:rFonts w:ascii="Calibri" w:hAnsi="Calibri" w:cs="Calibri"/>
          <w:i/>
          <w:iCs/>
          <w:noProof/>
        </w:rPr>
        <w:t>131</w:t>
      </w:r>
      <w:r w:rsidRPr="00830B94">
        <w:rPr>
          <w:rFonts w:ascii="Calibri" w:hAnsi="Calibri" w:cs="Calibri"/>
          <w:noProof/>
        </w:rPr>
        <w:t>, 1292–1297.</w:t>
      </w:r>
    </w:p>
    <w:p w14:paraId="1DBEBCA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Healey, M. C. (2009). Resilient salmon, resilient fisheries for British Columbia, Canada. </w:t>
      </w:r>
      <w:r w:rsidRPr="00830B94">
        <w:rPr>
          <w:rFonts w:ascii="Calibri" w:hAnsi="Calibri" w:cs="Calibri"/>
          <w:i/>
          <w:iCs/>
          <w:noProof/>
        </w:rPr>
        <w:t>Ecology and Society</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(1). https://doi.org/10.5751/ES-02619-140102</w:t>
      </w:r>
    </w:p>
    <w:p w14:paraId="3958301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Hunt, B. P. V., Johnson, B. T., Godwin, S. C., Krkošek, M., Pakhomov, E. A., &amp; Rogers, L. A. (2018). The Hakai Institute Juvenile Salmon Program : Early Life History Drivers of Marine Survival in Sockeye , Pink and Chum Salmon in British Columbia. </w:t>
      </w:r>
      <w:r w:rsidRPr="00830B94">
        <w:rPr>
          <w:rFonts w:ascii="Calibri" w:hAnsi="Calibri" w:cs="Calibri"/>
          <w:i/>
          <w:iCs/>
          <w:noProof/>
        </w:rPr>
        <w:t>North Pacific Anadromous Fish Commission</w:t>
      </w:r>
      <w:r w:rsidRPr="00830B94">
        <w:rPr>
          <w:rFonts w:ascii="Calibri" w:hAnsi="Calibri" w:cs="Calibri"/>
          <w:noProof/>
        </w:rPr>
        <w:t>, 14.</w:t>
      </w:r>
    </w:p>
    <w:p w14:paraId="073A42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(2019). </w:t>
      </w:r>
      <w:r w:rsidRPr="00830B94">
        <w:rPr>
          <w:rFonts w:ascii="Calibri" w:hAnsi="Calibri" w:cs="Calibri"/>
          <w:i/>
          <w:iCs/>
          <w:noProof/>
        </w:rPr>
        <w:t>Foraging Ecology of Juvenile Fraser River Sockeye Salmon Across Mixed and Stratified Regions of the Early Marine Migration</w:t>
      </w:r>
      <w:r w:rsidRPr="00830B94">
        <w:rPr>
          <w:rFonts w:ascii="Calibri" w:hAnsi="Calibri" w:cs="Calibri"/>
          <w:noProof/>
        </w:rPr>
        <w:t>. https://doi.org/10.1017/CBO9781107415324.004</w:t>
      </w:r>
    </w:p>
    <w:p w14:paraId="611D53B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James, S. E., Pakhomov, E. A., Mahara, N., &amp; Hunt, B. P. V. (2020). Running the trophic gauntlet: Empirical support for reduced foraging success in juvenile salmon in tidally mixed coastal waters.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29</w:t>
      </w:r>
      <w:r w:rsidRPr="00830B94">
        <w:rPr>
          <w:rFonts w:ascii="Calibri" w:hAnsi="Calibri" w:cs="Calibri"/>
          <w:noProof/>
        </w:rPr>
        <w:t>(3), 0–2. https://doi.org/10.1111/fog.12471</w:t>
      </w:r>
    </w:p>
    <w:p w14:paraId="3D20B3DF"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Jenkins, E. (2011). </w:t>
      </w:r>
      <w:r w:rsidRPr="00830B94">
        <w:rPr>
          <w:rFonts w:ascii="Calibri" w:hAnsi="Calibri" w:cs="Calibri"/>
          <w:i/>
          <w:iCs/>
          <w:noProof/>
        </w:rPr>
        <w:t>Trophic niche and foodweb dynamics within and among juvenile salmon species in years of contrasting ocean conditions</w:t>
      </w:r>
      <w:r w:rsidRPr="00830B94">
        <w:rPr>
          <w:rFonts w:ascii="Calibri" w:hAnsi="Calibri" w:cs="Calibri"/>
          <w:noProof/>
        </w:rPr>
        <w:t>.</w:t>
      </w:r>
    </w:p>
    <w:p w14:paraId="2AA1548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Johnson, S. P., &amp; Schindler, D. E. (2009). Trophic ecology of Pacific salmon (Oncorhynchus spp.) in the ocean: A synthesis of stable isotope research. </w:t>
      </w:r>
      <w:r w:rsidRPr="00830B94">
        <w:rPr>
          <w:rFonts w:ascii="Calibri" w:hAnsi="Calibri" w:cs="Calibri"/>
          <w:i/>
          <w:iCs/>
          <w:noProof/>
        </w:rPr>
        <w:t>Ecological Research</w:t>
      </w:r>
      <w:r w:rsidRPr="00830B94">
        <w:rPr>
          <w:rFonts w:ascii="Calibri" w:hAnsi="Calibri" w:cs="Calibri"/>
          <w:noProof/>
        </w:rPr>
        <w:t xml:space="preserve">, </w:t>
      </w:r>
      <w:r w:rsidRPr="00830B94">
        <w:rPr>
          <w:rFonts w:ascii="Calibri" w:hAnsi="Calibri" w:cs="Calibri"/>
          <w:i/>
          <w:iCs/>
          <w:noProof/>
        </w:rPr>
        <w:t>24</w:t>
      </w:r>
      <w:r w:rsidRPr="00830B94">
        <w:rPr>
          <w:rFonts w:ascii="Calibri" w:hAnsi="Calibri" w:cs="Calibri"/>
          <w:noProof/>
        </w:rPr>
        <w:t>(4), 855–863. https://doi.org/10.1007/s11284-008-0559-0</w:t>
      </w:r>
    </w:p>
    <w:p w14:paraId="0A352CDE"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Khangaonkar, T., Long, W., &amp; Xu, W. (2017). Assessment of circulation and inter-basin transport in the Salish Sea including Johnstone Strait and Discovery Islands pathways. </w:t>
      </w:r>
      <w:r w:rsidRPr="00830B94">
        <w:rPr>
          <w:rFonts w:ascii="Calibri" w:hAnsi="Calibri" w:cs="Calibri"/>
          <w:i/>
          <w:iCs/>
          <w:noProof/>
        </w:rPr>
        <w:t>Ocean Modelling</w:t>
      </w:r>
      <w:r w:rsidRPr="00830B94">
        <w:rPr>
          <w:rFonts w:ascii="Calibri" w:hAnsi="Calibri" w:cs="Calibri"/>
          <w:noProof/>
        </w:rPr>
        <w:t xml:space="preserve">, </w:t>
      </w:r>
      <w:r w:rsidRPr="00830B94">
        <w:rPr>
          <w:rFonts w:ascii="Calibri" w:hAnsi="Calibri" w:cs="Calibri"/>
          <w:i/>
          <w:iCs/>
          <w:noProof/>
        </w:rPr>
        <w:t>109</w:t>
      </w:r>
      <w:r w:rsidRPr="00830B94">
        <w:rPr>
          <w:rFonts w:ascii="Calibri" w:hAnsi="Calibri" w:cs="Calibri"/>
          <w:noProof/>
        </w:rPr>
        <w:t>, 11–32. https://doi.org/10.1016/j.ocemod.2016.11.004</w:t>
      </w:r>
    </w:p>
    <w:p w14:paraId="3507085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Krebs, C. J. (2013). Niche measures and resource preferences. In </w:t>
      </w:r>
      <w:r w:rsidRPr="00830B94">
        <w:rPr>
          <w:rFonts w:ascii="Calibri" w:hAnsi="Calibri" w:cs="Calibri"/>
          <w:i/>
          <w:iCs/>
          <w:noProof/>
        </w:rPr>
        <w:t>Ecological Methodology</w:t>
      </w:r>
      <w:r w:rsidRPr="00830B94">
        <w:rPr>
          <w:rFonts w:ascii="Calibri" w:hAnsi="Calibri" w:cs="Calibri"/>
          <w:noProof/>
        </w:rPr>
        <w:t xml:space="preserve"> (pp. 597–651).</w:t>
      </w:r>
    </w:p>
    <w:p w14:paraId="69D85E6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Levings, C. D. (2016). </w:t>
      </w:r>
      <w:r w:rsidRPr="00830B94">
        <w:rPr>
          <w:rFonts w:ascii="Calibri" w:hAnsi="Calibri" w:cs="Calibri"/>
          <w:i/>
          <w:iCs/>
          <w:noProof/>
        </w:rPr>
        <w:t>Ecology of salmonids in estuaries around the world: adaptations, habitats, and conservation</w:t>
      </w:r>
      <w:r w:rsidRPr="00830B94">
        <w:rPr>
          <w:rFonts w:ascii="Calibri" w:hAnsi="Calibri" w:cs="Calibri"/>
          <w:noProof/>
        </w:rPr>
        <w:t>. University of British Columbia Press.</w:t>
      </w:r>
    </w:p>
    <w:p w14:paraId="2CA988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Mackas, D. L., Thomson, R. E., &amp; Galbraith, M. (2001). Changes in the zooplankton community of the British Columbia continental margin, 1985-1999, and their covariation with oceanographic conditions. </w:t>
      </w:r>
      <w:r w:rsidRPr="00830B94">
        <w:rPr>
          <w:rFonts w:ascii="Calibri" w:hAnsi="Calibri" w:cs="Calibri"/>
          <w:i/>
          <w:iCs/>
          <w:noProof/>
        </w:rPr>
        <w:t>Canadian Journal of Fisheries and Aquatic Sciences</w:t>
      </w:r>
      <w:r w:rsidRPr="00830B94">
        <w:rPr>
          <w:rFonts w:ascii="Calibri" w:hAnsi="Calibri" w:cs="Calibri"/>
          <w:noProof/>
        </w:rPr>
        <w:t xml:space="preserve">, </w:t>
      </w:r>
      <w:r w:rsidRPr="00830B94">
        <w:rPr>
          <w:rFonts w:ascii="Calibri" w:hAnsi="Calibri" w:cs="Calibri"/>
          <w:i/>
          <w:iCs/>
          <w:noProof/>
        </w:rPr>
        <w:t>58</w:t>
      </w:r>
      <w:r w:rsidRPr="00830B94">
        <w:rPr>
          <w:rFonts w:ascii="Calibri" w:hAnsi="Calibri" w:cs="Calibri"/>
          <w:noProof/>
        </w:rPr>
        <w:t>(4), 685–702. https://search.proquest.com/docview/219273927?pq-origsite=summon&amp;accountid=14656</w:t>
      </w:r>
    </w:p>
    <w:p w14:paraId="7EE596F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Mahara, N. (2018). </w:t>
      </w:r>
      <w:r w:rsidRPr="00830B94">
        <w:rPr>
          <w:rFonts w:ascii="Calibri" w:hAnsi="Calibri" w:cs="Calibri"/>
          <w:i/>
          <w:iCs/>
          <w:noProof/>
        </w:rPr>
        <w:t>Zooplankton Community Composition Across a Range of Productivity Regimes in Coastal British Columbia</w:t>
      </w:r>
      <w:r w:rsidRPr="00830B94">
        <w:rPr>
          <w:rFonts w:ascii="Calibri" w:hAnsi="Calibri" w:cs="Calibri"/>
          <w:noProof/>
        </w:rPr>
        <w:t>.</w:t>
      </w:r>
    </w:p>
    <w:p w14:paraId="48DDA2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Malick, M. J., &amp; Cox, S. P. (2016). Regional-scale declines in productivity of pink and chum salmon stocks in western North America.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11</w:t>
      </w:r>
      <w:r w:rsidRPr="00830B94">
        <w:rPr>
          <w:rFonts w:ascii="Calibri" w:hAnsi="Calibri" w:cs="Calibri"/>
          <w:noProof/>
        </w:rPr>
        <w:t>(1), 1–23. https://doi.org/10.1371/journal.pone.0146009</w:t>
      </w:r>
    </w:p>
    <w:p w14:paraId="79AE0771"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Marushka, L., Kenny, T. A., Batal, M., Cheung, W. W. L., Fediuk, K., Golden, C. D., Salomon, A. K., Sadik, T., Weatherdon, L. V., &amp; Chan, H. M. (2019). Potential impacts of climate-related decline of seafood harvest on nutritional status of coastal First Nations in British Columbia, Canada. </w:t>
      </w:r>
      <w:r w:rsidRPr="00830B94">
        <w:rPr>
          <w:rFonts w:ascii="Calibri" w:hAnsi="Calibri" w:cs="Calibri"/>
          <w:i/>
          <w:iCs/>
          <w:noProof/>
        </w:rPr>
        <w:t>PLoS ONE</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(2), 1–24. https://doi.org/10.1371/journal.pone.0211473</w:t>
      </w:r>
    </w:p>
    <w:p w14:paraId="246068F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Mckinnell, S., Curchitser, E., Groot, K., Kaeriyama, M., &amp; Trudel, M. (2014). Oceanic and atmospheric extremes motivate a new hypothesis for variable marine survival of Fraser River sockeye salmon.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23</w:t>
      </w:r>
      <w:r w:rsidRPr="00830B94">
        <w:rPr>
          <w:rFonts w:ascii="Calibri" w:hAnsi="Calibri" w:cs="Calibri"/>
          <w:noProof/>
        </w:rPr>
        <w:t>(4), 322–341. https://doi.org/10.1111/fog.12063</w:t>
      </w:r>
    </w:p>
    <w:p w14:paraId="21A6DF29"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Mcqueen, D., &amp; Ware, D. (2006). </w:t>
      </w:r>
      <w:r w:rsidRPr="00830B94">
        <w:rPr>
          <w:rFonts w:ascii="Calibri" w:hAnsi="Calibri" w:cs="Calibri"/>
          <w:i/>
          <w:iCs/>
          <w:noProof/>
        </w:rPr>
        <w:t>Handbook of Physical, Chemical, Phytoplankton, and Zooplankton Data from Hecate Strait, Dixon Entrance, Goose Island Bank and Queen Charlotte Sound</w:t>
      </w:r>
      <w:r w:rsidRPr="00830B94">
        <w:rPr>
          <w:rFonts w:ascii="Calibri" w:hAnsi="Calibri" w:cs="Calibri"/>
          <w:noProof/>
        </w:rPr>
        <w:t>. 133. http://skeenasalmonprogram.ca/libraryfiles/lib_236.pdf</w:t>
      </w:r>
    </w:p>
    <w:p w14:paraId="19CBFA2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Pearson, W. H., Deriso, R. B., Elston, R. A., Hook, S. E., Parker, K. R., &amp; Anderson, J. W. (2012). Hypotheses concerning the decline and poor recovery of Pacific herring in Prince William Sound, Alaska.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22</w:t>
      </w:r>
      <w:r w:rsidRPr="00830B94">
        <w:rPr>
          <w:rFonts w:ascii="Calibri" w:hAnsi="Calibri" w:cs="Calibri"/>
          <w:noProof/>
        </w:rPr>
        <w:t>(1), 95–135. https://doi.org/10.1007/s11160-011-9225-7</w:t>
      </w:r>
    </w:p>
    <w:p w14:paraId="4149080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Pocheville, A. (2015). The ecological niche: History and recent controversies. In </w:t>
      </w:r>
      <w:r w:rsidRPr="00830B94">
        <w:rPr>
          <w:rFonts w:ascii="Calibri" w:hAnsi="Calibri" w:cs="Calibri"/>
          <w:i/>
          <w:iCs/>
          <w:noProof/>
        </w:rPr>
        <w:t>Handbook of Evolutionary Thinking in the Sciences</w:t>
      </w:r>
      <w:r w:rsidRPr="00830B94">
        <w:rPr>
          <w:rFonts w:ascii="Calibri" w:hAnsi="Calibri" w:cs="Calibri"/>
          <w:noProof/>
        </w:rPr>
        <w:t xml:space="preserve"> (Issue January). https://doi.org/10.1007/978-94-017-9014-7_26</w:t>
      </w:r>
    </w:p>
    <w:p w14:paraId="29C5EE87"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Quinn, T. P. (2018). </w:t>
      </w:r>
      <w:r w:rsidRPr="00830B94">
        <w:rPr>
          <w:rFonts w:ascii="Calibri" w:hAnsi="Calibri" w:cs="Calibri"/>
          <w:i/>
          <w:iCs/>
          <w:noProof/>
        </w:rPr>
        <w:t>The behaviour and ecology of Pacific salmon and trout</w:t>
      </w:r>
      <w:r w:rsidRPr="00830B94">
        <w:rPr>
          <w:rFonts w:ascii="Calibri" w:hAnsi="Calibri" w:cs="Calibri"/>
          <w:noProof/>
        </w:rPr>
        <w:t xml:space="preserve"> (Second). University of Washington Press.</w:t>
      </w:r>
    </w:p>
    <w:p w14:paraId="295C7FC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Irvine, J. R. (2018). Numbers and Biomass of Natural- and Hatchery-Origin Pink Salmon, Chum Salmon, and Sockeye Salmon in the North Pacific Ocean, 1925–2015. </w:t>
      </w:r>
      <w:r w:rsidRPr="00830B94">
        <w:rPr>
          <w:rFonts w:ascii="Calibri" w:hAnsi="Calibri" w:cs="Calibri"/>
          <w:i/>
          <w:iCs/>
          <w:noProof/>
        </w:rPr>
        <w:t>Marine and Coastal Fisheries</w:t>
      </w:r>
      <w:r w:rsidRPr="00830B94">
        <w:rPr>
          <w:rFonts w:ascii="Calibri" w:hAnsi="Calibri" w:cs="Calibri"/>
          <w:noProof/>
        </w:rPr>
        <w:t xml:space="preserve">, </w:t>
      </w:r>
      <w:r w:rsidRPr="00830B94">
        <w:rPr>
          <w:rFonts w:ascii="Calibri" w:hAnsi="Calibri" w:cs="Calibri"/>
          <w:i/>
          <w:iCs/>
          <w:noProof/>
        </w:rPr>
        <w:t>10</w:t>
      </w:r>
      <w:r w:rsidRPr="00830B94">
        <w:rPr>
          <w:rFonts w:ascii="Calibri" w:hAnsi="Calibri" w:cs="Calibri"/>
          <w:noProof/>
        </w:rPr>
        <w:t>(2), 152–168. https://doi.org/10.1002/mcf2.10023</w:t>
      </w:r>
    </w:p>
    <w:p w14:paraId="5C9F64EA"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&amp; Nielsen, J. L. (2004). Evidence for competitive dominance of Pink salmon (Oncorhynchus gorbuscha) over other Salmonids in the North Pacific Ocean. </w:t>
      </w:r>
      <w:r w:rsidRPr="00830B94">
        <w:rPr>
          <w:rFonts w:ascii="Calibri" w:hAnsi="Calibri" w:cs="Calibri"/>
          <w:i/>
          <w:iCs/>
          <w:noProof/>
        </w:rPr>
        <w:t>Reviews in Fish Biology and Fisheries</w:t>
      </w:r>
      <w:r w:rsidRPr="00830B94">
        <w:rPr>
          <w:rFonts w:ascii="Calibri" w:hAnsi="Calibri" w:cs="Calibri"/>
          <w:noProof/>
        </w:rPr>
        <w:t xml:space="preserve">, </w:t>
      </w:r>
      <w:r w:rsidRPr="00830B94">
        <w:rPr>
          <w:rFonts w:ascii="Calibri" w:hAnsi="Calibri" w:cs="Calibri"/>
          <w:i/>
          <w:iCs/>
          <w:noProof/>
        </w:rPr>
        <w:t>14</w:t>
      </w:r>
      <w:r w:rsidRPr="00830B94">
        <w:rPr>
          <w:rFonts w:ascii="Calibri" w:hAnsi="Calibri" w:cs="Calibri"/>
          <w:noProof/>
        </w:rPr>
        <w:t>(3), 371–390. https://doi.org/10.1007/s11160-004-6927-0</w:t>
      </w:r>
    </w:p>
    <w:p w14:paraId="69EF3A80"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Ruggerone, G. T., Springer, A. M., Shaul, L. D., &amp; van Vliet, G. B. (2019). Unprecedented biennial pattern of birth and mortality in an endangered apex predator, the southern resident killer whale, in the eastern North Pacific Ocean. </w:t>
      </w:r>
      <w:r w:rsidRPr="00830B94">
        <w:rPr>
          <w:rFonts w:ascii="Calibri" w:hAnsi="Calibri" w:cs="Calibri"/>
          <w:i/>
          <w:iCs/>
          <w:noProof/>
        </w:rPr>
        <w:t>Marine Ecology Progress Series</w:t>
      </w:r>
      <w:r w:rsidRPr="00830B94">
        <w:rPr>
          <w:rFonts w:ascii="Calibri" w:hAnsi="Calibri" w:cs="Calibri"/>
          <w:noProof/>
        </w:rPr>
        <w:t xml:space="preserve">, </w:t>
      </w:r>
      <w:r w:rsidRPr="00830B94">
        <w:rPr>
          <w:rFonts w:ascii="Calibri" w:hAnsi="Calibri" w:cs="Calibri"/>
          <w:i/>
          <w:iCs/>
          <w:noProof/>
        </w:rPr>
        <w:t>608</w:t>
      </w:r>
      <w:r w:rsidRPr="00830B94">
        <w:rPr>
          <w:rFonts w:ascii="Calibri" w:hAnsi="Calibri" w:cs="Calibri"/>
          <w:noProof/>
        </w:rPr>
        <w:t>(1), 291–296. https://doi.org/10.3354/meps12835</w:t>
      </w:r>
    </w:p>
    <w:p w14:paraId="19A42402"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Sibert, J. R. (1979). Detritus and Juvenile Salmon Production in the Nanaimo Estuary: II. Meiofauna Available as Food to Juvenile Chum Salmon (Oncorhynchus keta). </w:t>
      </w:r>
      <w:r w:rsidRPr="00830B94">
        <w:rPr>
          <w:rFonts w:ascii="Calibri" w:hAnsi="Calibri" w:cs="Calibri"/>
          <w:i/>
          <w:iCs/>
          <w:noProof/>
        </w:rPr>
        <w:t>Journal of the Fisheries Research Board of Canada</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(5), 497–503. https://doi.org/10.1139/f79-073</w:t>
      </w:r>
    </w:p>
    <w:p w14:paraId="49061C98"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Springer, A. M., Van Vliet, G. B., Bool, N., Crowley, M., Fullagar, P., Lea, M. A., Monash, R., Price, C., Vertigan, C., &amp; Woehler, E. J. (2018). Transhemispheric ecosystem disservices of pink salmon in a Pacific Ocean macrosystem. </w:t>
      </w:r>
      <w:r w:rsidRPr="00830B94">
        <w:rPr>
          <w:rFonts w:ascii="Calibri" w:hAnsi="Calibri" w:cs="Calibri"/>
          <w:i/>
          <w:iCs/>
          <w:noProof/>
        </w:rPr>
        <w:t>Proceedings of the National Academy of Sciences of the United States of America</w:t>
      </w:r>
      <w:r w:rsidRPr="00830B94">
        <w:rPr>
          <w:rFonts w:ascii="Calibri" w:hAnsi="Calibri" w:cs="Calibri"/>
          <w:noProof/>
        </w:rPr>
        <w:t xml:space="preserve">, </w:t>
      </w:r>
      <w:r w:rsidRPr="00830B94">
        <w:rPr>
          <w:rFonts w:ascii="Calibri" w:hAnsi="Calibri" w:cs="Calibri"/>
          <w:i/>
          <w:iCs/>
          <w:noProof/>
        </w:rPr>
        <w:t>115</w:t>
      </w:r>
      <w:r w:rsidRPr="00830B94">
        <w:rPr>
          <w:rFonts w:ascii="Calibri" w:hAnsi="Calibri" w:cs="Calibri"/>
          <w:noProof/>
        </w:rPr>
        <w:t>(22), E5038–E5045. https://doi.org/10.1073/pnas.1720577115</w:t>
      </w:r>
    </w:p>
    <w:p w14:paraId="0A83D215"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Tadokoro, K., Ishida, Y., Davis, N. D., Ueyanagi, S., &amp; Sugimoto, T. (1996). Change in chum salmon (Oncorhynchus keta) stomach contents associated with fluctuation of pink salmon (O. gorbuscha) abundance in the central subarctic Pacific and Bering Sea. </w:t>
      </w:r>
      <w:r w:rsidRPr="00830B94">
        <w:rPr>
          <w:rFonts w:ascii="Calibri" w:hAnsi="Calibri" w:cs="Calibri"/>
          <w:i/>
          <w:iCs/>
          <w:noProof/>
        </w:rPr>
        <w:t>Fisheries Oceanography</w:t>
      </w:r>
      <w:r w:rsidRPr="00830B94">
        <w:rPr>
          <w:rFonts w:ascii="Calibri" w:hAnsi="Calibri" w:cs="Calibri"/>
          <w:noProof/>
        </w:rPr>
        <w:t xml:space="preserve">, </w:t>
      </w:r>
      <w:r w:rsidRPr="00830B94">
        <w:rPr>
          <w:rFonts w:ascii="Calibri" w:hAnsi="Calibri" w:cs="Calibri"/>
          <w:i/>
          <w:iCs/>
          <w:noProof/>
        </w:rPr>
        <w:t>5</w:t>
      </w:r>
      <w:r w:rsidRPr="00830B94">
        <w:rPr>
          <w:rFonts w:ascii="Calibri" w:hAnsi="Calibri" w:cs="Calibri"/>
          <w:noProof/>
        </w:rPr>
        <w:t>(2), 89–99. https://doi.org/10.1111/j.1365-2419.1996.tb00108.x</w:t>
      </w:r>
    </w:p>
    <w:p w14:paraId="7E1F217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Weingartner, T., Eisner, L., Eckert, G. L., &amp; Danielson, S. (2009). Southeast Alaska: Oceanographic habitats and linkages. </w:t>
      </w:r>
      <w:r w:rsidRPr="00830B94">
        <w:rPr>
          <w:rFonts w:ascii="Calibri" w:hAnsi="Calibri" w:cs="Calibri"/>
          <w:i/>
          <w:iCs/>
          <w:noProof/>
        </w:rPr>
        <w:t>Journal of Biogeography</w:t>
      </w:r>
      <w:r w:rsidRPr="00830B94">
        <w:rPr>
          <w:rFonts w:ascii="Calibri" w:hAnsi="Calibri" w:cs="Calibri"/>
          <w:noProof/>
        </w:rPr>
        <w:t xml:space="preserve">, </w:t>
      </w:r>
      <w:r w:rsidRPr="00830B94">
        <w:rPr>
          <w:rFonts w:ascii="Calibri" w:hAnsi="Calibri" w:cs="Calibri"/>
          <w:i/>
          <w:iCs/>
          <w:noProof/>
        </w:rPr>
        <w:t>36</w:t>
      </w:r>
      <w:r w:rsidRPr="00830B94">
        <w:rPr>
          <w:rFonts w:ascii="Calibri" w:hAnsi="Calibri" w:cs="Calibri"/>
          <w:noProof/>
        </w:rPr>
        <w:t>(3), 387–400. https://doi.org/10.1111/j.1365-2699.2008.01994.x</w:t>
      </w:r>
    </w:p>
    <w:p w14:paraId="0B535754"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Welch, D. W. (1997). Anatomical specialization in the gut of Pacific salmon (Oncorhynchus): Evidence for oceanic limits to salmon production? </w:t>
      </w:r>
      <w:r w:rsidRPr="00830B94">
        <w:rPr>
          <w:rFonts w:ascii="Calibri" w:hAnsi="Calibri" w:cs="Calibri"/>
          <w:i/>
          <w:iCs/>
          <w:noProof/>
        </w:rPr>
        <w:t>Canadian Journal of Zoology</w:t>
      </w:r>
      <w:r w:rsidRPr="00830B94">
        <w:rPr>
          <w:rFonts w:ascii="Calibri" w:hAnsi="Calibri" w:cs="Calibri"/>
          <w:noProof/>
        </w:rPr>
        <w:t xml:space="preserve">, </w:t>
      </w:r>
      <w:r w:rsidRPr="00830B94">
        <w:rPr>
          <w:rFonts w:ascii="Calibri" w:hAnsi="Calibri" w:cs="Calibri"/>
          <w:i/>
          <w:iCs/>
          <w:noProof/>
        </w:rPr>
        <w:t>75</w:t>
      </w:r>
      <w:r w:rsidRPr="00830B94">
        <w:rPr>
          <w:rFonts w:ascii="Calibri" w:hAnsi="Calibri" w:cs="Calibri"/>
          <w:noProof/>
        </w:rPr>
        <w:t>(6), 936–942. https://doi.org/10.1139/z97-112</w:t>
      </w:r>
    </w:p>
    <w:p w14:paraId="1749F27B" w14:textId="77777777" w:rsidR="00830B94" w:rsidRPr="00830B94" w:rsidRDefault="00830B94" w:rsidP="00830B94">
      <w:pPr>
        <w:widowControl w:val="0"/>
        <w:autoSpaceDE w:val="0"/>
        <w:autoSpaceDN w:val="0"/>
        <w:adjustRightInd w:val="0"/>
        <w:spacing w:line="480" w:lineRule="auto"/>
        <w:ind w:left="480" w:hanging="480"/>
        <w:rPr>
          <w:rFonts w:ascii="Calibri" w:hAnsi="Calibri" w:cs="Calibri"/>
          <w:noProof/>
        </w:rPr>
      </w:pPr>
      <w:r w:rsidRPr="00830B94">
        <w:rPr>
          <w:rFonts w:ascii="Calibri" w:hAnsi="Calibri" w:cs="Calibri"/>
          <w:noProof/>
        </w:rPr>
        <w:t xml:space="preserve">Wyllie de Echeverria, V. R., &amp; Thornton, T. F. (2019). Using traditional ecological knowledge to understand and adapt to climate and biodiversity change on the Pacific coast of North America. </w:t>
      </w:r>
      <w:r w:rsidRPr="00830B94">
        <w:rPr>
          <w:rFonts w:ascii="Calibri" w:hAnsi="Calibri" w:cs="Calibri"/>
          <w:i/>
          <w:iCs/>
          <w:noProof/>
        </w:rPr>
        <w:t>Ambio</w:t>
      </w:r>
      <w:r w:rsidRPr="00830B94">
        <w:rPr>
          <w:rFonts w:ascii="Calibri" w:hAnsi="Calibri" w:cs="Calibri"/>
          <w:noProof/>
        </w:rPr>
        <w:t xml:space="preserve">, </w:t>
      </w:r>
      <w:r w:rsidRPr="00830B94">
        <w:rPr>
          <w:rFonts w:ascii="Calibri" w:hAnsi="Calibri" w:cs="Calibri"/>
          <w:i/>
          <w:iCs/>
          <w:noProof/>
        </w:rPr>
        <w:t>48</w:t>
      </w:r>
      <w:r w:rsidRPr="00830B94">
        <w:rPr>
          <w:rFonts w:ascii="Calibri" w:hAnsi="Calibri" w:cs="Calibri"/>
          <w:noProof/>
        </w:rPr>
        <w:t>(12), 1447–1469. https://doi.org/10.1007/s13280-019-01218-6</w:t>
      </w:r>
    </w:p>
    <w:p w14:paraId="50F4B1C7" w14:textId="0AE81EAC" w:rsidR="00B010C1" w:rsidRPr="003C4653" w:rsidRDefault="003D1980" w:rsidP="00830B94">
      <w:pPr>
        <w:widowControl w:val="0"/>
        <w:autoSpaceDE w:val="0"/>
        <w:autoSpaceDN w:val="0"/>
        <w:adjustRightInd w:val="0"/>
        <w:spacing w:line="480" w:lineRule="auto"/>
        <w:ind w:left="480" w:hanging="480"/>
        <w:rPr>
          <w:rFonts w:eastAsia="Times New Roman" w:cstheme="minorHAnsi"/>
          <w:color w:val="000000"/>
          <w:lang w:val="en-CA"/>
        </w:rPr>
      </w:pPr>
      <w:r>
        <w:rPr>
          <w:rFonts w:eastAsia="Times New Roman" w:cstheme="minorHAnsi"/>
          <w:color w:val="000000"/>
          <w:lang w:val="en-CA"/>
        </w:rPr>
        <w:fldChar w:fldCharType="end"/>
      </w:r>
    </w:p>
    <w:p w14:paraId="5654EFD7" w14:textId="77777777" w:rsidR="00B010C1" w:rsidRDefault="00FA0237" w:rsidP="00266C78">
      <w:pPr>
        <w:spacing w:line="480" w:lineRule="auto"/>
        <w:rPr>
          <w:rFonts w:eastAsia="Times New Roman" w:cstheme="minorHAnsi"/>
          <w:b/>
          <w:bCs/>
          <w:lang w:val="en-CA"/>
        </w:rPr>
      </w:pPr>
      <w:r w:rsidRPr="00FA0237">
        <w:rPr>
          <w:rFonts w:eastAsia="Times New Roman" w:cstheme="minorHAnsi"/>
          <w:b/>
          <w:bCs/>
          <w:lang w:val="en-CA"/>
        </w:rPr>
        <w:t>Figures</w:t>
      </w:r>
    </w:p>
    <w:p w14:paraId="1381EF10" w14:textId="77777777" w:rsidR="00595870" w:rsidRDefault="00595870" w:rsidP="00266C78">
      <w:pPr>
        <w:spacing w:line="480" w:lineRule="auto"/>
        <w:rPr>
          <w:rFonts w:eastAsia="Times New Roman" w:cstheme="minorHAnsi"/>
          <w:b/>
          <w:bCs/>
          <w:lang w:val="en-CA"/>
        </w:rPr>
      </w:pPr>
    </w:p>
    <w:p w14:paraId="7ABCF820" w14:textId="77777777" w:rsidR="00FA0237" w:rsidRDefault="007D0D96" w:rsidP="00266C78">
      <w:pPr>
        <w:spacing w:line="480" w:lineRule="auto"/>
        <w:rPr>
          <w:rFonts w:eastAsia="Times New Roman" w:cstheme="minorHAnsi"/>
          <w:b/>
          <w:bCs/>
          <w:lang w:val="en-CA"/>
        </w:rPr>
      </w:pPr>
      <w:r>
        <w:rPr>
          <w:rFonts w:eastAsia="Times New Roman" w:cstheme="minorHAnsi"/>
          <w:b/>
          <w:bCs/>
          <w:noProof/>
          <w:lang w:val="en-CA" w:eastAsia="en-CA"/>
        </w:rPr>
        <w:drawing>
          <wp:inline distT="0" distB="0" distL="0" distR="0" wp14:anchorId="2C29536C" wp14:editId="48722CC7">
            <wp:extent cx="5943600" cy="4245610"/>
            <wp:effectExtent l="0" t="0" r="0"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t_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E87D01F" w14:textId="77777777" w:rsidR="00677CC7" w:rsidRDefault="00677CC7" w:rsidP="00266C78">
      <w:pPr>
        <w:spacing w:line="480" w:lineRule="auto"/>
        <w:rPr>
          <w:rFonts w:eastAsia="Times New Roman" w:cstheme="minorHAnsi"/>
          <w:b/>
          <w:bCs/>
          <w:lang w:val="en-CA"/>
        </w:rPr>
      </w:pPr>
    </w:p>
    <w:p w14:paraId="7B480FB2" w14:textId="77777777" w:rsidR="007D0D96" w:rsidRPr="00FA0237" w:rsidRDefault="007D0D96" w:rsidP="00266C78">
      <w:pPr>
        <w:spacing w:line="480" w:lineRule="auto"/>
        <w:rPr>
          <w:rFonts w:eastAsia="Times New Roman" w:cstheme="minorHAnsi"/>
          <w:b/>
          <w:bCs/>
          <w:lang w:val="en-CA"/>
        </w:rPr>
      </w:pPr>
      <w:r>
        <w:rPr>
          <w:rFonts w:eastAsia="Times New Roman" w:cstheme="minorHAnsi"/>
          <w:b/>
          <w:bCs/>
          <w:lang w:val="en-CA"/>
        </w:rPr>
        <w:t xml:space="preserve">Figure 1: </w:t>
      </w:r>
      <w:r w:rsidR="00E62560" w:rsidRPr="00477EF3">
        <w:rPr>
          <w:rFonts w:eastAsia="Times New Roman" w:cstheme="minorHAnsi"/>
          <w:lang w:val="en-CA"/>
        </w:rPr>
        <w:t>Map of salmon survey stations in the Discovery Islands and Johnstone Strait. Inset map</w:t>
      </w:r>
      <w:r w:rsidR="00677CC7">
        <w:rPr>
          <w:rFonts w:eastAsia="Times New Roman" w:cstheme="minorHAnsi"/>
          <w:lang w:val="en-CA"/>
        </w:rPr>
        <w:t xml:space="preserve"> (left)</w:t>
      </w:r>
      <w:r w:rsidR="00E62560" w:rsidRPr="00477EF3">
        <w:rPr>
          <w:rFonts w:eastAsia="Times New Roman" w:cstheme="minorHAnsi"/>
          <w:lang w:val="en-CA"/>
        </w:rPr>
        <w:t xml:space="preserve"> shows the British Columbia coast with the study region highlighted by the red box.</w:t>
      </w:r>
    </w:p>
    <w:p w14:paraId="168F2916" w14:textId="77777777" w:rsidR="00FA0237" w:rsidRDefault="00FA0237" w:rsidP="00266C78">
      <w:pPr>
        <w:spacing w:line="480" w:lineRule="auto"/>
        <w:rPr>
          <w:rFonts w:eastAsia="Times New Roman" w:cstheme="minorHAnsi"/>
          <w:lang w:val="en-CA"/>
        </w:rPr>
      </w:pPr>
    </w:p>
    <w:p w14:paraId="0D27E991" w14:textId="77777777" w:rsidR="00FA0237" w:rsidRDefault="00EC5DAE"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F2CA043" wp14:editId="4E0D1F9A">
            <wp:extent cx="5943600" cy="5139690"/>
            <wp:effectExtent l="0" t="0" r="0" b="381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erature_salinity_spati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4F381879" w14:textId="77777777" w:rsidR="00FA0237" w:rsidRDefault="00FA0237" w:rsidP="00266C78">
      <w:pPr>
        <w:spacing w:line="480" w:lineRule="auto"/>
        <w:rPr>
          <w:rFonts w:eastAsia="Times New Roman" w:cstheme="minorHAnsi"/>
          <w:lang w:val="en-CA"/>
        </w:rPr>
      </w:pPr>
    </w:p>
    <w:p w14:paraId="360FA7A9" w14:textId="77777777" w:rsidR="00477EF3" w:rsidRDefault="00477EF3" w:rsidP="00266C78">
      <w:pPr>
        <w:spacing w:line="480" w:lineRule="auto"/>
        <w:rPr>
          <w:rFonts w:eastAsia="Times New Roman" w:cstheme="minorHAnsi"/>
          <w:lang w:val="en-CA"/>
        </w:rPr>
      </w:pPr>
      <w:r w:rsidRPr="00677CC7">
        <w:rPr>
          <w:rFonts w:eastAsia="Times New Roman" w:cstheme="minorHAnsi"/>
          <w:b/>
          <w:bCs/>
          <w:lang w:val="en-CA"/>
        </w:rPr>
        <w:t>Figure 2:</w:t>
      </w:r>
      <w:r>
        <w:rPr>
          <w:rFonts w:eastAsia="Times New Roman" w:cstheme="minorHAnsi"/>
          <w:lang w:val="en-CA"/>
        </w:rPr>
        <w:t xml:space="preserve"> </w:t>
      </w:r>
      <w:r w:rsidR="00677CC7">
        <w:rPr>
          <w:rFonts w:eastAsia="Times New Roman" w:cstheme="minorHAnsi"/>
          <w:lang w:val="en-CA"/>
        </w:rPr>
        <w:t xml:space="preserve">Temperature (left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black</w:t>
      </w:r>
      <w:r w:rsidR="00677CC7">
        <w:rPr>
          <w:rFonts w:eastAsia="Times New Roman" w:cstheme="minorHAnsi"/>
          <w:lang w:val="en-CA"/>
        </w:rPr>
        <w:t xml:space="preserve">) and salinity (right </w:t>
      </w:r>
      <w:r w:rsidR="003C25AC">
        <w:rPr>
          <w:rFonts w:eastAsia="Times New Roman" w:cstheme="minorHAnsi"/>
          <w:lang w:val="en-CA"/>
        </w:rPr>
        <w:t>y-</w:t>
      </w:r>
      <w:r w:rsidR="00677CC7">
        <w:rPr>
          <w:rFonts w:eastAsia="Times New Roman" w:cstheme="minorHAnsi"/>
          <w:lang w:val="en-CA"/>
        </w:rPr>
        <w:t>axis</w:t>
      </w:r>
      <w:r w:rsidR="00EC5DAE">
        <w:rPr>
          <w:rFonts w:eastAsia="Times New Roman" w:cstheme="minorHAnsi"/>
          <w:lang w:val="en-CA"/>
        </w:rPr>
        <w:t>, red</w:t>
      </w:r>
      <w:r w:rsidR="00677CC7">
        <w:rPr>
          <w:rFonts w:eastAsia="Times New Roman" w:cstheme="minorHAnsi"/>
          <w:lang w:val="en-CA"/>
        </w:rPr>
        <w:t>)</w:t>
      </w:r>
      <w:r>
        <w:rPr>
          <w:rFonts w:eastAsia="Times New Roman" w:cstheme="minorHAnsi"/>
          <w:lang w:val="en-CA"/>
        </w:rPr>
        <w:t xml:space="preserve"> </w:t>
      </w:r>
      <w:r w:rsidR="00EC5DAE">
        <w:rPr>
          <w:rFonts w:eastAsia="Times New Roman" w:cstheme="minorHAnsi"/>
          <w:lang w:val="en-CA"/>
        </w:rPr>
        <w:t>values</w:t>
      </w:r>
      <w:r w:rsidR="00677CC7">
        <w:rPr>
          <w:rFonts w:eastAsia="Times New Roman" w:cstheme="minorHAnsi"/>
          <w:lang w:val="en-CA"/>
        </w:rPr>
        <w:t xml:space="preserve"> paired with</w:t>
      </w:r>
      <w:r w:rsidR="003C25AC">
        <w:rPr>
          <w:rFonts w:eastAsia="Times New Roman" w:cstheme="minorHAnsi"/>
          <w:lang w:val="en-CA"/>
        </w:rPr>
        <w:t xml:space="preserve"> the</w:t>
      </w:r>
      <w:r w:rsidR="00677CC7">
        <w:rPr>
          <w:rFonts w:eastAsia="Times New Roman" w:cstheme="minorHAnsi"/>
          <w:lang w:val="en-CA"/>
        </w:rPr>
        <w:t xml:space="preserve"> salmon </w:t>
      </w:r>
      <w:r w:rsidR="003C25AC">
        <w:rPr>
          <w:rFonts w:eastAsia="Times New Roman" w:cstheme="minorHAnsi"/>
          <w:lang w:val="en-CA"/>
        </w:rPr>
        <w:t>surveys</w:t>
      </w:r>
      <w:r w:rsidR="00677CC7">
        <w:rPr>
          <w:rFonts w:eastAsia="Times New Roman" w:cstheme="minorHAnsi"/>
          <w:lang w:val="en-CA"/>
        </w:rPr>
        <w:t xml:space="preserve">, </w:t>
      </w:r>
      <w:r w:rsidR="003C25AC">
        <w:rPr>
          <w:rFonts w:eastAsia="Times New Roman" w:cstheme="minorHAnsi"/>
          <w:lang w:val="en-CA"/>
        </w:rPr>
        <w:t xml:space="preserve">the </w:t>
      </w:r>
      <w:r w:rsidR="00677CC7">
        <w:rPr>
          <w:rFonts w:eastAsia="Times New Roman" w:cstheme="minorHAnsi"/>
          <w:lang w:val="en-CA"/>
        </w:rPr>
        <w:t>sites are</w:t>
      </w:r>
      <w:r w:rsidR="00A357F0">
        <w:rPr>
          <w:rFonts w:eastAsia="Times New Roman" w:cstheme="minorHAnsi"/>
          <w:lang w:val="en-CA"/>
        </w:rPr>
        <w:t xml:space="preserve"> listed </w:t>
      </w:r>
      <w:r w:rsidR="00677CC7">
        <w:rPr>
          <w:rFonts w:eastAsia="Times New Roman" w:cstheme="minorHAnsi"/>
          <w:lang w:val="en-CA"/>
        </w:rPr>
        <w:t>in the same order on the x-axis as they appear on the map.</w:t>
      </w:r>
    </w:p>
    <w:p w14:paraId="119FBFBC" w14:textId="77777777" w:rsidR="00677CC7" w:rsidRDefault="00677CC7" w:rsidP="00266C78">
      <w:pPr>
        <w:spacing w:line="480" w:lineRule="auto"/>
        <w:rPr>
          <w:rFonts w:eastAsia="Times New Roman" w:cstheme="minorHAnsi"/>
          <w:lang w:val="en-CA"/>
        </w:rPr>
      </w:pPr>
    </w:p>
    <w:p w14:paraId="388B51C2" w14:textId="77777777" w:rsidR="00FA0237" w:rsidRDefault="00FA0237" w:rsidP="00266C78">
      <w:pPr>
        <w:spacing w:line="480" w:lineRule="auto"/>
        <w:rPr>
          <w:rFonts w:eastAsia="Times New Roman" w:cstheme="minorHAnsi"/>
          <w:lang w:val="en-CA"/>
        </w:rPr>
      </w:pPr>
    </w:p>
    <w:p w14:paraId="53CC5DBC" w14:textId="180E314F" w:rsidR="00FA0237" w:rsidRDefault="00FA0237" w:rsidP="00266C78">
      <w:pPr>
        <w:spacing w:line="480" w:lineRule="auto"/>
        <w:rPr>
          <w:rFonts w:eastAsia="Times New Roman" w:cstheme="minorHAnsi"/>
          <w:lang w:val="en-CA"/>
        </w:rPr>
      </w:pPr>
    </w:p>
    <w:p w14:paraId="6234E277" w14:textId="16EFA60A" w:rsidR="00595870" w:rsidRDefault="003D4064" w:rsidP="00266C78">
      <w:pPr>
        <w:spacing w:line="480" w:lineRule="auto"/>
        <w:rPr>
          <w:rFonts w:eastAsia="Times New Roman" w:cstheme="minorHAnsi"/>
          <w:b/>
          <w:bCs/>
          <w:lang w:val="en-CA"/>
        </w:rPr>
      </w:pPr>
      <w:r>
        <w:rPr>
          <w:rFonts w:eastAsia="Times New Roman" w:cstheme="minorHAnsi"/>
          <w:b/>
          <w:bCs/>
          <w:noProof/>
          <w:lang w:val="en-CA"/>
        </w:rPr>
        <w:drawing>
          <wp:inline distT="0" distB="0" distL="0" distR="0" wp14:anchorId="02C19B56" wp14:editId="1C999001">
            <wp:extent cx="5943600" cy="51327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xa_comp_spatial.png"/>
                    <pic:cNvPicPr/>
                  </pic:nvPicPr>
                  <pic:blipFill>
                    <a:blip r:embed="rId13"/>
                    <a:stretch>
                      <a:fillRect/>
                    </a:stretch>
                  </pic:blipFill>
                  <pic:spPr>
                    <a:xfrm>
                      <a:off x="0" y="0"/>
                      <a:ext cx="5943600" cy="5132705"/>
                    </a:xfrm>
                    <a:prstGeom prst="rect">
                      <a:avLst/>
                    </a:prstGeom>
                  </pic:spPr>
                </pic:pic>
              </a:graphicData>
            </a:graphic>
          </wp:inline>
        </w:drawing>
      </w:r>
    </w:p>
    <w:p w14:paraId="21E0E206" w14:textId="77777777" w:rsidR="00FA0237" w:rsidRDefault="00677CC7" w:rsidP="00266C78">
      <w:pPr>
        <w:spacing w:line="480" w:lineRule="auto"/>
        <w:rPr>
          <w:rFonts w:eastAsia="Times New Roman" w:cstheme="minorHAnsi"/>
          <w:lang w:val="en-CA"/>
        </w:rPr>
      </w:pPr>
      <w:r w:rsidRPr="00A357F0">
        <w:rPr>
          <w:rFonts w:eastAsia="Times New Roman" w:cstheme="minorHAnsi"/>
          <w:b/>
          <w:bCs/>
          <w:lang w:val="en-CA"/>
        </w:rPr>
        <w:t>Figure 3:</w:t>
      </w:r>
      <w:r>
        <w:rPr>
          <w:rFonts w:eastAsia="Times New Roman" w:cstheme="minorHAnsi"/>
          <w:lang w:val="en-CA"/>
        </w:rPr>
        <w:t xml:space="preserve"> </w:t>
      </w:r>
      <w:r w:rsidR="00A357F0">
        <w:rPr>
          <w:rFonts w:eastAsia="Times New Roman" w:cstheme="minorHAnsi"/>
          <w:lang w:val="en-CA"/>
        </w:rPr>
        <w:t>Average r</w:t>
      </w:r>
      <w:r>
        <w:rPr>
          <w:rFonts w:eastAsia="Times New Roman" w:cstheme="minorHAnsi"/>
          <w:lang w:val="en-CA"/>
        </w:rPr>
        <w:t xml:space="preserve">elative biomass of </w:t>
      </w:r>
      <w:r w:rsidR="00A357F0">
        <w:rPr>
          <w:rFonts w:eastAsia="Times New Roman" w:cstheme="minorHAnsi"/>
          <w:lang w:val="en-CA"/>
        </w:rPr>
        <w:t xml:space="preserve">the </w:t>
      </w:r>
      <w:r>
        <w:rPr>
          <w:rFonts w:eastAsia="Times New Roman" w:cstheme="minorHAnsi"/>
          <w:lang w:val="en-CA"/>
        </w:rPr>
        <w:t>main prey groups</w:t>
      </w:r>
      <w:r w:rsidR="00A357F0">
        <w:rPr>
          <w:rFonts w:eastAsia="Times New Roman" w:cstheme="minorHAnsi"/>
          <w:lang w:val="en-CA"/>
        </w:rPr>
        <w:t xml:space="preserve"> for juvenile</w:t>
      </w:r>
      <w:r>
        <w:rPr>
          <w:rFonts w:eastAsia="Times New Roman" w:cstheme="minorHAnsi"/>
          <w:lang w:val="en-CA"/>
        </w:rPr>
        <w:t xml:space="preserve"> pink (top) and chum salmon (bottom)</w:t>
      </w:r>
      <w:r w:rsidR="00A357F0">
        <w:rPr>
          <w:rFonts w:eastAsia="Times New Roman" w:cstheme="minorHAnsi"/>
          <w:lang w:val="en-CA"/>
        </w:rPr>
        <w:t xml:space="preserve">, </w:t>
      </w:r>
      <w:r w:rsidR="003C25AC">
        <w:rPr>
          <w:rFonts w:eastAsia="Times New Roman" w:cstheme="minorHAnsi"/>
          <w:lang w:val="en-CA"/>
        </w:rPr>
        <w:t xml:space="preserve">the </w:t>
      </w:r>
      <w:r w:rsidR="00A357F0">
        <w:rPr>
          <w:rFonts w:eastAsia="Times New Roman" w:cstheme="minorHAnsi"/>
          <w:lang w:val="en-CA"/>
        </w:rPr>
        <w:t>sites are listed in the same order on the x-axis as they appear on the map. ‘Other’ prey group includes amphipods, barnacles, bivalves, cladocerans, pteropods, and more.</w:t>
      </w:r>
    </w:p>
    <w:p w14:paraId="4B4BBE25" w14:textId="77777777" w:rsidR="00FA0237" w:rsidRDefault="00595870"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58B6EAB6" wp14:editId="7C57234D">
            <wp:extent cx="5943600" cy="513270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atial_GF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3CA7399" w14:textId="77777777" w:rsidR="00A357F0" w:rsidRDefault="00A357F0" w:rsidP="00266C78">
      <w:pPr>
        <w:spacing w:line="480" w:lineRule="auto"/>
        <w:rPr>
          <w:rFonts w:eastAsia="Times New Roman" w:cstheme="minorHAnsi"/>
          <w:lang w:val="en-CA"/>
        </w:rPr>
      </w:pPr>
    </w:p>
    <w:p w14:paraId="78C18C78" w14:textId="77777777" w:rsidR="00A357F0" w:rsidRDefault="00A357F0" w:rsidP="00266C78">
      <w:pPr>
        <w:spacing w:line="480" w:lineRule="auto"/>
        <w:rPr>
          <w:rFonts w:eastAsia="Times New Roman" w:cstheme="minorHAnsi"/>
          <w:lang w:val="en-CA"/>
        </w:rPr>
      </w:pPr>
      <w:r>
        <w:rPr>
          <w:rFonts w:eastAsia="Times New Roman" w:cstheme="minorHAnsi"/>
          <w:lang w:val="en-CA"/>
        </w:rPr>
        <w:t>Figure 4: Gut fullness index (food weight / fish body weight * 100)</w:t>
      </w:r>
      <w:r w:rsidR="00610845">
        <w:rPr>
          <w:rFonts w:eastAsia="Times New Roman" w:cstheme="minorHAnsi"/>
          <w:lang w:val="en-CA"/>
        </w:rPr>
        <w:t xml:space="preserve"> </w:t>
      </w:r>
      <w:r w:rsidR="003C25AC">
        <w:rPr>
          <w:rFonts w:eastAsia="Times New Roman" w:cstheme="minorHAnsi"/>
          <w:lang w:val="en-CA"/>
        </w:rPr>
        <w:t>values</w:t>
      </w:r>
      <w:r>
        <w:rPr>
          <w:rFonts w:eastAsia="Times New Roman" w:cstheme="minorHAnsi"/>
          <w:lang w:val="en-CA"/>
        </w:rPr>
        <w:t xml:space="preserve"> </w:t>
      </w:r>
      <w:r w:rsidR="00610845">
        <w:rPr>
          <w:rFonts w:eastAsia="Times New Roman" w:cstheme="minorHAnsi"/>
          <w:lang w:val="en-CA"/>
        </w:rPr>
        <w:t>of juvenile pink and chum salmon</w:t>
      </w:r>
      <w:r w:rsidR="003C25AC">
        <w:rPr>
          <w:rFonts w:eastAsia="Times New Roman" w:cstheme="minorHAnsi"/>
          <w:lang w:val="en-CA"/>
        </w:rPr>
        <w:t xml:space="preserve"> (left y-axis)</w:t>
      </w:r>
      <w:r w:rsidR="00610845">
        <w:rPr>
          <w:rFonts w:eastAsia="Times New Roman" w:cstheme="minorHAnsi"/>
          <w:lang w:val="en-CA"/>
        </w:rPr>
        <w:t xml:space="preserve">, </w:t>
      </w:r>
      <w:r w:rsidR="007F7936">
        <w:rPr>
          <w:rFonts w:eastAsia="Times New Roman" w:cstheme="minorHAnsi"/>
          <w:lang w:val="en-CA"/>
        </w:rPr>
        <w:t>the black bar indicates the mean, boxes show</w:t>
      </w:r>
      <w:r w:rsidR="003C25AC">
        <w:rPr>
          <w:rFonts w:eastAsia="Times New Roman" w:cstheme="minorHAnsi"/>
          <w:lang w:val="en-CA"/>
        </w:rPr>
        <w:t xml:space="preserve"> the</w:t>
      </w:r>
      <w:r w:rsidR="007F7936">
        <w:rPr>
          <w:rFonts w:eastAsia="Times New Roman" w:cstheme="minorHAnsi"/>
          <w:lang w:val="en-CA"/>
        </w:rPr>
        <w:t xml:space="preserve"> inter-quartile range (IQR), whiskers are data within 1.5*IQR and</w:t>
      </w:r>
      <w:r w:rsidR="003C25AC">
        <w:rPr>
          <w:rFonts w:eastAsia="Times New Roman" w:cstheme="minorHAnsi"/>
          <w:lang w:val="en-CA"/>
        </w:rPr>
        <w:t xml:space="preserve"> shown as points are</w:t>
      </w:r>
      <w:r w:rsidR="007F7936">
        <w:rPr>
          <w:rFonts w:eastAsia="Times New Roman" w:cstheme="minorHAnsi"/>
          <w:lang w:val="en-CA"/>
        </w:rPr>
        <w:t xml:space="preserve"> outliers beyond </w:t>
      </w:r>
      <w:r w:rsidR="003C25AC">
        <w:rPr>
          <w:rFonts w:eastAsia="Times New Roman" w:cstheme="minorHAnsi"/>
          <w:lang w:val="en-CA"/>
        </w:rPr>
        <w:t xml:space="preserve">the </w:t>
      </w:r>
      <w:r w:rsidR="007F7936">
        <w:rPr>
          <w:rFonts w:eastAsia="Times New Roman" w:cstheme="minorHAnsi"/>
          <w:lang w:val="en-CA"/>
        </w:rPr>
        <w:t>1.5*IQR</w:t>
      </w:r>
      <w:r w:rsidR="003C25AC">
        <w:rPr>
          <w:rFonts w:eastAsia="Times New Roman" w:cstheme="minorHAnsi"/>
          <w:lang w:val="en-CA"/>
        </w:rPr>
        <w:t xml:space="preserve">. </w:t>
      </w:r>
      <w:commentRangeStart w:id="884"/>
      <w:r w:rsidR="00AE6EE9">
        <w:rPr>
          <w:rFonts w:eastAsia="Times New Roman" w:cstheme="minorHAnsi"/>
          <w:lang w:val="en-CA"/>
        </w:rPr>
        <w:t>T</w:t>
      </w:r>
      <w:r w:rsidR="003C25AC">
        <w:rPr>
          <w:rFonts w:eastAsia="Times New Roman" w:cstheme="minorHAnsi"/>
          <w:lang w:val="en-CA"/>
        </w:rPr>
        <w:t>he dark red</w:t>
      </w:r>
      <w:r w:rsidR="00AE6EE9">
        <w:rPr>
          <w:rFonts w:eastAsia="Times New Roman" w:cstheme="minorHAnsi"/>
          <w:lang w:val="en-CA"/>
        </w:rPr>
        <w:t xml:space="preserve"> line (right y-axis)</w:t>
      </w:r>
      <w:r w:rsidR="003C25AC">
        <w:rPr>
          <w:rFonts w:eastAsia="Times New Roman" w:cstheme="minorHAnsi"/>
          <w:lang w:val="en-CA"/>
        </w:rPr>
        <w:t xml:space="preserve"> is </w:t>
      </w:r>
      <w:r w:rsidR="00AE6EE9">
        <w:rPr>
          <w:rFonts w:eastAsia="Times New Roman" w:cstheme="minorHAnsi"/>
          <w:lang w:val="en-CA"/>
        </w:rPr>
        <w:t xml:space="preserve">the </w:t>
      </w:r>
      <w:r w:rsidR="003C25AC">
        <w:rPr>
          <w:rFonts w:eastAsia="Times New Roman" w:cstheme="minorHAnsi"/>
          <w:lang w:val="en-CA"/>
        </w:rPr>
        <w:t xml:space="preserve">percent similarity </w:t>
      </w:r>
      <w:commentRangeEnd w:id="884"/>
      <w:r w:rsidR="00916329">
        <w:rPr>
          <w:rStyle w:val="CommentReference"/>
        </w:rPr>
        <w:commentReference w:id="884"/>
      </w:r>
      <w:r w:rsidR="003C25AC">
        <w:rPr>
          <w:rFonts w:eastAsia="Times New Roman" w:cstheme="minorHAnsi"/>
          <w:lang w:val="en-CA"/>
        </w:rPr>
        <w:t>or diet overlap index between pink and chum salmon, the sites are listed in the same order on the x-axis as they appear on the map.</w:t>
      </w:r>
    </w:p>
    <w:p w14:paraId="3436DA45" w14:textId="77777777" w:rsidR="00FA0237" w:rsidRDefault="00FA0237" w:rsidP="00266C78">
      <w:pPr>
        <w:spacing w:line="480" w:lineRule="auto"/>
        <w:rPr>
          <w:rFonts w:eastAsia="Times New Roman" w:cstheme="minorHAnsi"/>
          <w:lang w:val="en-CA"/>
        </w:rPr>
      </w:pPr>
      <w:r>
        <w:rPr>
          <w:rFonts w:eastAsia="Times New Roman" w:cstheme="minorHAnsi"/>
          <w:noProof/>
          <w:lang w:val="en-CA"/>
        </w:rPr>
        <w:t xml:space="preserve"> </w:t>
      </w:r>
      <w:r w:rsidR="002C77C0">
        <w:rPr>
          <w:rFonts w:eastAsia="Times New Roman" w:cstheme="minorHAnsi"/>
          <w:noProof/>
          <w:lang w:val="en-CA" w:eastAsia="en-CA"/>
        </w:rPr>
        <w:drawing>
          <wp:inline distT="0" distB="0" distL="0" distR="0" wp14:anchorId="35F24359" wp14:editId="2A0E8945">
            <wp:extent cx="5943600" cy="51327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atial_NMD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37605A84" w14:textId="77777777" w:rsidR="00FA0237" w:rsidRDefault="003C25AC" w:rsidP="00266C78">
      <w:pPr>
        <w:spacing w:line="480" w:lineRule="auto"/>
        <w:rPr>
          <w:rFonts w:eastAsia="Times New Roman" w:cstheme="minorHAnsi"/>
          <w:lang w:val="en-CA"/>
        </w:rPr>
      </w:pPr>
      <w:r w:rsidRPr="00174E5C">
        <w:rPr>
          <w:rFonts w:eastAsia="Times New Roman" w:cstheme="minorHAnsi"/>
          <w:b/>
          <w:bCs/>
          <w:lang w:val="en-CA"/>
        </w:rPr>
        <w:t>Figure 5:</w:t>
      </w:r>
      <w:r>
        <w:rPr>
          <w:rFonts w:eastAsia="Times New Roman" w:cstheme="minorHAnsi"/>
          <w:lang w:val="en-CA"/>
        </w:rPr>
        <w:t xml:space="preserve"> Non-metric multidimensional scaling (NMDS) plot of juvenile pink and chum salmon diet composition (see text for data transformations)</w:t>
      </w:r>
      <w:r w:rsidR="00A12EDC">
        <w:rPr>
          <w:rFonts w:eastAsia="Times New Roman" w:cstheme="minorHAnsi"/>
          <w:lang w:val="en-CA"/>
        </w:rPr>
        <w:t xml:space="preserve">. </w:t>
      </w:r>
      <w:r w:rsidR="009F0B0F">
        <w:rPr>
          <w:rFonts w:eastAsia="Times New Roman" w:cstheme="minorHAnsi"/>
          <w:lang w:val="en-CA"/>
        </w:rPr>
        <w:t xml:space="preserve">Each data point is a salmon </w:t>
      </w:r>
      <w:r w:rsidR="0087627C">
        <w:rPr>
          <w:rFonts w:eastAsia="Times New Roman" w:cstheme="minorHAnsi"/>
          <w:lang w:val="en-CA"/>
        </w:rPr>
        <w:t>stomach</w:t>
      </w:r>
      <w:r w:rsidR="009F0B0F">
        <w:rPr>
          <w:rFonts w:eastAsia="Times New Roman" w:cstheme="minorHAnsi"/>
          <w:lang w:val="en-CA"/>
        </w:rPr>
        <w:t xml:space="preserve"> and distance between points </w:t>
      </w:r>
      <w:r w:rsidR="00174E5C">
        <w:rPr>
          <w:rFonts w:eastAsia="Times New Roman" w:cstheme="minorHAnsi"/>
          <w:lang w:val="en-CA"/>
        </w:rPr>
        <w:t>express</w:t>
      </w:r>
      <w:r w:rsidR="009F0B0F">
        <w:rPr>
          <w:rFonts w:eastAsia="Times New Roman" w:cstheme="minorHAnsi"/>
          <w:lang w:val="en-CA"/>
        </w:rPr>
        <w:t xml:space="preserve"> dissimilarity</w:t>
      </w:r>
      <w:r w:rsidR="00F9716A">
        <w:rPr>
          <w:rFonts w:eastAsia="Times New Roman" w:cstheme="minorHAnsi"/>
          <w:lang w:val="en-CA"/>
        </w:rPr>
        <w:t>,</w:t>
      </w:r>
      <w:r w:rsidR="009F0B0F">
        <w:rPr>
          <w:rFonts w:eastAsia="Times New Roman" w:cstheme="minorHAnsi"/>
          <w:lang w:val="en-CA"/>
        </w:rPr>
        <w:t xml:space="preserve"> axes have no units</w:t>
      </w:r>
      <w:r w:rsidR="00F9716A">
        <w:rPr>
          <w:rFonts w:eastAsia="Times New Roman" w:cstheme="minorHAnsi"/>
          <w:lang w:val="en-CA"/>
        </w:rPr>
        <w:t>.</w:t>
      </w:r>
      <w:r w:rsidR="009F0B0F">
        <w:rPr>
          <w:rFonts w:eastAsia="Times New Roman" w:cstheme="minorHAnsi"/>
          <w:lang w:val="en-CA"/>
        </w:rPr>
        <w:t xml:space="preserve"> </w:t>
      </w:r>
      <w:r w:rsidR="00F9716A">
        <w:rPr>
          <w:rFonts w:eastAsia="Times New Roman" w:cstheme="minorHAnsi"/>
          <w:lang w:val="en-CA"/>
        </w:rPr>
        <w:t>S</w:t>
      </w:r>
      <w:r w:rsidR="009F0B0F">
        <w:rPr>
          <w:rFonts w:eastAsia="Times New Roman" w:cstheme="minorHAnsi"/>
          <w:lang w:val="en-CA"/>
        </w:rPr>
        <w:t>hapes show salmon species, color displays sample site</w:t>
      </w:r>
      <w:r w:rsidR="00174E5C">
        <w:rPr>
          <w:rFonts w:eastAsia="Times New Roman" w:cstheme="minorHAnsi"/>
          <w:lang w:val="en-CA"/>
        </w:rPr>
        <w:t xml:space="preserve"> and</w:t>
      </w:r>
      <w:r w:rsidR="009F0B0F">
        <w:rPr>
          <w:rFonts w:eastAsia="Times New Roman" w:cstheme="minorHAnsi"/>
          <w:lang w:val="en-CA"/>
        </w:rPr>
        <w:t xml:space="preserve"> ellipses indicate standard deviation of each region</w:t>
      </w:r>
      <w:r w:rsidR="0087627C">
        <w:rPr>
          <w:rFonts w:eastAsia="Times New Roman" w:cstheme="minorHAnsi"/>
          <w:lang w:val="en-CA"/>
        </w:rPr>
        <w:t xml:space="preserve"> (see legends). “</w:t>
      </w:r>
      <w:r w:rsidR="00174E5C">
        <w:rPr>
          <w:rFonts w:eastAsia="Times New Roman" w:cstheme="minorHAnsi"/>
          <w:lang w:val="en-CA"/>
        </w:rPr>
        <w:t>S</w:t>
      </w:r>
      <w:r w:rsidR="0087627C">
        <w:rPr>
          <w:rFonts w:eastAsia="Times New Roman" w:cstheme="minorHAnsi"/>
          <w:lang w:val="en-CA"/>
        </w:rPr>
        <w:t>tress</w:t>
      </w:r>
      <w:r w:rsidR="00174E5C">
        <w:rPr>
          <w:rFonts w:eastAsia="Times New Roman" w:cstheme="minorHAnsi"/>
          <w:lang w:val="en-CA"/>
        </w:rPr>
        <w:t>”</w:t>
      </w:r>
      <w:r w:rsidR="0087627C">
        <w:rPr>
          <w:rFonts w:eastAsia="Times New Roman" w:cstheme="minorHAnsi"/>
          <w:lang w:val="en-CA"/>
        </w:rPr>
        <w:t xml:space="preserve"> is how </w:t>
      </w:r>
      <w:r w:rsidR="00F9716A">
        <w:rPr>
          <w:rFonts w:eastAsia="Times New Roman" w:cstheme="minorHAnsi"/>
          <w:lang w:val="en-CA"/>
        </w:rPr>
        <w:t>well distance</w:t>
      </w:r>
      <w:r w:rsidR="00174E5C">
        <w:rPr>
          <w:rFonts w:eastAsia="Times New Roman" w:cstheme="minorHAnsi"/>
          <w:lang w:val="en-CA"/>
        </w:rPr>
        <w:t>s</w:t>
      </w:r>
      <w:r w:rsidR="00F9716A">
        <w:rPr>
          <w:rFonts w:eastAsia="Times New Roman" w:cstheme="minorHAnsi"/>
          <w:lang w:val="en-CA"/>
        </w:rPr>
        <w:t xml:space="preserve"> between points </w:t>
      </w:r>
      <w:r w:rsidR="00174E5C">
        <w:rPr>
          <w:rFonts w:eastAsia="Times New Roman" w:cstheme="minorHAnsi"/>
          <w:lang w:val="en-CA"/>
        </w:rPr>
        <w:t>are</w:t>
      </w:r>
      <w:r w:rsidR="00F9716A">
        <w:rPr>
          <w:rFonts w:eastAsia="Times New Roman" w:cstheme="minorHAnsi"/>
          <w:lang w:val="en-CA"/>
        </w:rPr>
        <w:t xml:space="preserve"> retained when </w:t>
      </w:r>
      <w:r w:rsidR="00D90EF2">
        <w:rPr>
          <w:rFonts w:eastAsia="Times New Roman" w:cstheme="minorHAnsi"/>
          <w:lang w:val="en-CA"/>
        </w:rPr>
        <w:t>displayed</w:t>
      </w:r>
      <w:r w:rsidR="00F9716A">
        <w:rPr>
          <w:rFonts w:eastAsia="Times New Roman" w:cstheme="minorHAnsi"/>
          <w:lang w:val="en-CA"/>
        </w:rPr>
        <w:t xml:space="preserve"> in </w:t>
      </w:r>
      <w:r w:rsidR="00174E5C">
        <w:rPr>
          <w:rFonts w:eastAsia="Times New Roman" w:cstheme="minorHAnsi"/>
          <w:lang w:val="en-CA"/>
        </w:rPr>
        <w:t>two</w:t>
      </w:r>
      <w:r w:rsidR="00F9716A">
        <w:rPr>
          <w:rFonts w:eastAsia="Times New Roman" w:cstheme="minorHAnsi"/>
          <w:lang w:val="en-CA"/>
        </w:rPr>
        <w:t>-dimension</w:t>
      </w:r>
      <w:r w:rsidR="00174E5C">
        <w:rPr>
          <w:rFonts w:eastAsia="Times New Roman" w:cstheme="minorHAnsi"/>
          <w:lang w:val="en-CA"/>
        </w:rPr>
        <w:t>s</w:t>
      </w:r>
      <w:r w:rsidR="00F9716A">
        <w:rPr>
          <w:rFonts w:eastAsia="Times New Roman" w:cstheme="minorHAnsi"/>
          <w:lang w:val="en-CA"/>
        </w:rPr>
        <w:t>, stress values under 0.2 are good representations of data.</w:t>
      </w:r>
      <w:r w:rsidR="00174E5C">
        <w:rPr>
          <w:rFonts w:eastAsia="Times New Roman" w:cstheme="minorHAnsi"/>
          <w:lang w:val="en-CA"/>
        </w:rPr>
        <w:t xml:space="preserve"> For this </w:t>
      </w:r>
      <w:r w:rsidR="00D90EF2">
        <w:rPr>
          <w:rFonts w:eastAsia="Times New Roman" w:cstheme="minorHAnsi"/>
          <w:lang w:val="en-CA"/>
        </w:rPr>
        <w:t xml:space="preserve">NMDS </w:t>
      </w:r>
      <w:r w:rsidR="00174E5C">
        <w:rPr>
          <w:rFonts w:eastAsia="Times New Roman" w:cstheme="minorHAnsi"/>
          <w:lang w:val="en-CA"/>
        </w:rPr>
        <w:t>plot,</w:t>
      </w:r>
      <w:r w:rsidR="00D90EF2">
        <w:rPr>
          <w:rFonts w:eastAsia="Times New Roman" w:cstheme="minorHAnsi"/>
          <w:lang w:val="en-CA"/>
        </w:rPr>
        <w:t xml:space="preserve"> the</w:t>
      </w:r>
      <w:r w:rsidR="00174E5C">
        <w:rPr>
          <w:rFonts w:eastAsia="Times New Roman" w:cstheme="minorHAnsi"/>
          <w:lang w:val="en-CA"/>
        </w:rPr>
        <w:t xml:space="preserve"> stress = 0.1</w:t>
      </w:r>
      <w:r w:rsidR="00A37BBE">
        <w:rPr>
          <w:rFonts w:eastAsia="Times New Roman" w:cstheme="minorHAnsi"/>
          <w:lang w:val="en-CA"/>
        </w:rPr>
        <w:t>7.</w:t>
      </w:r>
    </w:p>
    <w:p w14:paraId="067D3E71" w14:textId="77777777" w:rsidR="00FA0237" w:rsidRDefault="008D286A" w:rsidP="00266C78">
      <w:pPr>
        <w:spacing w:line="480" w:lineRule="auto"/>
        <w:rPr>
          <w:rFonts w:eastAsia="Times New Roman" w:cstheme="minorHAnsi"/>
          <w:lang w:val="en-CA"/>
        </w:rPr>
      </w:pPr>
      <w:r>
        <w:rPr>
          <w:rFonts w:eastAsia="Times New Roman" w:cstheme="minorHAnsi"/>
          <w:noProof/>
          <w:lang w:val="en-CA" w:eastAsia="en-CA"/>
        </w:rPr>
        <w:drawing>
          <wp:inline distT="0" distB="0" distL="0" distR="0" wp14:anchorId="0AB4F10A" wp14:editId="5A8FBF5C">
            <wp:extent cx="5943600" cy="79248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_cluster.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DD12947" w14:textId="77777777" w:rsidR="00D90EF2" w:rsidRPr="003C4653" w:rsidRDefault="00D90EF2" w:rsidP="00266C78">
      <w:pPr>
        <w:spacing w:line="480" w:lineRule="auto"/>
        <w:rPr>
          <w:rFonts w:eastAsia="Times New Roman" w:cstheme="minorHAnsi"/>
          <w:lang w:val="en-CA"/>
        </w:rPr>
      </w:pPr>
      <w:r w:rsidRPr="00BE1091">
        <w:rPr>
          <w:rFonts w:eastAsia="Times New Roman" w:cstheme="minorHAnsi"/>
          <w:b/>
          <w:bCs/>
          <w:lang w:val="en-CA"/>
        </w:rPr>
        <w:t>Figure 6:</w:t>
      </w:r>
      <w:r>
        <w:rPr>
          <w:rFonts w:eastAsia="Times New Roman" w:cstheme="minorHAnsi"/>
          <w:lang w:val="en-CA"/>
        </w:rPr>
        <w:t xml:space="preserve"> Cluster analysis of juvenile pink and chum diet composition</w:t>
      </w:r>
      <w:r w:rsidR="00BE1091">
        <w:rPr>
          <w:rFonts w:eastAsia="Times New Roman" w:cstheme="minorHAnsi"/>
          <w:lang w:val="en-CA"/>
        </w:rPr>
        <w:t xml:space="preserve"> using average linkage clustering. D</w:t>
      </w:r>
      <w:r w:rsidR="00CF3DCD">
        <w:rPr>
          <w:rFonts w:eastAsia="Times New Roman" w:cstheme="minorHAnsi"/>
          <w:lang w:val="en-CA"/>
        </w:rPr>
        <w:t>endrogram</w:t>
      </w:r>
      <w:r w:rsidR="00BE1091">
        <w:rPr>
          <w:rFonts w:eastAsia="Times New Roman" w:cstheme="minorHAnsi"/>
          <w:lang w:val="en-CA"/>
        </w:rPr>
        <w:t xml:space="preserve"> </w:t>
      </w:r>
      <w:r w:rsidR="008D286A">
        <w:rPr>
          <w:rFonts w:eastAsia="Times New Roman" w:cstheme="minorHAnsi"/>
          <w:lang w:val="en-CA"/>
        </w:rPr>
        <w:t>label</w:t>
      </w:r>
      <w:r w:rsidR="00DF7973">
        <w:rPr>
          <w:rFonts w:eastAsia="Times New Roman" w:cstheme="minorHAnsi"/>
          <w:lang w:val="en-CA"/>
        </w:rPr>
        <w:t xml:space="preserve"> colors</w:t>
      </w:r>
      <w:r w:rsidR="00CF3DCD">
        <w:rPr>
          <w:rFonts w:eastAsia="Times New Roman" w:cstheme="minorHAnsi"/>
          <w:lang w:val="en-CA"/>
        </w:rPr>
        <w:t xml:space="preserve"> represent </w:t>
      </w:r>
      <w:r w:rsidR="008D286A">
        <w:rPr>
          <w:rFonts w:eastAsia="Times New Roman" w:cstheme="minorHAnsi"/>
          <w:lang w:val="en-CA"/>
        </w:rPr>
        <w:t>sites (</w:t>
      </w:r>
      <w:r w:rsidR="00DF7973">
        <w:rPr>
          <w:rFonts w:eastAsia="Times New Roman" w:cstheme="minorHAnsi"/>
          <w:lang w:val="en-CA"/>
        </w:rPr>
        <w:t xml:space="preserve">same colors as NMDS, </w:t>
      </w:r>
      <w:r w:rsidR="008D286A">
        <w:rPr>
          <w:rFonts w:eastAsia="Times New Roman" w:cstheme="minorHAnsi"/>
          <w:lang w:val="en-CA"/>
        </w:rPr>
        <w:t>this graph is still in progress to visually differentiate species and make it more readable, I’m</w:t>
      </w:r>
      <w:r w:rsidR="00DF7973">
        <w:rPr>
          <w:rFonts w:eastAsia="Times New Roman" w:cstheme="minorHAnsi"/>
          <w:lang w:val="en-CA"/>
        </w:rPr>
        <w:t xml:space="preserve"> still updating it all *</w:t>
      </w:r>
      <w:r w:rsidR="008D286A">
        <w:rPr>
          <w:rFonts w:eastAsia="Times New Roman" w:cstheme="minorHAnsi"/>
          <w:lang w:val="en-CA"/>
        </w:rPr>
        <w:t>).</w:t>
      </w:r>
    </w:p>
    <w:sectPr w:rsidR="00D90EF2" w:rsidRPr="003C4653" w:rsidSect="0037215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evgeny" w:date="2020-05-18T12:11:00Z" w:initials="e">
    <w:p w14:paraId="02BAE0C8" w14:textId="1CE9108F" w:rsidR="003D5843" w:rsidRDefault="003D5843">
      <w:pPr>
        <w:pStyle w:val="CommentText"/>
      </w:pPr>
      <w:r>
        <w:rPr>
          <w:rStyle w:val="CommentReference"/>
        </w:rPr>
        <w:annotationRef/>
      </w:r>
      <w:r>
        <w:t>I like the flavor of this intro.</w:t>
      </w:r>
    </w:p>
  </w:comment>
  <w:comment w:id="5" w:author="Brian" w:date="2020-05-05T23:47:00Z" w:initials="%">
    <w:p w14:paraId="23AAEBF4" w14:textId="77777777" w:rsidR="003D5843" w:rsidRDefault="003D5843">
      <w:pPr>
        <w:pStyle w:val="CommentText"/>
      </w:pPr>
      <w:r>
        <w:rPr>
          <w:rStyle w:val="CommentReference"/>
        </w:rPr>
        <w:annotationRef/>
      </w:r>
      <w:r>
        <w:t>Do you mean that they can grow quickly because they have migrated to productive habitat?</w:t>
      </w:r>
    </w:p>
  </w:comment>
  <w:comment w:id="34" w:author="Brian" w:date="2020-05-10T14:03:00Z" w:initials="%">
    <w:p w14:paraId="6C95B737" w14:textId="32174748" w:rsidR="003D5843" w:rsidRDefault="003D5843">
      <w:pPr>
        <w:pStyle w:val="CommentText"/>
      </w:pPr>
      <w:r>
        <w:rPr>
          <w:rStyle w:val="CommentReference"/>
        </w:rPr>
        <w:annotationRef/>
      </w:r>
      <w:r>
        <w:t xml:space="preserve">Consider providing a clear definition of what this means. This is an </w:t>
      </w:r>
      <w:proofErr w:type="gramStart"/>
      <w:r>
        <w:t>important topics</w:t>
      </w:r>
      <w:proofErr w:type="gramEnd"/>
      <w:r>
        <w:t xml:space="preserve"> that you come back to in your discussion. </w:t>
      </w:r>
    </w:p>
  </w:comment>
  <w:comment w:id="48" w:author="Brian" w:date="2020-05-05T23:53:00Z" w:initials="%">
    <w:p w14:paraId="6F2ABA1E" w14:textId="77777777" w:rsidR="003D5843" w:rsidRDefault="003D5843">
      <w:pPr>
        <w:pStyle w:val="CommentText"/>
      </w:pPr>
      <w:r>
        <w:rPr>
          <w:rStyle w:val="CommentReference"/>
        </w:rPr>
        <w:annotationRef/>
      </w:r>
      <w:r>
        <w:t>Add references</w:t>
      </w:r>
    </w:p>
  </w:comment>
  <w:comment w:id="60" w:author="Brian" w:date="2020-05-05T23:55:00Z" w:initials="%">
    <w:p w14:paraId="5532FFDE" w14:textId="77777777" w:rsidR="003D5843" w:rsidRDefault="003D5843">
      <w:pPr>
        <w:pStyle w:val="CommentText"/>
      </w:pPr>
      <w:r>
        <w:rPr>
          <w:rStyle w:val="CommentReference"/>
        </w:rPr>
        <w:annotationRef/>
      </w:r>
      <w:r>
        <w:t xml:space="preserve">It is likely that competition has favored the development of this trophic specialization. It is difficult to prove though, </w:t>
      </w:r>
      <w:proofErr w:type="gramStart"/>
      <w:r>
        <w:t>Do</w:t>
      </w:r>
      <w:proofErr w:type="gramEnd"/>
      <w:r>
        <w:t xml:space="preserve"> you have a reference for this? </w:t>
      </w:r>
    </w:p>
  </w:comment>
  <w:comment w:id="62" w:author="Brian" w:date="2020-05-06T09:24:00Z" w:initials="%">
    <w:p w14:paraId="643D8FC2" w14:textId="2A1A2996" w:rsidR="003D5843" w:rsidRDefault="003D5843">
      <w:pPr>
        <w:pStyle w:val="CommentText"/>
      </w:pPr>
      <w:r>
        <w:rPr>
          <w:rStyle w:val="CommentReference"/>
        </w:rPr>
        <w:annotationRef/>
      </w:r>
      <w:r>
        <w:t xml:space="preserve">It would be good to compare both of these species to sockeye. This will help to set up your aims and the relevance of your work given that work has already been done on sockeye in this region. </w:t>
      </w:r>
    </w:p>
  </w:comment>
  <w:comment w:id="63" w:author="evgeny" w:date="2020-05-18T12:18:00Z" w:initials="e">
    <w:p w14:paraId="3ADFB57F" w14:textId="2EC6F35F" w:rsidR="003D5843" w:rsidRDefault="003D5843">
      <w:pPr>
        <w:pStyle w:val="CommentText"/>
      </w:pPr>
      <w:r>
        <w:rPr>
          <w:rStyle w:val="CommentReference"/>
        </w:rPr>
        <w:annotationRef/>
      </w:r>
      <w:r>
        <w:t>I would remove this highlighted sentence.</w:t>
      </w:r>
    </w:p>
  </w:comment>
  <w:comment w:id="67" w:author="Brian" w:date="2020-05-06T00:00:00Z" w:initials="%">
    <w:p w14:paraId="6C1FB716" w14:textId="51DF0CFA" w:rsidR="003D5843" w:rsidRDefault="003D5843">
      <w:pPr>
        <w:pStyle w:val="CommentText"/>
      </w:pPr>
      <w:r>
        <w:rPr>
          <w:rStyle w:val="CommentReference"/>
        </w:rPr>
        <w:annotationRef/>
      </w:r>
      <w:r>
        <w:t xml:space="preserve">Are the majority of these fish from the Fraser River? I assume so for pinks. What about chum. I am not sure what the abundance of Fraser Chum is relative to the sum total of small systems. </w:t>
      </w:r>
    </w:p>
  </w:comment>
  <w:comment w:id="77" w:author="Brian" w:date="2020-05-06T08:50:00Z" w:initials="%">
    <w:p w14:paraId="50A3DFA4" w14:textId="1D9C8E81" w:rsidR="003D5843" w:rsidRDefault="003D5843">
      <w:pPr>
        <w:pStyle w:val="CommentText"/>
      </w:pPr>
      <w:r>
        <w:rPr>
          <w:rStyle w:val="CommentReference"/>
        </w:rPr>
        <w:annotationRef/>
      </w:r>
      <w:r>
        <w:t xml:space="preserve">Freshwater influence is greater in the </w:t>
      </w:r>
      <w:proofErr w:type="spellStart"/>
      <w:r>
        <w:t>SoG</w:t>
      </w:r>
      <w:proofErr w:type="spellEnd"/>
      <w:r>
        <w:t xml:space="preserve">. The Fraser is an important source and because of the low mixing, the </w:t>
      </w:r>
      <w:proofErr w:type="gramStart"/>
      <w:r>
        <w:t>low density</w:t>
      </w:r>
      <w:proofErr w:type="gramEnd"/>
      <w:r>
        <w:t xml:space="preserve"> fresh layer sits in the surface and allows heat retention and hence stratification. </w:t>
      </w:r>
    </w:p>
  </w:comment>
  <w:comment w:id="84" w:author="Brian" w:date="2020-05-06T08:54:00Z" w:initials="%">
    <w:p w14:paraId="408F86C6" w14:textId="10178F67" w:rsidR="003D5843" w:rsidRDefault="003D5843">
      <w:pPr>
        <w:pStyle w:val="CommentText"/>
      </w:pPr>
      <w:r>
        <w:rPr>
          <w:rStyle w:val="CommentReference"/>
        </w:rPr>
        <w:annotationRef/>
      </w:r>
      <w:r>
        <w:t xml:space="preserve">Do the DI and JS need to be separated or can we group them as both tidally mixed and food limited? Sam’s paper shows the latter. </w:t>
      </w:r>
    </w:p>
  </w:comment>
  <w:comment w:id="140" w:author="Brian" w:date="2020-05-06T09:20:00Z" w:initials="%">
    <w:p w14:paraId="2817C526" w14:textId="28A5C8FB" w:rsidR="003D5843" w:rsidRDefault="003D5843">
      <w:pPr>
        <w:pStyle w:val="CommentText"/>
      </w:pPr>
      <w:r>
        <w:rPr>
          <w:rStyle w:val="CommentReference"/>
        </w:rPr>
        <w:annotationRef/>
      </w:r>
      <w:r>
        <w:t xml:space="preserve">This is a good and important para. It would be good to expand on the comparability of the DIJS to other areas – can you think of any other examples? </w:t>
      </w:r>
    </w:p>
  </w:comment>
  <w:comment w:id="143" w:author="Brian" w:date="2020-05-06T09:19:00Z" w:initials="%">
    <w:p w14:paraId="63E4AC3C" w14:textId="6AFDDD18" w:rsidR="003D5843" w:rsidRDefault="003D5843">
      <w:pPr>
        <w:pStyle w:val="CommentText"/>
      </w:pPr>
      <w:r>
        <w:rPr>
          <w:rStyle w:val="CommentReference"/>
        </w:rPr>
        <w:annotationRef/>
      </w:r>
      <w:r>
        <w:t>Or “representative of”</w:t>
      </w:r>
    </w:p>
  </w:comment>
  <w:comment w:id="161" w:author="Brian" w:date="2020-05-06T09:19:00Z" w:initials="%">
    <w:p w14:paraId="339B5A96" w14:textId="6E80F284" w:rsidR="003D5843" w:rsidRDefault="003D5843">
      <w:pPr>
        <w:pStyle w:val="CommentText"/>
      </w:pPr>
      <w:r>
        <w:rPr>
          <w:rStyle w:val="CommentReference"/>
        </w:rPr>
        <w:annotationRef/>
      </w:r>
      <w:r>
        <w:t xml:space="preserve">These occur in the southern Dis before one </w:t>
      </w:r>
      <w:proofErr w:type="gramStart"/>
      <w:r>
        <w:t>passes</w:t>
      </w:r>
      <w:proofErr w:type="gramEnd"/>
      <w:r>
        <w:t xml:space="preserve"> over the sills into Discovery Passage and </w:t>
      </w:r>
      <w:proofErr w:type="spellStart"/>
      <w:r>
        <w:t>Okisollo</w:t>
      </w:r>
      <w:proofErr w:type="spellEnd"/>
      <w:r>
        <w:t xml:space="preserve"> Channel. </w:t>
      </w:r>
    </w:p>
  </w:comment>
  <w:comment w:id="162" w:author="Brian" w:date="2020-05-06T09:21:00Z" w:initials="%">
    <w:p w14:paraId="7B1BFD60" w14:textId="40AB1782" w:rsidR="003D5843" w:rsidRDefault="003D5843">
      <w:pPr>
        <w:pStyle w:val="CommentText"/>
      </w:pPr>
      <w:r>
        <w:rPr>
          <w:rStyle w:val="CommentReference"/>
        </w:rPr>
        <w:annotationRef/>
      </w:r>
      <w:r>
        <w:t xml:space="preserve">It would be good to emphasize again why these areas might be important from a foraging perspective. Given that work has already been done on sockeye, what are the expectations for what chum and pink might experience? Given what we know about how they forage and what they forage on, will they face the same challenges as sockeye or not?  </w:t>
      </w:r>
    </w:p>
  </w:comment>
  <w:comment w:id="185" w:author="Brian" w:date="2020-05-06T09:33:00Z" w:initials="%">
    <w:p w14:paraId="562C1305" w14:textId="383E241D" w:rsidR="003D5843" w:rsidRDefault="003D5843">
      <w:pPr>
        <w:pStyle w:val="CommentText"/>
      </w:pPr>
      <w:r>
        <w:rPr>
          <w:rStyle w:val="CommentReference"/>
        </w:rPr>
        <w:annotationRef/>
      </w:r>
      <w:r>
        <w:t>Can you be more specific about what this means?</w:t>
      </w:r>
    </w:p>
  </w:comment>
  <w:comment w:id="192" w:author="Brian" w:date="2020-05-06T09:34:00Z" w:initials="%">
    <w:p w14:paraId="42FC2F4C" w14:textId="6CAC8CB2" w:rsidR="003D5843" w:rsidRDefault="003D5843">
      <w:pPr>
        <w:pStyle w:val="CommentText"/>
      </w:pPr>
      <w:r>
        <w:rPr>
          <w:rStyle w:val="CommentReference"/>
        </w:rPr>
        <w:annotationRef/>
      </w:r>
      <w:r>
        <w:t xml:space="preserve">This should probably be separated as a second </w:t>
      </w:r>
      <w:proofErr w:type="gramStart"/>
      <w:r>
        <w:t>aim,</w:t>
      </w:r>
      <w:proofErr w:type="gramEnd"/>
      <w:r>
        <w:t xml:space="preserve"> I think also addressing the very interesting question that your raise about how competition or niche overlap might vary across regions with different foraging conditions. </w:t>
      </w:r>
    </w:p>
  </w:comment>
  <w:comment w:id="203" w:author="Brian" w:date="2020-05-10T14:25:00Z" w:initials="%">
    <w:p w14:paraId="4D42BF71" w14:textId="182BFA92" w:rsidR="003D5843" w:rsidRDefault="003D5843">
      <w:pPr>
        <w:pStyle w:val="CommentText"/>
      </w:pPr>
      <w:r>
        <w:rPr>
          <w:rStyle w:val="CommentReference"/>
        </w:rPr>
        <w:annotationRef/>
      </w:r>
      <w:r>
        <w:t>These are strongly related to “quantify the diets”</w:t>
      </w:r>
    </w:p>
  </w:comment>
  <w:comment w:id="210" w:author="Brian" w:date="2020-05-06T09:35:00Z" w:initials="%">
    <w:p w14:paraId="314BECFF" w14:textId="2AE25D76" w:rsidR="003D5843" w:rsidRDefault="003D5843">
      <w:pPr>
        <w:pStyle w:val="CommentText"/>
      </w:pPr>
      <w:r>
        <w:rPr>
          <w:rStyle w:val="CommentReference"/>
        </w:rPr>
        <w:annotationRef/>
      </w:r>
      <w:r>
        <w:t xml:space="preserve">I think you can be more specific here about what implications you are talking about – how fish will respond to different foraging conditions. Whether that will lead to more or less competition / foraging success / failure. </w:t>
      </w:r>
    </w:p>
  </w:comment>
  <w:comment w:id="211" w:author="evgeny" w:date="2020-05-18T12:28:00Z" w:initials="e">
    <w:p w14:paraId="3770F1D9" w14:textId="21AAAD8F" w:rsidR="003D5843" w:rsidRDefault="003D5843">
      <w:pPr>
        <w:pStyle w:val="CommentText"/>
      </w:pPr>
      <w:r>
        <w:rPr>
          <w:rStyle w:val="CommentReference"/>
        </w:rPr>
        <w:annotationRef/>
      </w:r>
      <w:r>
        <w:t>Perhaps, it is not needed here.</w:t>
      </w:r>
    </w:p>
  </w:comment>
  <w:comment w:id="271" w:author="Brian" w:date="2020-05-09T17:57:00Z" w:initials="%">
    <w:p w14:paraId="046E3034" w14:textId="40F701E3" w:rsidR="003D5843" w:rsidRDefault="003D5843">
      <w:pPr>
        <w:pStyle w:val="CommentText"/>
      </w:pPr>
      <w:r>
        <w:rPr>
          <w:rStyle w:val="CommentReference"/>
        </w:rPr>
        <w:annotationRef/>
      </w:r>
      <w:r>
        <w:t>For the methods it is important to provide a detailed description of every aspect of the study.</w:t>
      </w:r>
    </w:p>
    <w:p w14:paraId="3E9B4A16" w14:textId="43D106ED" w:rsidR="003D5843" w:rsidRDefault="003D5843">
      <w:pPr>
        <w:pStyle w:val="CommentText"/>
      </w:pPr>
      <w:proofErr w:type="gramStart"/>
      <w:r>
        <w:t>Basically</w:t>
      </w:r>
      <w:proofErr w:type="gramEnd"/>
      <w:r>
        <w:t xml:space="preserve"> this is a recipe for someone to understand exactly what you did and how it could be repeated. </w:t>
      </w:r>
    </w:p>
  </w:comment>
  <w:comment w:id="294" w:author="evgeny" w:date="2020-05-18T12:29:00Z" w:initials="e">
    <w:p w14:paraId="3D886BEF" w14:textId="47DC6DF0" w:rsidR="003D5843" w:rsidRDefault="003D5843">
      <w:pPr>
        <w:pStyle w:val="CommentText"/>
      </w:pPr>
      <w:r>
        <w:rPr>
          <w:rStyle w:val="CommentReference"/>
        </w:rPr>
        <w:annotationRef/>
      </w:r>
      <w:r>
        <w:t>It would be good to cite here the program description published as NPAFC document.</w:t>
      </w:r>
    </w:p>
  </w:comment>
  <w:comment w:id="278" w:author="Brian" w:date="2020-05-10T10:06:00Z" w:initials="%">
    <w:p w14:paraId="1810D433" w14:textId="2C3973DC" w:rsidR="003D5843" w:rsidRDefault="003D5843">
      <w:pPr>
        <w:pStyle w:val="CommentText"/>
      </w:pPr>
      <w:r>
        <w:rPr>
          <w:rStyle w:val="CommentReference"/>
        </w:rPr>
        <w:annotationRef/>
      </w:r>
      <w:r>
        <w:t xml:space="preserve">IN this case it is important to separate what the JSP does vs what aspect of it you used for this study. </w:t>
      </w:r>
    </w:p>
  </w:comment>
  <w:comment w:id="318" w:author="Brian" w:date="2020-05-10T07:25:00Z" w:initials="%">
    <w:p w14:paraId="09A3BFF2" w14:textId="77777777" w:rsidR="003D5843" w:rsidRDefault="003D5843">
      <w:pPr>
        <w:pStyle w:val="CommentText"/>
      </w:pPr>
      <w:r>
        <w:rPr>
          <w:rStyle w:val="CommentReference"/>
        </w:rPr>
        <w:annotationRef/>
      </w:r>
      <w:r>
        <w:t xml:space="preserve">There is more detail needed here: </w:t>
      </w:r>
    </w:p>
    <w:p w14:paraId="35D32F22" w14:textId="77777777" w:rsidR="003D5843" w:rsidRDefault="003D5843">
      <w:pPr>
        <w:pStyle w:val="CommentText"/>
      </w:pPr>
    </w:p>
    <w:p w14:paraId="0D190985" w14:textId="72CEEAC8" w:rsidR="003D5843" w:rsidRDefault="003D5843">
      <w:pPr>
        <w:pStyle w:val="CommentText"/>
      </w:pPr>
      <w:r>
        <w:t xml:space="preserve">Where was sampling conducted?  (include reference to map). </w:t>
      </w:r>
    </w:p>
    <w:p w14:paraId="2C14E174" w14:textId="77777777" w:rsidR="003D5843" w:rsidRDefault="003D5843">
      <w:pPr>
        <w:pStyle w:val="CommentText"/>
      </w:pPr>
      <w:r>
        <w:t>How many stations were sampled?</w:t>
      </w:r>
    </w:p>
    <w:p w14:paraId="78CA64CE" w14:textId="624D8EE3" w:rsidR="003D5843" w:rsidRDefault="003D5843">
      <w:pPr>
        <w:pStyle w:val="CommentText"/>
      </w:pPr>
      <w:r>
        <w:t xml:space="preserve">What was the sampling frequency? </w:t>
      </w:r>
    </w:p>
    <w:p w14:paraId="546F7DAB" w14:textId="0AEA9B3B" w:rsidR="003D5843" w:rsidRDefault="003D5843">
      <w:pPr>
        <w:pStyle w:val="CommentText"/>
      </w:pPr>
      <w:r>
        <w:t xml:space="preserve">What regions do you associate each station with? </w:t>
      </w:r>
    </w:p>
    <w:p w14:paraId="6551CB99" w14:textId="67BE8C23" w:rsidR="003D5843" w:rsidRDefault="003D5843">
      <w:pPr>
        <w:pStyle w:val="CommentText"/>
      </w:pPr>
      <w:r>
        <w:t xml:space="preserve">What were the sampling dates? (this can go </w:t>
      </w:r>
      <w:proofErr w:type="gramStart"/>
      <w:r>
        <w:t>in  table</w:t>
      </w:r>
      <w:proofErr w:type="gramEnd"/>
      <w:r>
        <w:t xml:space="preserve"> with other relevant information including the number of fish actually analyzed at each site) </w:t>
      </w:r>
    </w:p>
    <w:p w14:paraId="1DE01908" w14:textId="1412FFDF" w:rsidR="003D5843" w:rsidRDefault="003D5843">
      <w:pPr>
        <w:pStyle w:val="CommentText"/>
      </w:pPr>
    </w:p>
    <w:p w14:paraId="37EEC9BB" w14:textId="5A4E8753" w:rsidR="003D5843" w:rsidRDefault="003D5843">
      <w:pPr>
        <w:pStyle w:val="CommentText"/>
      </w:pPr>
      <w:r>
        <w:t xml:space="preserve">Why were these dates selected? </w:t>
      </w:r>
    </w:p>
    <w:p w14:paraId="34A840FE" w14:textId="77777777" w:rsidR="003D5843" w:rsidRDefault="003D5843">
      <w:pPr>
        <w:pStyle w:val="CommentText"/>
      </w:pPr>
    </w:p>
    <w:p w14:paraId="08C36D07" w14:textId="77777777" w:rsidR="003D5843" w:rsidRDefault="003D5843">
      <w:pPr>
        <w:pStyle w:val="CommentText"/>
      </w:pPr>
      <w:r>
        <w:t xml:space="preserve">Systematically explain each sample / data type collected. </w:t>
      </w:r>
    </w:p>
    <w:p w14:paraId="2FD4819D" w14:textId="77777777" w:rsidR="003D5843" w:rsidRDefault="003D5843">
      <w:pPr>
        <w:pStyle w:val="CommentText"/>
      </w:pPr>
    </w:p>
    <w:p w14:paraId="415EA76D" w14:textId="13228EFF" w:rsidR="003D5843" w:rsidRDefault="003D5843">
      <w:pPr>
        <w:pStyle w:val="CommentText"/>
      </w:pPr>
      <w:r>
        <w:t xml:space="preserve">Give the seine net dimensions but you can refer to Hunt et al 2018 for detailed methods. </w:t>
      </w:r>
    </w:p>
    <w:p w14:paraId="1902B8B4" w14:textId="77777777" w:rsidR="003D5843" w:rsidRDefault="003D5843">
      <w:pPr>
        <w:pStyle w:val="CommentText"/>
      </w:pPr>
    </w:p>
    <w:p w14:paraId="7324DC53" w14:textId="77777777" w:rsidR="003D5843" w:rsidRDefault="003D5843">
      <w:pPr>
        <w:pStyle w:val="CommentText"/>
      </w:pPr>
      <w:r>
        <w:t xml:space="preserve">Size of zooplankton net and how it was deployed. </w:t>
      </w:r>
    </w:p>
    <w:p w14:paraId="783E8FE0" w14:textId="77777777" w:rsidR="003D5843" w:rsidRDefault="003D5843">
      <w:pPr>
        <w:pStyle w:val="CommentText"/>
      </w:pPr>
    </w:p>
    <w:p w14:paraId="203AB076" w14:textId="77777777" w:rsidR="003D5843" w:rsidRDefault="003D5843">
      <w:pPr>
        <w:pStyle w:val="CommentText"/>
      </w:pPr>
      <w:r>
        <w:t>What were the YSI and CTD used? How were they deployed? Where was data collected (surface / water column).</w:t>
      </w:r>
    </w:p>
    <w:p w14:paraId="6BDBB2CF" w14:textId="77777777" w:rsidR="003D5843" w:rsidRDefault="003D5843">
      <w:pPr>
        <w:pStyle w:val="CommentText"/>
      </w:pPr>
    </w:p>
    <w:p w14:paraId="13FD5EE9" w14:textId="4A75FE00" w:rsidR="003D5843" w:rsidRDefault="003D5843">
      <w:pPr>
        <w:pStyle w:val="CommentText"/>
      </w:pPr>
      <w:r>
        <w:t>How were fish preserved on the boat and stored in the lab?</w:t>
      </w:r>
    </w:p>
  </w:comment>
  <w:comment w:id="430" w:author="Brian" w:date="2020-05-10T07:52:00Z" w:initials="%">
    <w:p w14:paraId="19969ACE" w14:textId="5835956D" w:rsidR="003D5843" w:rsidRDefault="003D5843">
      <w:pPr>
        <w:pStyle w:val="CommentText"/>
      </w:pPr>
      <w:r>
        <w:rPr>
          <w:rStyle w:val="CommentReference"/>
        </w:rPr>
        <w:annotationRef/>
      </w:r>
      <w:r>
        <w:t xml:space="preserve">Suggest </w:t>
      </w:r>
      <w:proofErr w:type="gramStart"/>
      <w:r>
        <w:t>to separate</w:t>
      </w:r>
      <w:proofErr w:type="gramEnd"/>
      <w:r>
        <w:t xml:space="preserve"> the fish and zoo processing text. </w:t>
      </w:r>
    </w:p>
  </w:comment>
  <w:comment w:id="452" w:author="Brian" w:date="2020-05-10T07:53:00Z" w:initials="%">
    <w:p w14:paraId="4A78DA3C" w14:textId="5E8E6C0C" w:rsidR="003D5843" w:rsidRDefault="003D5843">
      <w:pPr>
        <w:pStyle w:val="CommentText"/>
      </w:pPr>
      <w:r>
        <w:rPr>
          <w:rStyle w:val="CommentReference"/>
        </w:rPr>
        <w:annotationRef/>
      </w:r>
      <w:r>
        <w:t xml:space="preserve">What type of water? </w:t>
      </w:r>
    </w:p>
  </w:comment>
  <w:comment w:id="466" w:author="Brian" w:date="2020-05-10T07:55:00Z" w:initials="%">
    <w:p w14:paraId="212A3075" w14:textId="7188FDAD" w:rsidR="003D5843" w:rsidRDefault="003D5843">
      <w:pPr>
        <w:pStyle w:val="CommentText"/>
      </w:pPr>
      <w:r>
        <w:rPr>
          <w:rStyle w:val="CommentReference"/>
        </w:rPr>
        <w:annotationRef/>
      </w:r>
      <w:r>
        <w:t>State that this was wet weight. Indicate what it was weighed on and the measurement resolution</w:t>
      </w:r>
    </w:p>
  </w:comment>
  <w:comment w:id="483" w:author="Brian" w:date="2020-05-10T10:28:00Z" w:initials="%">
    <w:p w14:paraId="2B9A9EC9" w14:textId="13B62FF0" w:rsidR="003D5843" w:rsidRDefault="003D5843">
      <w:pPr>
        <w:pStyle w:val="CommentText"/>
      </w:pPr>
      <w:r>
        <w:rPr>
          <w:rStyle w:val="CommentReference"/>
        </w:rPr>
        <w:annotationRef/>
      </w:r>
      <w:r>
        <w:t xml:space="preserve">Define what you mean by gelatinous and other – the two general categories. </w:t>
      </w:r>
    </w:p>
  </w:comment>
  <w:comment w:id="484" w:author="Brian" w:date="2020-05-10T08:02:00Z" w:initials="%">
    <w:p w14:paraId="2D45311A" w14:textId="184E2C66" w:rsidR="003D5843" w:rsidRDefault="003D5843">
      <w:pPr>
        <w:pStyle w:val="CommentText"/>
      </w:pPr>
      <w:r>
        <w:rPr>
          <w:rStyle w:val="CommentReference"/>
        </w:rPr>
        <w:annotationRef/>
      </w:r>
      <w:r>
        <w:t xml:space="preserve">Clearly outline the digestive states used.  </w:t>
      </w:r>
    </w:p>
  </w:comment>
  <w:comment w:id="524" w:author="Brian" w:date="2020-05-10T08:05:00Z" w:initials="%">
    <w:p w14:paraId="0517EC10" w14:textId="2147EDAE" w:rsidR="003D5843" w:rsidRDefault="003D5843">
      <w:pPr>
        <w:pStyle w:val="CommentText"/>
      </w:pPr>
      <w:r>
        <w:rPr>
          <w:rStyle w:val="CommentReference"/>
        </w:rPr>
        <w:annotationRef/>
      </w:r>
      <w:r>
        <w:t>Was this done on a species by species basis?</w:t>
      </w:r>
    </w:p>
  </w:comment>
  <w:comment w:id="527" w:author="Brian" w:date="2020-05-10T08:06:00Z" w:initials="%">
    <w:p w14:paraId="5F75FEDB" w14:textId="53BD7989" w:rsidR="003D5843" w:rsidRDefault="003D5843">
      <w:pPr>
        <w:pStyle w:val="CommentText"/>
      </w:pPr>
      <w:r>
        <w:rPr>
          <w:rStyle w:val="CommentReference"/>
        </w:rPr>
        <w:annotationRef/>
      </w:r>
      <w:r>
        <w:t xml:space="preserve">You can leave this out. </w:t>
      </w:r>
    </w:p>
  </w:comment>
  <w:comment w:id="561" w:author="Brian" w:date="2020-05-10T08:13:00Z" w:initials="%">
    <w:p w14:paraId="6B0EFA4D" w14:textId="6FC29E4F" w:rsidR="003D5843" w:rsidRDefault="003D5843">
      <w:pPr>
        <w:pStyle w:val="CommentText"/>
      </w:pPr>
      <w:r>
        <w:rPr>
          <w:rStyle w:val="CommentReference"/>
        </w:rPr>
        <w:annotationRef/>
      </w:r>
      <w:r>
        <w:t>Indicate which size fractions.</w:t>
      </w:r>
    </w:p>
  </w:comment>
  <w:comment w:id="565" w:author="Brian" w:date="2020-05-10T08:16:00Z" w:initials="%">
    <w:p w14:paraId="184030FE" w14:textId="73086BA5" w:rsidR="003D5843" w:rsidRDefault="003D5843">
      <w:pPr>
        <w:pStyle w:val="CommentText"/>
      </w:pPr>
      <w:r>
        <w:rPr>
          <w:rStyle w:val="CommentReference"/>
        </w:rPr>
        <w:annotationRef/>
      </w:r>
      <w:r>
        <w:t xml:space="preserve">Give units. </w:t>
      </w:r>
    </w:p>
  </w:comment>
  <w:comment w:id="664" w:author="Brian" w:date="2020-05-10T13:55:00Z" w:initials="%">
    <w:p w14:paraId="1BF75ECC" w14:textId="086E6246" w:rsidR="003D5843" w:rsidRDefault="003D5843">
      <w:pPr>
        <w:pStyle w:val="CommentText"/>
      </w:pPr>
      <w:r>
        <w:rPr>
          <w:rStyle w:val="CommentReference"/>
        </w:rPr>
        <w:annotationRef/>
      </w:r>
      <w:r>
        <w:t xml:space="preserve">Feeding intensity suggests a measure of feeding rate. I am not convinced that we can use this for GFI.  </w:t>
      </w:r>
    </w:p>
  </w:comment>
  <w:comment w:id="715" w:author="Brian" w:date="2020-05-10T10:44:00Z" w:initials="%">
    <w:p w14:paraId="4FE2F33B" w14:textId="48BF2FC5" w:rsidR="003D5843" w:rsidRDefault="003D5843">
      <w:pPr>
        <w:pStyle w:val="CommentText"/>
      </w:pPr>
      <w:r>
        <w:rPr>
          <w:rStyle w:val="CommentReference"/>
        </w:rPr>
        <w:annotationRef/>
      </w:r>
      <w:r>
        <w:t>Why 60%?</w:t>
      </w:r>
    </w:p>
  </w:comment>
  <w:comment w:id="641" w:author="Brian" w:date="2020-05-10T10:07:00Z" w:initials="%">
    <w:p w14:paraId="048A83BE" w14:textId="77777777" w:rsidR="003D5843" w:rsidRDefault="003D5843">
      <w:pPr>
        <w:pStyle w:val="CommentText"/>
      </w:pPr>
      <w:r>
        <w:rPr>
          <w:rStyle w:val="CommentReference"/>
        </w:rPr>
        <w:annotationRef/>
      </w:r>
      <w:r>
        <w:t xml:space="preserve">It might help to show the equations for each index. </w:t>
      </w:r>
    </w:p>
    <w:p w14:paraId="331E97AD" w14:textId="64C2DFF5" w:rsidR="003D5843" w:rsidRDefault="003D5843">
      <w:pPr>
        <w:pStyle w:val="CommentText"/>
      </w:pPr>
      <w:r>
        <w:t xml:space="preserve">This will allow the reader to see exactly what went into each metric and how they compare. </w:t>
      </w:r>
    </w:p>
  </w:comment>
  <w:comment w:id="722" w:author="Brian" w:date="2020-05-10T10:18:00Z" w:initials="%">
    <w:p w14:paraId="7DA2B925" w14:textId="17C59B26" w:rsidR="003D5843" w:rsidRDefault="003D5843">
      <w:pPr>
        <w:pStyle w:val="CommentText"/>
      </w:pPr>
      <w:r>
        <w:rPr>
          <w:rStyle w:val="CommentReference"/>
        </w:rPr>
        <w:annotationRef/>
      </w:r>
      <w:r>
        <w:t>This is a loaded term. How would one define oceanic – is it based on properties or location relative to the coast?</w:t>
      </w:r>
    </w:p>
    <w:p w14:paraId="12DDB4F5" w14:textId="5E73DEAA" w:rsidR="003D5843" w:rsidRDefault="003D5843">
      <w:pPr>
        <w:pStyle w:val="CommentText"/>
      </w:pPr>
    </w:p>
    <w:p w14:paraId="1E31FA6C" w14:textId="3D3E1AAC" w:rsidR="003D5843" w:rsidRDefault="003D5843">
      <w:pPr>
        <w:pStyle w:val="CommentText"/>
      </w:pPr>
      <w:r>
        <w:t xml:space="preserve">Johnstone Strait and other locations in the Dis are saltier and colder because of deep mixing. This does not necessarily make them more oceanic. </w:t>
      </w:r>
    </w:p>
  </w:comment>
  <w:comment w:id="721" w:author="Brian" w:date="2020-05-10T10:12:00Z" w:initials="%">
    <w:p w14:paraId="43B9A348" w14:textId="77777777" w:rsidR="003D5843" w:rsidRDefault="003D5843">
      <w:pPr>
        <w:pStyle w:val="CommentText"/>
      </w:pPr>
      <w:r>
        <w:rPr>
          <w:rStyle w:val="CommentReference"/>
        </w:rPr>
        <w:annotationRef/>
      </w:r>
      <w:r>
        <w:t xml:space="preserve">Are you preferring to previous studies? If </w:t>
      </w:r>
      <w:proofErr w:type="gramStart"/>
      <w:r>
        <w:t>so</w:t>
      </w:r>
      <w:proofErr w:type="gramEnd"/>
      <w:r>
        <w:t xml:space="preserve"> this does not belong in the results The results should focus on your data and analyses. </w:t>
      </w:r>
    </w:p>
    <w:p w14:paraId="7C0FBB2B" w14:textId="77777777" w:rsidR="003D5843" w:rsidRDefault="003D5843">
      <w:pPr>
        <w:pStyle w:val="CommentText"/>
      </w:pPr>
    </w:p>
    <w:p w14:paraId="23169D49" w14:textId="53594A33" w:rsidR="003D5843" w:rsidRDefault="003D5843">
      <w:pPr>
        <w:pStyle w:val="CommentText"/>
      </w:pPr>
      <w:r>
        <w:t xml:space="preserve">That being said, after going through your </w:t>
      </w:r>
      <w:proofErr w:type="spellStart"/>
      <w:r>
        <w:t>oceanog</w:t>
      </w:r>
      <w:proofErr w:type="spellEnd"/>
      <w:r>
        <w:t xml:space="preserve"> results you can make a general overview statement about your data and how it compares to previous work. </w:t>
      </w:r>
    </w:p>
  </w:comment>
  <w:comment w:id="725" w:author="Brian" w:date="2020-05-10T10:15:00Z" w:initials="%">
    <w:p w14:paraId="22276A20" w14:textId="77777777" w:rsidR="003D5843" w:rsidRDefault="003D5843">
      <w:pPr>
        <w:pStyle w:val="CommentText"/>
      </w:pPr>
      <w:r>
        <w:rPr>
          <w:rStyle w:val="CommentReference"/>
        </w:rPr>
        <w:annotationRef/>
      </w:r>
      <w:r>
        <w:t xml:space="preserve">Your data only speak to the moment (time and place when they were collected). </w:t>
      </w:r>
    </w:p>
    <w:p w14:paraId="0CCCEDD7" w14:textId="77777777" w:rsidR="003D5843" w:rsidRDefault="003D5843">
      <w:pPr>
        <w:pStyle w:val="CommentText"/>
      </w:pPr>
    </w:p>
    <w:p w14:paraId="77FCB1A4" w14:textId="77777777" w:rsidR="003D5843" w:rsidRDefault="003D5843">
      <w:pPr>
        <w:pStyle w:val="CommentText"/>
      </w:pPr>
      <w:r>
        <w:t>Use past tense throughout when referring to your data.</w:t>
      </w:r>
    </w:p>
    <w:p w14:paraId="5FC55E3F" w14:textId="77777777" w:rsidR="003D5843" w:rsidRDefault="003D5843">
      <w:pPr>
        <w:pStyle w:val="CommentText"/>
      </w:pPr>
    </w:p>
    <w:p w14:paraId="0E684E8C" w14:textId="3986BB3B" w:rsidR="003D5843" w:rsidRDefault="003D5843">
      <w:pPr>
        <w:pStyle w:val="CommentText"/>
      </w:pPr>
      <w:r>
        <w:t xml:space="preserve">When one is presenting an overview of </w:t>
      </w:r>
      <w:proofErr w:type="gramStart"/>
      <w:r>
        <w:t>ones</w:t>
      </w:r>
      <w:proofErr w:type="gramEnd"/>
      <w:r>
        <w:t xml:space="preserve"> work, and one has sufficient data, it is possible to make generalizations </w:t>
      </w:r>
    </w:p>
  </w:comment>
  <w:comment w:id="728" w:author="Brian" w:date="2020-05-10T10:17:00Z" w:initials="%">
    <w:p w14:paraId="16E08F94" w14:textId="01E3077B" w:rsidR="003D5843" w:rsidRDefault="003D5843">
      <w:pPr>
        <w:pStyle w:val="CommentText"/>
      </w:pPr>
      <w:r>
        <w:rPr>
          <w:rStyle w:val="CommentReference"/>
        </w:rPr>
        <w:annotationRef/>
      </w:r>
      <w:r>
        <w:t>Past tense throughout</w:t>
      </w:r>
    </w:p>
  </w:comment>
  <w:comment w:id="731" w:author="Brian" w:date="2020-05-10T10:21:00Z" w:initials="%">
    <w:p w14:paraId="12921A7E" w14:textId="1F65A4D8" w:rsidR="003D5843" w:rsidRDefault="003D5843">
      <w:pPr>
        <w:pStyle w:val="CommentText"/>
      </w:pPr>
      <w:r>
        <w:rPr>
          <w:rStyle w:val="CommentReference"/>
        </w:rPr>
        <w:annotationRef/>
      </w:r>
      <w:r>
        <w:t xml:space="preserve">I think you need to show a figure here, since you refer to the zooplankton component in the methods. It is not sufficient to make a statement in the results without evidence. </w:t>
      </w:r>
    </w:p>
    <w:p w14:paraId="1971BA54" w14:textId="3B05E369" w:rsidR="003D5843" w:rsidRDefault="003D5843">
      <w:pPr>
        <w:pStyle w:val="CommentText"/>
      </w:pPr>
    </w:p>
    <w:p w14:paraId="6BF20424" w14:textId="2E8B286D" w:rsidR="003D5843" w:rsidRDefault="003D5843">
      <w:pPr>
        <w:pStyle w:val="CommentText"/>
      </w:pPr>
      <w:r>
        <w:t xml:space="preserve">What about the distribution of “prey sized” zooplankton? </w:t>
      </w:r>
    </w:p>
  </w:comment>
  <w:comment w:id="732" w:author="Brian" w:date="2020-05-10T10:35:00Z" w:initials="%">
    <w:p w14:paraId="659B8F18" w14:textId="2A1BF4ED" w:rsidR="003D5843" w:rsidRDefault="003D5843">
      <w:pPr>
        <w:pStyle w:val="CommentText"/>
      </w:pPr>
      <w:r>
        <w:rPr>
          <w:rStyle w:val="CommentReference"/>
        </w:rPr>
        <w:annotationRef/>
      </w:r>
      <w:r>
        <w:t xml:space="preserve">Please include a table with the number of fish that you caught at each station in this study. You can include the sampling dates. </w:t>
      </w:r>
    </w:p>
  </w:comment>
  <w:comment w:id="733" w:author="Brian" w:date="2020-05-10T10:23:00Z" w:initials="%">
    <w:p w14:paraId="203D5C41" w14:textId="77777777" w:rsidR="003D5843" w:rsidRDefault="003D5843">
      <w:pPr>
        <w:pStyle w:val="CommentText"/>
      </w:pPr>
      <w:r>
        <w:rPr>
          <w:rStyle w:val="CommentReference"/>
        </w:rPr>
        <w:annotationRef/>
      </w:r>
      <w:r>
        <w:t>The Dis and JS and not homogenous regions, so you need to provide a bit more detail on how prey were distributed relative to stations and / or sub-regions.</w:t>
      </w:r>
    </w:p>
    <w:p w14:paraId="0D047442" w14:textId="77777777" w:rsidR="003D5843" w:rsidRDefault="003D5843">
      <w:pPr>
        <w:pStyle w:val="CommentText"/>
      </w:pPr>
    </w:p>
    <w:p w14:paraId="5BBC6D03" w14:textId="6D7AE9BB" w:rsidR="003D5843" w:rsidRDefault="003D5843">
      <w:pPr>
        <w:pStyle w:val="CommentText"/>
      </w:pPr>
      <w:r>
        <w:t xml:space="preserve">For example, here it is not clear that you mean euphausiids were associated with one station north of the Dis – JS2. Is this still JS? Technically it is north of </w:t>
      </w:r>
      <w:proofErr w:type="gramStart"/>
      <w:r>
        <w:t>JS, and</w:t>
      </w:r>
      <w:proofErr w:type="gramEnd"/>
      <w:r>
        <w:t xml:space="preserve"> is actually unique in the excessive mixing that goes on there (more so than JS proper). It is a real hotspot. </w:t>
      </w:r>
    </w:p>
    <w:p w14:paraId="127A214B" w14:textId="77777777" w:rsidR="003D5843" w:rsidRDefault="003D5843">
      <w:pPr>
        <w:pStyle w:val="CommentText"/>
      </w:pPr>
    </w:p>
    <w:p w14:paraId="0DFC8A05" w14:textId="1A672B7D" w:rsidR="003D5843" w:rsidRDefault="003D5843">
      <w:pPr>
        <w:pStyle w:val="CommentText"/>
      </w:pPr>
      <w:r>
        <w:t xml:space="preserve">When describing the results for Figure 3 it would help </w:t>
      </w:r>
      <w:proofErr w:type="spellStart"/>
      <w:r>
        <w:t>t</w:t>
      </w:r>
      <w:proofErr w:type="spellEnd"/>
      <w:r>
        <w:t xml:space="preserve"> cite the % values in the text. </w:t>
      </w:r>
    </w:p>
  </w:comment>
  <w:comment w:id="750" w:author="Brian" w:date="2020-05-10T10:31:00Z" w:initials="%">
    <w:p w14:paraId="02FC0CFE" w14:textId="319818B0" w:rsidR="003D5843" w:rsidRDefault="003D5843">
      <w:pPr>
        <w:pStyle w:val="CommentText"/>
      </w:pPr>
      <w:r>
        <w:rPr>
          <w:rStyle w:val="CommentReference"/>
        </w:rPr>
        <w:annotationRef/>
      </w:r>
      <w:r>
        <w:t xml:space="preserve">For these general statements you could cite some summary states (%) for the study area. E.g., Pink salmon had a mean calanoid contribution of ~ 50%.  </w:t>
      </w:r>
    </w:p>
  </w:comment>
  <w:comment w:id="754" w:author="Brian" w:date="2020-05-10T10:33:00Z" w:initials="%">
    <w:p w14:paraId="32F7D7A1" w14:textId="41E95344" w:rsidR="003D5843" w:rsidRDefault="003D5843">
      <w:pPr>
        <w:pStyle w:val="CommentText"/>
      </w:pPr>
      <w:r>
        <w:rPr>
          <w:rStyle w:val="CommentReference"/>
        </w:rPr>
        <w:annotationRef/>
      </w:r>
      <w:r>
        <w:t xml:space="preserve">I might be good to use Gut Fullness here rather than feeding intensity. </w:t>
      </w:r>
    </w:p>
    <w:p w14:paraId="410402B1" w14:textId="51E828E6" w:rsidR="003D5843" w:rsidRDefault="003D5843">
      <w:pPr>
        <w:pStyle w:val="CommentText"/>
      </w:pPr>
    </w:p>
    <w:p w14:paraId="5275EF46" w14:textId="5011BD9E" w:rsidR="003D5843" w:rsidRDefault="003D5843">
      <w:pPr>
        <w:pStyle w:val="CommentText"/>
      </w:pPr>
      <w:r>
        <w:t xml:space="preserve">Have you thought about including a table for your three indices values by species and station? </w:t>
      </w:r>
    </w:p>
    <w:p w14:paraId="53A4357B" w14:textId="75F720CE" w:rsidR="003D5843" w:rsidRDefault="003D5843">
      <w:pPr>
        <w:pStyle w:val="CommentText"/>
      </w:pPr>
      <w:r>
        <w:t xml:space="preserve">You can also show the number of empty stomachs. </w:t>
      </w:r>
    </w:p>
    <w:p w14:paraId="24B27513" w14:textId="6D4225A7" w:rsidR="003D5843" w:rsidRDefault="003D5843">
      <w:pPr>
        <w:pStyle w:val="CommentText"/>
      </w:pPr>
    </w:p>
    <w:p w14:paraId="1DAB6A03" w14:textId="050ADFE3" w:rsidR="003D5843" w:rsidRDefault="003D5843">
      <w:pPr>
        <w:pStyle w:val="CommentText"/>
      </w:pPr>
      <w:r>
        <w:t xml:space="preserve">It is always good to have actual numbers presented. </w:t>
      </w:r>
    </w:p>
  </w:comment>
  <w:comment w:id="757" w:author="Brian" w:date="2020-05-10T10:38:00Z" w:initials="%">
    <w:p w14:paraId="11AA5B37" w14:textId="70F8CCD8" w:rsidR="003D5843" w:rsidRDefault="003D5843">
      <w:pPr>
        <w:pStyle w:val="CommentText"/>
      </w:pPr>
      <w:r>
        <w:rPr>
          <w:rStyle w:val="CommentReference"/>
        </w:rPr>
        <w:annotationRef/>
      </w:r>
      <w:r>
        <w:t xml:space="preserve">Make sure that the reader </w:t>
      </w:r>
      <w:proofErr w:type="gramStart"/>
      <w:r>
        <w:t>know</w:t>
      </w:r>
      <w:proofErr w:type="gramEnd"/>
      <w:r>
        <w:t xml:space="preserve"> what these are? </w:t>
      </w:r>
    </w:p>
  </w:comment>
  <w:comment w:id="773" w:author="Brian" w:date="2020-05-10T10:42:00Z" w:initials="%">
    <w:p w14:paraId="0D3BC775" w14:textId="7D1369C6" w:rsidR="003D5843" w:rsidRDefault="003D5843">
      <w:pPr>
        <w:pStyle w:val="CommentText"/>
      </w:pPr>
      <w:r>
        <w:rPr>
          <w:rStyle w:val="CommentReference"/>
        </w:rPr>
        <w:annotationRef/>
      </w:r>
      <w:r>
        <w:t xml:space="preserve">Include numbers in a table – you can report on them as % in the text if you wish </w:t>
      </w:r>
    </w:p>
  </w:comment>
  <w:comment w:id="775" w:author="Brian" w:date="2020-05-10T13:43:00Z" w:initials="%">
    <w:p w14:paraId="3F693719" w14:textId="7F62196F" w:rsidR="003D5843" w:rsidRDefault="003D5843">
      <w:pPr>
        <w:pStyle w:val="CommentText"/>
      </w:pPr>
      <w:r>
        <w:rPr>
          <w:rStyle w:val="CommentReference"/>
        </w:rPr>
        <w:annotationRef/>
      </w:r>
      <w:r>
        <w:t xml:space="preserve">You have good content in this para. Make sure be go through the results of the ordination and cluster methodically so that you can compare and contrast.  </w:t>
      </w:r>
    </w:p>
    <w:p w14:paraId="133D8C92" w14:textId="663BD726" w:rsidR="003D5843" w:rsidRDefault="003D5843">
      <w:pPr>
        <w:pStyle w:val="CommentText"/>
      </w:pPr>
    </w:p>
    <w:p w14:paraId="04AC1170" w14:textId="77777777" w:rsidR="003D5843" w:rsidRDefault="003D5843">
      <w:pPr>
        <w:pStyle w:val="CommentText"/>
      </w:pPr>
      <w:r>
        <w:t xml:space="preserve">There are two important factors: </w:t>
      </w:r>
    </w:p>
    <w:p w14:paraId="155D17B1" w14:textId="2A3AD07D" w:rsidR="003D5843" w:rsidRDefault="003D5843" w:rsidP="00893A55">
      <w:pPr>
        <w:pStyle w:val="CommentText"/>
        <w:numPr>
          <w:ilvl w:val="0"/>
          <w:numId w:val="1"/>
        </w:numPr>
      </w:pPr>
      <w:r>
        <w:t xml:space="preserve"> Space</w:t>
      </w:r>
    </w:p>
    <w:p w14:paraId="20B9AF1D" w14:textId="3B1B87F0" w:rsidR="003D5843" w:rsidRDefault="003D5843" w:rsidP="00893A55">
      <w:pPr>
        <w:pStyle w:val="CommentText"/>
        <w:numPr>
          <w:ilvl w:val="0"/>
          <w:numId w:val="1"/>
        </w:numPr>
      </w:pPr>
      <w:r>
        <w:t xml:space="preserve"> Species </w:t>
      </w:r>
    </w:p>
    <w:p w14:paraId="79D2003C" w14:textId="2D5D1E22" w:rsidR="003D5843" w:rsidRDefault="003D5843">
      <w:pPr>
        <w:pStyle w:val="CommentText"/>
      </w:pPr>
    </w:p>
    <w:p w14:paraId="6859C635" w14:textId="025D34B5" w:rsidR="003D5843" w:rsidRDefault="003D5843">
      <w:pPr>
        <w:pStyle w:val="CommentText"/>
      </w:pPr>
      <w:r>
        <w:t xml:space="preserve">Both approaches show a clear separation between regions. </w:t>
      </w:r>
    </w:p>
    <w:p w14:paraId="4CBBAEB0" w14:textId="66019A24" w:rsidR="003D5843" w:rsidRDefault="003D5843">
      <w:pPr>
        <w:pStyle w:val="CommentText"/>
      </w:pPr>
      <w:r>
        <w:t xml:space="preserve">Both also show higher overlap between species in the Dis that JS. </w:t>
      </w:r>
    </w:p>
    <w:p w14:paraId="6DA0F022" w14:textId="6D2B0A7E" w:rsidR="003D5843" w:rsidRDefault="003D5843">
      <w:pPr>
        <w:pStyle w:val="CommentText"/>
      </w:pPr>
      <w:r>
        <w:t xml:space="preserve">It is interesting that at JS2 there is higher overlap than the other JS stations. IN the cluster analysis pink and chum separate out together at JS2. </w:t>
      </w:r>
    </w:p>
    <w:p w14:paraId="107313B8" w14:textId="723F9096" w:rsidR="003D5843" w:rsidRDefault="003D5843">
      <w:pPr>
        <w:pStyle w:val="CommentText"/>
      </w:pPr>
      <w:r>
        <w:t xml:space="preserve">One could use a SIMPROF test to identify significant clusters. </w:t>
      </w:r>
    </w:p>
    <w:p w14:paraId="52CFF312" w14:textId="46866DC2" w:rsidR="003D5843" w:rsidRDefault="003D5843">
      <w:pPr>
        <w:pStyle w:val="CommentText"/>
      </w:pPr>
      <w:r>
        <w:t xml:space="preserve">A SIMPER analysis would identify which prey groups contribute to separations. This would add to the information in Figure 1.  </w:t>
      </w:r>
    </w:p>
    <w:p w14:paraId="2E2D7BA7" w14:textId="21ED8DC9" w:rsidR="003D5843" w:rsidRDefault="003D5843">
      <w:pPr>
        <w:pStyle w:val="CommentText"/>
      </w:pPr>
    </w:p>
    <w:p w14:paraId="316522E0" w14:textId="4C4BD527" w:rsidR="003D5843" w:rsidRDefault="003D5843">
      <w:pPr>
        <w:pStyle w:val="CommentText"/>
      </w:pPr>
      <w:r>
        <w:t xml:space="preserve">It is interesting that in the Dis the dissimilarity within stations appears higher than JS (looking at the cluster), and it is only really D07 chum that separate out clearly.  </w:t>
      </w:r>
    </w:p>
  </w:comment>
  <w:comment w:id="808" w:author="Brian" w:date="2020-05-10T13:59:00Z" w:initials="%">
    <w:p w14:paraId="2AAB0AEF" w14:textId="6AEAE560" w:rsidR="003D5843" w:rsidRDefault="003D5843">
      <w:pPr>
        <w:pStyle w:val="CommentText"/>
      </w:pPr>
      <w:r>
        <w:rPr>
          <w:rStyle w:val="CommentReference"/>
        </w:rPr>
        <w:annotationRef/>
      </w:r>
      <w:r>
        <w:t>You could start with a short re-cap: This study examined…</w:t>
      </w:r>
    </w:p>
    <w:p w14:paraId="506E92CE" w14:textId="4FBFBF6F" w:rsidR="003D5843" w:rsidRDefault="003D5843">
      <w:pPr>
        <w:pStyle w:val="CommentText"/>
      </w:pPr>
      <w:r>
        <w:t xml:space="preserve">You can then layout the key points (messages) at a high level. The discussion to follow can tackle each of these sequentially.  </w:t>
      </w:r>
    </w:p>
    <w:p w14:paraId="0A1FE683" w14:textId="04DAD342" w:rsidR="003D5843" w:rsidRDefault="003D5843">
      <w:pPr>
        <w:pStyle w:val="CommentText"/>
      </w:pPr>
    </w:p>
    <w:p w14:paraId="59E75022" w14:textId="16F25EC6" w:rsidR="003D5843" w:rsidRDefault="003D5843">
      <w:pPr>
        <w:pStyle w:val="CommentText"/>
      </w:pPr>
      <w:r>
        <w:t xml:space="preserve">It would be god to provide a </w:t>
      </w:r>
      <w:proofErr w:type="gramStart"/>
      <w:r>
        <w:t>high level</w:t>
      </w:r>
      <w:proofErr w:type="gramEnd"/>
      <w:r>
        <w:t xml:space="preserve"> overview of the study area in the context of the Trophic Gauntlet that captures the prior work that has been done and comparing with your own results.  </w:t>
      </w:r>
    </w:p>
  </w:comment>
  <w:comment w:id="822" w:author="Brian" w:date="2020-05-10T14:04:00Z" w:initials="%">
    <w:p w14:paraId="42166BD9" w14:textId="16BB1775" w:rsidR="003D5843" w:rsidRDefault="003D5843">
      <w:pPr>
        <w:pStyle w:val="CommentText"/>
      </w:pPr>
      <w:r>
        <w:rPr>
          <w:rStyle w:val="CommentReference"/>
        </w:rPr>
        <w:annotationRef/>
      </w:r>
      <w:r>
        <w:t xml:space="preserve">How will you define this niche (as opposed to gelatinous predator niche)? </w:t>
      </w:r>
    </w:p>
  </w:comment>
  <w:comment w:id="821" w:author="evgeny" w:date="2020-05-18T12:36:00Z" w:initials="e">
    <w:p w14:paraId="54931D69" w14:textId="54D66DDC" w:rsidR="003D5843" w:rsidRDefault="003D5843">
      <w:pPr>
        <w:pStyle w:val="CommentText"/>
      </w:pPr>
      <w:r>
        <w:rPr>
          <w:rStyle w:val="CommentReference"/>
        </w:rPr>
        <w:annotationRef/>
      </w:r>
      <w:r>
        <w:t>It is a good observation and it seems that pink juveniles were closer to the shore, thus taking advantage of coastal resources.</w:t>
      </w:r>
    </w:p>
  </w:comment>
  <w:comment w:id="824" w:author="Brian" w:date="2020-05-10T14:05:00Z" w:initials="%">
    <w:p w14:paraId="743CE9F4" w14:textId="77777777" w:rsidR="003D5843" w:rsidRDefault="003D5843">
      <w:pPr>
        <w:pStyle w:val="CommentText"/>
      </w:pPr>
      <w:r>
        <w:rPr>
          <w:rStyle w:val="CommentReference"/>
        </w:rPr>
        <w:annotationRef/>
      </w:r>
      <w:r>
        <w:t>Do they rely on a niche or are they just genetically pre-disposed to have a certain niche?</w:t>
      </w:r>
    </w:p>
    <w:p w14:paraId="660E0330" w14:textId="77777777" w:rsidR="003D5843" w:rsidRDefault="003D5843">
      <w:pPr>
        <w:pStyle w:val="CommentText"/>
      </w:pPr>
    </w:p>
    <w:p w14:paraId="16935D1D" w14:textId="77777777" w:rsidR="003D5843" w:rsidRDefault="003D5843">
      <w:pPr>
        <w:pStyle w:val="CommentText"/>
      </w:pPr>
      <w:r>
        <w:t>Are you saying that they have a niche, but that they both show flexibility?</w:t>
      </w:r>
    </w:p>
    <w:p w14:paraId="643AB988" w14:textId="77777777" w:rsidR="003D5843" w:rsidRDefault="003D5843">
      <w:pPr>
        <w:pStyle w:val="CommentText"/>
      </w:pPr>
    </w:p>
    <w:p w14:paraId="227F8F1D" w14:textId="2F61AD17" w:rsidR="003D5843" w:rsidRDefault="003D5843">
      <w:pPr>
        <w:pStyle w:val="CommentText"/>
      </w:pPr>
      <w:r>
        <w:t xml:space="preserve">Are there any papers that deal with this – “niche shifting” in response to foraging conditions.  That could be an interesting concept to pursue. </w:t>
      </w:r>
    </w:p>
  </w:comment>
  <w:comment w:id="838" w:author="Brian" w:date="2020-05-10T13:57:00Z" w:initials="%">
    <w:p w14:paraId="48E65669" w14:textId="3778A6FD" w:rsidR="003D5843" w:rsidRDefault="003D5843">
      <w:pPr>
        <w:pStyle w:val="CommentText"/>
      </w:pPr>
      <w:r>
        <w:rPr>
          <w:rStyle w:val="CommentReference"/>
        </w:rPr>
        <w:annotationRef/>
      </w:r>
      <w:r>
        <w:t xml:space="preserve">This is too subjective a term. </w:t>
      </w:r>
    </w:p>
  </w:comment>
  <w:comment w:id="842" w:author="evgeny" w:date="2020-05-18T12:38:00Z" w:initials="e">
    <w:p w14:paraId="4F1938D8" w14:textId="3C8E435B" w:rsidR="003D5843" w:rsidRDefault="003D5843">
      <w:pPr>
        <w:pStyle w:val="CommentText"/>
      </w:pPr>
      <w:r>
        <w:rPr>
          <w:rStyle w:val="CommentReference"/>
        </w:rPr>
        <w:annotationRef/>
      </w:r>
      <w:r>
        <w:t>It is a common feature of patchy prey distribution and overall opportunistic foraging behavior of fish juveniles. There are many references on this. The interesting point is that pink and chum maintained their differences throughout DI-JS region clearly pointing to already defined/different feeding niches.</w:t>
      </w:r>
    </w:p>
  </w:comment>
  <w:comment w:id="843" w:author="Brian" w:date="2020-05-10T14:10:00Z" w:initials="%">
    <w:p w14:paraId="1D000F9C" w14:textId="5087B23F" w:rsidR="003D5843" w:rsidRDefault="003D5843">
      <w:pPr>
        <w:pStyle w:val="CommentText"/>
      </w:pPr>
      <w:r>
        <w:rPr>
          <w:rStyle w:val="CommentReference"/>
        </w:rPr>
        <w:annotationRef/>
      </w:r>
      <w:r>
        <w:t xml:space="preserve">This is an interesting idea. I am more cautious about this given that the sample size is low. I would have more confidence if we saw the same pattern over and over again.  </w:t>
      </w:r>
    </w:p>
    <w:p w14:paraId="00CDFE05" w14:textId="5894AB28" w:rsidR="003D5843" w:rsidRDefault="003D5843">
      <w:pPr>
        <w:pStyle w:val="CommentText"/>
      </w:pPr>
      <w:r>
        <w:t xml:space="preserve">There could be quite a lot of patchiness within JS, and </w:t>
      </w:r>
      <w:proofErr w:type="gramStart"/>
      <w:r>
        <w:t>site specific</w:t>
      </w:r>
      <w:proofErr w:type="gramEnd"/>
      <w:r>
        <w:t xml:space="preserve"> characteristics that are important (including time of day sampled). </w:t>
      </w:r>
    </w:p>
  </w:comment>
  <w:comment w:id="883" w:author="Brian" w:date="2020-05-10T10:39:00Z" w:initials="%">
    <w:p w14:paraId="13D76385" w14:textId="0384DDB9" w:rsidR="003D5843" w:rsidRDefault="003D5843">
      <w:pPr>
        <w:pStyle w:val="CommentText"/>
      </w:pPr>
      <w:r>
        <w:rPr>
          <w:rStyle w:val="CommentReference"/>
        </w:rPr>
        <w:annotationRef/>
      </w:r>
      <w:r>
        <w:t xml:space="preserve">First and middle names as initials. This probably just relates to the reference style you have chosen. </w:t>
      </w:r>
    </w:p>
  </w:comment>
  <w:comment w:id="884" w:author="Brian" w:date="2020-05-10T10:45:00Z" w:initials="%">
    <w:p w14:paraId="6998679D" w14:textId="69AC2239" w:rsidR="003D5843" w:rsidRDefault="003D5843">
      <w:pPr>
        <w:pStyle w:val="CommentText"/>
      </w:pPr>
      <w:r>
        <w:rPr>
          <w:rStyle w:val="CommentReference"/>
        </w:rPr>
        <w:annotationRef/>
      </w:r>
      <w:r>
        <w:t xml:space="preserve">You could indicate the 60% level on the fig.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BAE0C8" w15:done="0"/>
  <w15:commentEx w15:paraId="23AAEBF4" w15:done="0"/>
  <w15:commentEx w15:paraId="6C95B737" w15:done="0"/>
  <w15:commentEx w15:paraId="6F2ABA1E" w15:done="0"/>
  <w15:commentEx w15:paraId="5532FFDE" w15:done="0"/>
  <w15:commentEx w15:paraId="643D8FC2" w15:done="0"/>
  <w15:commentEx w15:paraId="3ADFB57F" w15:paraIdParent="643D8FC2" w15:done="0"/>
  <w15:commentEx w15:paraId="6C1FB716" w15:done="0"/>
  <w15:commentEx w15:paraId="50A3DFA4" w15:done="0"/>
  <w15:commentEx w15:paraId="408F86C6" w15:done="0"/>
  <w15:commentEx w15:paraId="2817C526" w15:done="0"/>
  <w15:commentEx w15:paraId="63E4AC3C" w15:done="0"/>
  <w15:commentEx w15:paraId="339B5A96" w15:done="0"/>
  <w15:commentEx w15:paraId="7B1BFD60" w15:done="0"/>
  <w15:commentEx w15:paraId="562C1305" w15:done="0"/>
  <w15:commentEx w15:paraId="42FC2F4C" w15:done="0"/>
  <w15:commentEx w15:paraId="4D42BF71" w15:done="0"/>
  <w15:commentEx w15:paraId="314BECFF" w15:done="0"/>
  <w15:commentEx w15:paraId="3770F1D9" w15:done="0"/>
  <w15:commentEx w15:paraId="3E9B4A16" w15:done="0"/>
  <w15:commentEx w15:paraId="3D886BEF" w15:done="0"/>
  <w15:commentEx w15:paraId="1810D433" w15:done="0"/>
  <w15:commentEx w15:paraId="13FD5EE9" w15:done="0"/>
  <w15:commentEx w15:paraId="19969ACE" w15:done="0"/>
  <w15:commentEx w15:paraId="4A78DA3C" w15:done="0"/>
  <w15:commentEx w15:paraId="212A3075" w15:done="0"/>
  <w15:commentEx w15:paraId="2B9A9EC9" w15:done="0"/>
  <w15:commentEx w15:paraId="2D45311A" w15:done="0"/>
  <w15:commentEx w15:paraId="0517EC10" w15:done="0"/>
  <w15:commentEx w15:paraId="5F75FEDB" w15:done="0"/>
  <w15:commentEx w15:paraId="6B0EFA4D" w15:done="0"/>
  <w15:commentEx w15:paraId="184030FE" w15:done="0"/>
  <w15:commentEx w15:paraId="1BF75ECC" w15:done="0"/>
  <w15:commentEx w15:paraId="4FE2F33B" w15:done="0"/>
  <w15:commentEx w15:paraId="331E97AD" w15:done="0"/>
  <w15:commentEx w15:paraId="1E31FA6C" w15:done="0"/>
  <w15:commentEx w15:paraId="23169D49" w15:done="0"/>
  <w15:commentEx w15:paraId="0E684E8C" w15:done="0"/>
  <w15:commentEx w15:paraId="16E08F94" w15:done="0"/>
  <w15:commentEx w15:paraId="6BF20424" w15:done="0"/>
  <w15:commentEx w15:paraId="659B8F18" w15:done="0"/>
  <w15:commentEx w15:paraId="0DFC8A05" w15:done="0"/>
  <w15:commentEx w15:paraId="02FC0CFE" w15:done="0"/>
  <w15:commentEx w15:paraId="1DAB6A03" w15:done="0"/>
  <w15:commentEx w15:paraId="11AA5B37" w15:done="0"/>
  <w15:commentEx w15:paraId="0D3BC775" w15:done="0"/>
  <w15:commentEx w15:paraId="316522E0" w15:done="0"/>
  <w15:commentEx w15:paraId="59E75022" w15:done="0"/>
  <w15:commentEx w15:paraId="42166BD9" w15:done="0"/>
  <w15:commentEx w15:paraId="54931D69" w15:done="0"/>
  <w15:commentEx w15:paraId="227F8F1D" w15:done="0"/>
  <w15:commentEx w15:paraId="48E65669" w15:done="0"/>
  <w15:commentEx w15:paraId="4F1938D8" w15:done="0"/>
  <w15:commentEx w15:paraId="00CDFE05" w15:done="0"/>
  <w15:commentEx w15:paraId="13D76385" w15:done="0"/>
  <w15:commentEx w15:paraId="699867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BAE0C8" w16cid:durableId="226D070C"/>
  <w16cid:commentId w16cid:paraId="23AAEBF4" w16cid:durableId="226D070D"/>
  <w16cid:commentId w16cid:paraId="6C95B737" w16cid:durableId="226D070E"/>
  <w16cid:commentId w16cid:paraId="6F2ABA1E" w16cid:durableId="226D070F"/>
  <w16cid:commentId w16cid:paraId="5532FFDE" w16cid:durableId="226D0710"/>
  <w16cid:commentId w16cid:paraId="643D8FC2" w16cid:durableId="226D0711"/>
  <w16cid:commentId w16cid:paraId="3ADFB57F" w16cid:durableId="226D0712"/>
  <w16cid:commentId w16cid:paraId="6C1FB716" w16cid:durableId="226D0713"/>
  <w16cid:commentId w16cid:paraId="50A3DFA4" w16cid:durableId="226D0714"/>
  <w16cid:commentId w16cid:paraId="408F86C6" w16cid:durableId="226D0715"/>
  <w16cid:commentId w16cid:paraId="2817C526" w16cid:durableId="226D0716"/>
  <w16cid:commentId w16cid:paraId="63E4AC3C" w16cid:durableId="226D0717"/>
  <w16cid:commentId w16cid:paraId="339B5A96" w16cid:durableId="226D0718"/>
  <w16cid:commentId w16cid:paraId="7B1BFD60" w16cid:durableId="226D0719"/>
  <w16cid:commentId w16cid:paraId="562C1305" w16cid:durableId="226D071A"/>
  <w16cid:commentId w16cid:paraId="42FC2F4C" w16cid:durableId="226D071B"/>
  <w16cid:commentId w16cid:paraId="4D42BF71" w16cid:durableId="226D071C"/>
  <w16cid:commentId w16cid:paraId="314BECFF" w16cid:durableId="226D071D"/>
  <w16cid:commentId w16cid:paraId="3770F1D9" w16cid:durableId="226D071E"/>
  <w16cid:commentId w16cid:paraId="3E9B4A16" w16cid:durableId="226D071F"/>
  <w16cid:commentId w16cid:paraId="3D886BEF" w16cid:durableId="226D0720"/>
  <w16cid:commentId w16cid:paraId="1810D433" w16cid:durableId="226D0721"/>
  <w16cid:commentId w16cid:paraId="13FD5EE9" w16cid:durableId="226D0722"/>
  <w16cid:commentId w16cid:paraId="19969ACE" w16cid:durableId="226D0723"/>
  <w16cid:commentId w16cid:paraId="4A78DA3C" w16cid:durableId="226D0724"/>
  <w16cid:commentId w16cid:paraId="212A3075" w16cid:durableId="226D0725"/>
  <w16cid:commentId w16cid:paraId="2B9A9EC9" w16cid:durableId="226D0726"/>
  <w16cid:commentId w16cid:paraId="2D45311A" w16cid:durableId="226D0727"/>
  <w16cid:commentId w16cid:paraId="0517EC10" w16cid:durableId="226D0728"/>
  <w16cid:commentId w16cid:paraId="5F75FEDB" w16cid:durableId="226D0729"/>
  <w16cid:commentId w16cid:paraId="6B0EFA4D" w16cid:durableId="226D072A"/>
  <w16cid:commentId w16cid:paraId="184030FE" w16cid:durableId="226D072B"/>
  <w16cid:commentId w16cid:paraId="1BF75ECC" w16cid:durableId="226D072C"/>
  <w16cid:commentId w16cid:paraId="4FE2F33B" w16cid:durableId="226D072D"/>
  <w16cid:commentId w16cid:paraId="331E97AD" w16cid:durableId="226D072E"/>
  <w16cid:commentId w16cid:paraId="1E31FA6C" w16cid:durableId="226D072F"/>
  <w16cid:commentId w16cid:paraId="23169D49" w16cid:durableId="226D0730"/>
  <w16cid:commentId w16cid:paraId="0E684E8C" w16cid:durableId="226D0731"/>
  <w16cid:commentId w16cid:paraId="16E08F94" w16cid:durableId="226D0732"/>
  <w16cid:commentId w16cid:paraId="6BF20424" w16cid:durableId="226D0733"/>
  <w16cid:commentId w16cid:paraId="659B8F18" w16cid:durableId="226D0734"/>
  <w16cid:commentId w16cid:paraId="0DFC8A05" w16cid:durableId="226D0735"/>
  <w16cid:commentId w16cid:paraId="02FC0CFE" w16cid:durableId="226D0736"/>
  <w16cid:commentId w16cid:paraId="1DAB6A03" w16cid:durableId="226D0737"/>
  <w16cid:commentId w16cid:paraId="11AA5B37" w16cid:durableId="226D0738"/>
  <w16cid:commentId w16cid:paraId="0D3BC775" w16cid:durableId="226D0739"/>
  <w16cid:commentId w16cid:paraId="316522E0" w16cid:durableId="226D073A"/>
  <w16cid:commentId w16cid:paraId="59E75022" w16cid:durableId="226D073B"/>
  <w16cid:commentId w16cid:paraId="42166BD9" w16cid:durableId="226D073C"/>
  <w16cid:commentId w16cid:paraId="54931D69" w16cid:durableId="226D073D"/>
  <w16cid:commentId w16cid:paraId="227F8F1D" w16cid:durableId="226D073E"/>
  <w16cid:commentId w16cid:paraId="48E65669" w16cid:durableId="226D073F"/>
  <w16cid:commentId w16cid:paraId="4F1938D8" w16cid:durableId="226D0740"/>
  <w16cid:commentId w16cid:paraId="00CDFE05" w16cid:durableId="226D0741"/>
  <w16cid:commentId w16cid:paraId="13D76385" w16cid:durableId="226D0742"/>
  <w16cid:commentId w16cid:paraId="6998679D" w16cid:durableId="226D07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AA11E1" w14:textId="77777777" w:rsidR="00B17A25" w:rsidRDefault="00B17A25" w:rsidP="003A2A0A">
      <w:r>
        <w:separator/>
      </w:r>
    </w:p>
  </w:endnote>
  <w:endnote w:type="continuationSeparator" w:id="0">
    <w:p w14:paraId="09C161BF" w14:textId="77777777" w:rsidR="00B17A25" w:rsidRDefault="00B17A25" w:rsidP="003A2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F6669" w14:textId="77777777" w:rsidR="00B17A25" w:rsidRDefault="00B17A25" w:rsidP="003A2A0A">
      <w:r>
        <w:separator/>
      </w:r>
    </w:p>
  </w:footnote>
  <w:footnote w:type="continuationSeparator" w:id="0">
    <w:p w14:paraId="1D3DF389" w14:textId="77777777" w:rsidR="00B17A25" w:rsidRDefault="00B17A25" w:rsidP="003A2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162A"/>
    <w:multiLevelType w:val="hybridMultilevel"/>
    <w:tmpl w:val="11D8C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anessa Fladmark">
    <w15:presenceInfo w15:providerId="Windows Live" w15:userId="5fbc69579e622980"/>
  </w15:person>
  <w15:person w15:author="evgeny">
    <w15:presenceInfo w15:providerId="None" w15:userId="evgeny"/>
  </w15:person>
  <w15:person w15:author="Brian">
    <w15:presenceInfo w15:providerId="None" w15:userId="Br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150"/>
    <w:rsid w:val="00001741"/>
    <w:rsid w:val="000023F5"/>
    <w:rsid w:val="000117C6"/>
    <w:rsid w:val="000205D4"/>
    <w:rsid w:val="00020732"/>
    <w:rsid w:val="000374C3"/>
    <w:rsid w:val="0003790E"/>
    <w:rsid w:val="00040479"/>
    <w:rsid w:val="00063D72"/>
    <w:rsid w:val="00072E9D"/>
    <w:rsid w:val="000921D3"/>
    <w:rsid w:val="000A2946"/>
    <w:rsid w:val="000A705A"/>
    <w:rsid w:val="000B23A6"/>
    <w:rsid w:val="000B7AAD"/>
    <w:rsid w:val="000C742C"/>
    <w:rsid w:val="000D2776"/>
    <w:rsid w:val="001215CF"/>
    <w:rsid w:val="00121E35"/>
    <w:rsid w:val="00143051"/>
    <w:rsid w:val="00155D2E"/>
    <w:rsid w:val="00157162"/>
    <w:rsid w:val="00165D2C"/>
    <w:rsid w:val="00174E5C"/>
    <w:rsid w:val="001856EB"/>
    <w:rsid w:val="001911B4"/>
    <w:rsid w:val="001C45E1"/>
    <w:rsid w:val="001D259B"/>
    <w:rsid w:val="001E3EBB"/>
    <w:rsid w:val="001E4D0E"/>
    <w:rsid w:val="001F37CC"/>
    <w:rsid w:val="00221C19"/>
    <w:rsid w:val="0022733A"/>
    <w:rsid w:val="00235844"/>
    <w:rsid w:val="00241A3C"/>
    <w:rsid w:val="00245286"/>
    <w:rsid w:val="002464A4"/>
    <w:rsid w:val="00250A2E"/>
    <w:rsid w:val="00255712"/>
    <w:rsid w:val="00257D50"/>
    <w:rsid w:val="002606FB"/>
    <w:rsid w:val="00262962"/>
    <w:rsid w:val="00265460"/>
    <w:rsid w:val="00266C78"/>
    <w:rsid w:val="00273643"/>
    <w:rsid w:val="0028260B"/>
    <w:rsid w:val="00286A8E"/>
    <w:rsid w:val="002A6034"/>
    <w:rsid w:val="002B1CEB"/>
    <w:rsid w:val="002B2430"/>
    <w:rsid w:val="002C5E03"/>
    <w:rsid w:val="002C77C0"/>
    <w:rsid w:val="002D5C0C"/>
    <w:rsid w:val="002F6E95"/>
    <w:rsid w:val="003424A0"/>
    <w:rsid w:val="003578BB"/>
    <w:rsid w:val="003616B8"/>
    <w:rsid w:val="00364458"/>
    <w:rsid w:val="00367DCC"/>
    <w:rsid w:val="00372150"/>
    <w:rsid w:val="003761CE"/>
    <w:rsid w:val="003852C1"/>
    <w:rsid w:val="003A2A0A"/>
    <w:rsid w:val="003B6DBD"/>
    <w:rsid w:val="003C25AC"/>
    <w:rsid w:val="003C4653"/>
    <w:rsid w:val="003D1980"/>
    <w:rsid w:val="003D287D"/>
    <w:rsid w:val="003D4064"/>
    <w:rsid w:val="003D5843"/>
    <w:rsid w:val="003E0C2D"/>
    <w:rsid w:val="003E3677"/>
    <w:rsid w:val="003E451F"/>
    <w:rsid w:val="003F2446"/>
    <w:rsid w:val="003F7560"/>
    <w:rsid w:val="00400564"/>
    <w:rsid w:val="00400B2C"/>
    <w:rsid w:val="00407993"/>
    <w:rsid w:val="00426957"/>
    <w:rsid w:val="004415A1"/>
    <w:rsid w:val="004452A5"/>
    <w:rsid w:val="00454A36"/>
    <w:rsid w:val="00477EF3"/>
    <w:rsid w:val="004A33F6"/>
    <w:rsid w:val="004B17CC"/>
    <w:rsid w:val="004D4459"/>
    <w:rsid w:val="004E5D64"/>
    <w:rsid w:val="004F586B"/>
    <w:rsid w:val="004F5C82"/>
    <w:rsid w:val="004F7921"/>
    <w:rsid w:val="005130C0"/>
    <w:rsid w:val="00514271"/>
    <w:rsid w:val="0053235E"/>
    <w:rsid w:val="005328F4"/>
    <w:rsid w:val="005630F6"/>
    <w:rsid w:val="005675E6"/>
    <w:rsid w:val="00595870"/>
    <w:rsid w:val="00596920"/>
    <w:rsid w:val="005B16D6"/>
    <w:rsid w:val="005C4F22"/>
    <w:rsid w:val="005D22F3"/>
    <w:rsid w:val="005D53D1"/>
    <w:rsid w:val="005F1EA6"/>
    <w:rsid w:val="005F4718"/>
    <w:rsid w:val="00606F1A"/>
    <w:rsid w:val="00607408"/>
    <w:rsid w:val="00610845"/>
    <w:rsid w:val="0061405B"/>
    <w:rsid w:val="00663B82"/>
    <w:rsid w:val="00674289"/>
    <w:rsid w:val="00677CC7"/>
    <w:rsid w:val="00680BD2"/>
    <w:rsid w:val="006A527D"/>
    <w:rsid w:val="006F6A4C"/>
    <w:rsid w:val="00720DF7"/>
    <w:rsid w:val="00722B46"/>
    <w:rsid w:val="00736E07"/>
    <w:rsid w:val="00767845"/>
    <w:rsid w:val="00776754"/>
    <w:rsid w:val="0078618D"/>
    <w:rsid w:val="007B6291"/>
    <w:rsid w:val="007D0D96"/>
    <w:rsid w:val="007D1086"/>
    <w:rsid w:val="007F2F83"/>
    <w:rsid w:val="007F46BB"/>
    <w:rsid w:val="007F7936"/>
    <w:rsid w:val="00803D2A"/>
    <w:rsid w:val="00804ABE"/>
    <w:rsid w:val="00810FDA"/>
    <w:rsid w:val="00814F85"/>
    <w:rsid w:val="00830B94"/>
    <w:rsid w:val="00864AFD"/>
    <w:rsid w:val="00864DB4"/>
    <w:rsid w:val="0087469C"/>
    <w:rsid w:val="0087627C"/>
    <w:rsid w:val="00893A55"/>
    <w:rsid w:val="00893DEA"/>
    <w:rsid w:val="008C0658"/>
    <w:rsid w:val="008D286A"/>
    <w:rsid w:val="008D2E0A"/>
    <w:rsid w:val="008D6D7B"/>
    <w:rsid w:val="008E06FB"/>
    <w:rsid w:val="008E677B"/>
    <w:rsid w:val="008E6F8D"/>
    <w:rsid w:val="00901C7C"/>
    <w:rsid w:val="00912321"/>
    <w:rsid w:val="00916329"/>
    <w:rsid w:val="00963331"/>
    <w:rsid w:val="009827BE"/>
    <w:rsid w:val="009A44D9"/>
    <w:rsid w:val="009C0199"/>
    <w:rsid w:val="009C36C9"/>
    <w:rsid w:val="009C420C"/>
    <w:rsid w:val="009E2312"/>
    <w:rsid w:val="009F0B0F"/>
    <w:rsid w:val="00A12EDC"/>
    <w:rsid w:val="00A16692"/>
    <w:rsid w:val="00A350A0"/>
    <w:rsid w:val="00A357F0"/>
    <w:rsid w:val="00A37BBE"/>
    <w:rsid w:val="00A43ACF"/>
    <w:rsid w:val="00A47833"/>
    <w:rsid w:val="00A91C85"/>
    <w:rsid w:val="00A94526"/>
    <w:rsid w:val="00AA5306"/>
    <w:rsid w:val="00AC0B65"/>
    <w:rsid w:val="00AC3D53"/>
    <w:rsid w:val="00AC5BFE"/>
    <w:rsid w:val="00AE60EB"/>
    <w:rsid w:val="00AE6EE9"/>
    <w:rsid w:val="00AF4E2F"/>
    <w:rsid w:val="00B010C1"/>
    <w:rsid w:val="00B0755B"/>
    <w:rsid w:val="00B17A25"/>
    <w:rsid w:val="00B23FAA"/>
    <w:rsid w:val="00B37033"/>
    <w:rsid w:val="00B63F8C"/>
    <w:rsid w:val="00B70C9F"/>
    <w:rsid w:val="00B72FEC"/>
    <w:rsid w:val="00B73347"/>
    <w:rsid w:val="00B97243"/>
    <w:rsid w:val="00BC5F78"/>
    <w:rsid w:val="00BD3083"/>
    <w:rsid w:val="00BE1091"/>
    <w:rsid w:val="00BE54A2"/>
    <w:rsid w:val="00BE79B2"/>
    <w:rsid w:val="00C26FE7"/>
    <w:rsid w:val="00C36020"/>
    <w:rsid w:val="00C6340E"/>
    <w:rsid w:val="00CA2D11"/>
    <w:rsid w:val="00CA6BD3"/>
    <w:rsid w:val="00CB23BF"/>
    <w:rsid w:val="00CB61B8"/>
    <w:rsid w:val="00CE1947"/>
    <w:rsid w:val="00CE7AC8"/>
    <w:rsid w:val="00CF3DCD"/>
    <w:rsid w:val="00D1190D"/>
    <w:rsid w:val="00D124F8"/>
    <w:rsid w:val="00D14926"/>
    <w:rsid w:val="00D16766"/>
    <w:rsid w:val="00D42931"/>
    <w:rsid w:val="00D472CE"/>
    <w:rsid w:val="00D50544"/>
    <w:rsid w:val="00D648A4"/>
    <w:rsid w:val="00D86058"/>
    <w:rsid w:val="00D90EF2"/>
    <w:rsid w:val="00D91167"/>
    <w:rsid w:val="00DA7A1C"/>
    <w:rsid w:val="00DB41F8"/>
    <w:rsid w:val="00DB4669"/>
    <w:rsid w:val="00DB6F78"/>
    <w:rsid w:val="00DC01E0"/>
    <w:rsid w:val="00DC12B2"/>
    <w:rsid w:val="00DC3D58"/>
    <w:rsid w:val="00DF030F"/>
    <w:rsid w:val="00DF7973"/>
    <w:rsid w:val="00E02EAA"/>
    <w:rsid w:val="00E10448"/>
    <w:rsid w:val="00E23601"/>
    <w:rsid w:val="00E32C78"/>
    <w:rsid w:val="00E43902"/>
    <w:rsid w:val="00E511DA"/>
    <w:rsid w:val="00E51FC4"/>
    <w:rsid w:val="00E62560"/>
    <w:rsid w:val="00E74AF6"/>
    <w:rsid w:val="00EA125D"/>
    <w:rsid w:val="00EA7DF5"/>
    <w:rsid w:val="00EC3E04"/>
    <w:rsid w:val="00EC4917"/>
    <w:rsid w:val="00EC5DAE"/>
    <w:rsid w:val="00EC7D5B"/>
    <w:rsid w:val="00ED6720"/>
    <w:rsid w:val="00EE0173"/>
    <w:rsid w:val="00EE08B1"/>
    <w:rsid w:val="00EE43A3"/>
    <w:rsid w:val="00F265A3"/>
    <w:rsid w:val="00F27A73"/>
    <w:rsid w:val="00F30AAC"/>
    <w:rsid w:val="00F30F64"/>
    <w:rsid w:val="00F53F3B"/>
    <w:rsid w:val="00F65A95"/>
    <w:rsid w:val="00F9716A"/>
    <w:rsid w:val="00FA0237"/>
    <w:rsid w:val="00FA68F1"/>
    <w:rsid w:val="00FB6CCE"/>
    <w:rsid w:val="00FD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7CA965"/>
  <w14:defaultImageDpi w14:val="32767"/>
  <w15:chartTrackingRefBased/>
  <w15:docId w15:val="{C58FA4C0-E3EA-7D4C-8EDF-53807FE7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2150"/>
    <w:pPr>
      <w:spacing w:before="100" w:beforeAutospacing="1" w:after="100" w:afterAutospacing="1"/>
    </w:pPr>
    <w:rPr>
      <w:rFonts w:ascii="Times New Roman" w:eastAsia="Times New Roman" w:hAnsi="Times New Roman" w:cs="Times New Roman"/>
      <w:lang w:val="en-CA"/>
    </w:rPr>
  </w:style>
  <w:style w:type="character" w:customStyle="1" w:styleId="apple-tab-span">
    <w:name w:val="apple-tab-span"/>
    <w:basedOn w:val="DefaultParagraphFont"/>
    <w:rsid w:val="00372150"/>
  </w:style>
  <w:style w:type="paragraph" w:styleId="BalloonText">
    <w:name w:val="Balloon Text"/>
    <w:basedOn w:val="Normal"/>
    <w:link w:val="BalloonTextChar"/>
    <w:uiPriority w:val="99"/>
    <w:semiHidden/>
    <w:unhideWhenUsed/>
    <w:rsid w:val="002557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5712"/>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3A2A0A"/>
    <w:rPr>
      <w:sz w:val="20"/>
      <w:szCs w:val="20"/>
    </w:rPr>
  </w:style>
  <w:style w:type="character" w:customStyle="1" w:styleId="FootnoteTextChar">
    <w:name w:val="Footnote Text Char"/>
    <w:basedOn w:val="DefaultParagraphFont"/>
    <w:link w:val="FootnoteText"/>
    <w:uiPriority w:val="99"/>
    <w:semiHidden/>
    <w:rsid w:val="003A2A0A"/>
    <w:rPr>
      <w:sz w:val="20"/>
      <w:szCs w:val="20"/>
    </w:rPr>
  </w:style>
  <w:style w:type="character" w:styleId="FootnoteReference">
    <w:name w:val="footnote reference"/>
    <w:basedOn w:val="DefaultParagraphFont"/>
    <w:uiPriority w:val="99"/>
    <w:semiHidden/>
    <w:unhideWhenUsed/>
    <w:rsid w:val="003A2A0A"/>
    <w:rPr>
      <w:vertAlign w:val="superscript"/>
    </w:rPr>
  </w:style>
  <w:style w:type="character" w:styleId="CommentReference">
    <w:name w:val="annotation reference"/>
    <w:basedOn w:val="DefaultParagraphFont"/>
    <w:uiPriority w:val="99"/>
    <w:semiHidden/>
    <w:unhideWhenUsed/>
    <w:rsid w:val="0028260B"/>
    <w:rPr>
      <w:sz w:val="16"/>
      <w:szCs w:val="16"/>
    </w:rPr>
  </w:style>
  <w:style w:type="paragraph" w:styleId="CommentText">
    <w:name w:val="annotation text"/>
    <w:basedOn w:val="Normal"/>
    <w:link w:val="CommentTextChar"/>
    <w:uiPriority w:val="99"/>
    <w:semiHidden/>
    <w:unhideWhenUsed/>
    <w:rsid w:val="0028260B"/>
    <w:rPr>
      <w:sz w:val="20"/>
      <w:szCs w:val="20"/>
    </w:rPr>
  </w:style>
  <w:style w:type="character" w:customStyle="1" w:styleId="CommentTextChar">
    <w:name w:val="Comment Text Char"/>
    <w:basedOn w:val="DefaultParagraphFont"/>
    <w:link w:val="CommentText"/>
    <w:uiPriority w:val="99"/>
    <w:semiHidden/>
    <w:rsid w:val="0028260B"/>
    <w:rPr>
      <w:sz w:val="20"/>
      <w:szCs w:val="20"/>
    </w:rPr>
  </w:style>
  <w:style w:type="paragraph" w:styleId="CommentSubject">
    <w:name w:val="annotation subject"/>
    <w:basedOn w:val="CommentText"/>
    <w:next w:val="CommentText"/>
    <w:link w:val="CommentSubjectChar"/>
    <w:uiPriority w:val="99"/>
    <w:semiHidden/>
    <w:unhideWhenUsed/>
    <w:rsid w:val="0028260B"/>
    <w:rPr>
      <w:b/>
      <w:bCs/>
    </w:rPr>
  </w:style>
  <w:style w:type="character" w:customStyle="1" w:styleId="CommentSubjectChar">
    <w:name w:val="Comment Subject Char"/>
    <w:basedOn w:val="CommentTextChar"/>
    <w:link w:val="CommentSubject"/>
    <w:uiPriority w:val="99"/>
    <w:semiHidden/>
    <w:rsid w:val="0028260B"/>
    <w:rPr>
      <w:b/>
      <w:bCs/>
      <w:sz w:val="20"/>
      <w:szCs w:val="20"/>
    </w:rPr>
  </w:style>
  <w:style w:type="paragraph" w:styleId="Revision">
    <w:name w:val="Revision"/>
    <w:hidden/>
    <w:uiPriority w:val="99"/>
    <w:semiHidden/>
    <w:rsid w:val="00F65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8749">
      <w:bodyDiv w:val="1"/>
      <w:marLeft w:val="0"/>
      <w:marRight w:val="0"/>
      <w:marTop w:val="0"/>
      <w:marBottom w:val="0"/>
      <w:divBdr>
        <w:top w:val="none" w:sz="0" w:space="0" w:color="auto"/>
        <w:left w:val="none" w:sz="0" w:space="0" w:color="auto"/>
        <w:bottom w:val="none" w:sz="0" w:space="0" w:color="auto"/>
        <w:right w:val="none" w:sz="0" w:space="0" w:color="auto"/>
      </w:divBdr>
    </w:div>
    <w:div w:id="261114968">
      <w:bodyDiv w:val="1"/>
      <w:marLeft w:val="0"/>
      <w:marRight w:val="0"/>
      <w:marTop w:val="0"/>
      <w:marBottom w:val="0"/>
      <w:divBdr>
        <w:top w:val="none" w:sz="0" w:space="0" w:color="auto"/>
        <w:left w:val="none" w:sz="0" w:space="0" w:color="auto"/>
        <w:bottom w:val="none" w:sz="0" w:space="0" w:color="auto"/>
        <w:right w:val="none" w:sz="0" w:space="0" w:color="auto"/>
      </w:divBdr>
    </w:div>
    <w:div w:id="1828983178">
      <w:bodyDiv w:val="1"/>
      <w:marLeft w:val="0"/>
      <w:marRight w:val="0"/>
      <w:marTop w:val="0"/>
      <w:marBottom w:val="0"/>
      <w:divBdr>
        <w:top w:val="none" w:sz="0" w:space="0" w:color="auto"/>
        <w:left w:val="none" w:sz="0" w:space="0" w:color="auto"/>
        <w:bottom w:val="none" w:sz="0" w:space="0" w:color="auto"/>
        <w:right w:val="none" w:sz="0" w:space="0" w:color="auto"/>
      </w:divBdr>
    </w:div>
    <w:div w:id="2051607327">
      <w:bodyDiv w:val="1"/>
      <w:marLeft w:val="0"/>
      <w:marRight w:val="0"/>
      <w:marTop w:val="0"/>
      <w:marBottom w:val="0"/>
      <w:divBdr>
        <w:top w:val="none" w:sz="0" w:space="0" w:color="auto"/>
        <w:left w:val="none" w:sz="0" w:space="0" w:color="auto"/>
        <w:bottom w:val="none" w:sz="0" w:space="0" w:color="auto"/>
        <w:right w:val="none" w:sz="0" w:space="0" w:color="auto"/>
      </w:divBdr>
    </w:div>
    <w:div w:id="209554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1430-9D11-477A-8F5E-EE9E4A90C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30</Pages>
  <Words>24447</Words>
  <Characters>139348</Characters>
  <Application>Microsoft Office Word</Application>
  <DocSecurity>0</DocSecurity>
  <Lines>1161</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Fladmark</dc:creator>
  <cp:keywords/>
  <dc:description/>
  <cp:lastModifiedBy>Vanessa Fladmark</cp:lastModifiedBy>
  <cp:revision>22</cp:revision>
  <dcterms:created xsi:type="dcterms:W3CDTF">2020-05-18T19:11:00Z</dcterms:created>
  <dcterms:modified xsi:type="dcterms:W3CDTF">2020-06-02T19:51:00Z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10th edition - Harvard</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870de23e-1f27-31b7-8266-e2f77f9f57c9</vt:lpwstr>
  </property>
  <property fmtid="{D5CDD505-2E9C-101B-9397-08002B2CF9AE}" pid="24" name="Mendeley Citation Style_1">
    <vt:lpwstr>http://www.zotero.org/styles/apa</vt:lpwstr>
  </property>
</Properties>
</file>